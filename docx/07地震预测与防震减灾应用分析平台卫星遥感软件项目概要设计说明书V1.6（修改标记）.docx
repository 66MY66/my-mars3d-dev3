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31.vsdx" ContentType="application/vnd.ms-visio.drawing"/>
  <Override PartName="/word/embeddings/Microsoft_Visio___32.vsdx" ContentType="application/vnd.ms-visio.drawing"/>
  <Override PartName="/word/embeddings/Microsoft_Visio___33.vsdx" ContentType="application/vnd.ms-visio.drawing"/>
  <Override PartName="/word/embeddings/Microsoft_Visio___34.vsdx" ContentType="application/vnd.ms-visio.drawing"/>
  <Override PartName="/word/embeddings/Microsoft_Visio___35.vsdx" ContentType="application/vnd.ms-visio.drawing"/>
  <Override PartName="/word/embeddings/Microsoft_Visio___36.vsdx" ContentType="application/vnd.ms-visio.drawing"/>
  <Override PartName="/word/embeddings/Microsoft_Visio___37.vsdx" ContentType="application/vnd.ms-visio.drawing"/>
  <Override PartName="/word/embeddings/Microsoft_Visio___38.vsdx" ContentType="application/vnd.ms-visio.drawing"/>
  <Override PartName="/word/embeddings/Microsoft_Visio___39.vsdx" ContentType="application/vnd.ms-visio.drawing"/>
  <Override PartName="/word/embeddings/Microsoft_Visio___4.vsdx" ContentType="application/vnd.ms-visio.drawing"/>
  <Override PartName="/word/embeddings/Microsoft_Visio___40.vsdx" ContentType="application/vnd.ms-visio.drawing"/>
  <Override PartName="/word/embeddings/Microsoft_Visio___41.vsdx" ContentType="application/vnd.ms-visio.drawing"/>
  <Override PartName="/word/embeddings/Microsoft_Visio___42.vsdx" ContentType="application/vnd.ms-visio.drawing"/>
  <Override PartName="/word/embeddings/Microsoft_Visio___43.vsdx" ContentType="application/vnd.ms-visio.drawing"/>
  <Override PartName="/word/embeddings/Microsoft_Visio___44.vsdx" ContentType="application/vnd.ms-visio.drawing"/>
  <Override PartName="/word/embeddings/Microsoft_Visio___45.vsdx" ContentType="application/vnd.ms-visio.drawing"/>
  <Override PartName="/word/embeddings/Microsoft_Visio___46.vsdx" ContentType="application/vnd.ms-visio.drawing"/>
  <Override PartName="/word/embeddings/Microsoft_Visio___47.vsdx" ContentType="application/vnd.ms-visio.drawing"/>
  <Override PartName="/word/embeddings/Microsoft_Visio___48.vsdx" ContentType="application/vnd.ms-visio.drawing"/>
  <Override PartName="/word/embeddings/Microsoft_Visio___49.vsdx" ContentType="application/vnd.ms-visio.drawing"/>
  <Override PartName="/word/embeddings/Microsoft_Visio___5.vsdx" ContentType="application/vnd.ms-visio.drawing"/>
  <Override PartName="/word/embeddings/Microsoft_Visio___50.vsdx" ContentType="application/vnd.ms-visio.drawing"/>
  <Override PartName="/word/embeddings/Microsoft_Visio___51.vsdx" ContentType="application/vnd.ms-visio.drawing"/>
  <Override PartName="/word/embeddings/Microsoft_Visio___52.vsdx" ContentType="application/vnd.ms-visio.drawing"/>
  <Override PartName="/word/embeddings/Microsoft_Visio___53.vsdx" ContentType="application/vnd.ms-visio.drawing"/>
  <Override PartName="/word/embeddings/Microsoft_Visio___54.vsdx" ContentType="application/vnd.ms-visio.drawing"/>
  <Override PartName="/word/embeddings/Microsoft_Visio___55.vsdx" ContentType="application/vnd.ms-visio.drawing"/>
  <Override PartName="/word/embeddings/Microsoft_Visio___56.vsdx" ContentType="application/vnd.ms-visio.drawing"/>
  <Override PartName="/word/embeddings/Microsoft_Visio___57.vsdx" ContentType="application/vnd.ms-visio.drawing"/>
  <Override PartName="/word/embeddings/Microsoft_Visio___58.vsdx" ContentType="application/vnd.ms-visio.drawing"/>
  <Override PartName="/word/embeddings/Microsoft_Visio___59.vsdx" ContentType="application/vnd.ms-visio.drawing"/>
  <Override PartName="/word/embeddings/Microsoft_Visio___6.vsdx" ContentType="application/vnd.ms-visio.drawing"/>
  <Override PartName="/word/embeddings/Microsoft_Visio___60.vsdx" ContentType="application/vnd.ms-visio.drawing"/>
  <Override PartName="/word/embeddings/Microsoft_Visio___61.vsdx" ContentType="application/vnd.ms-visio.drawing"/>
  <Override PartName="/word/embeddings/Microsoft_Visio___62.vsdx" ContentType="application/vnd.ms-visio.drawing"/>
  <Override PartName="/word/embeddings/Microsoft_Visio___63.vsdx" ContentType="application/vnd.ms-visio.drawing"/>
  <Override PartName="/word/embeddings/Microsoft_Visio___64.vsdx" ContentType="application/vnd.ms-visio.drawing"/>
  <Override PartName="/word/embeddings/Microsoft_Visio___65.vsdx" ContentType="application/vnd.ms-visio.drawing"/>
  <Override PartName="/word/embeddings/Microsoft_Visio___66.vsdx" ContentType="application/vnd.ms-visio.drawing"/>
  <Override PartName="/word/embeddings/Microsoft_Visio___67.vsdx" ContentType="application/vnd.ms-visio.drawing"/>
  <Override PartName="/word/embeddings/Microsoft_Visio___68.vsdx" ContentType="application/vnd.ms-visio.drawing"/>
  <Override PartName="/word/embeddings/Microsoft_Visio___69.vsdx" ContentType="application/vnd.ms-visio.drawing"/>
  <Override PartName="/word/embeddings/Microsoft_Visio___7.vsdx" ContentType="application/vnd.ms-visio.drawing"/>
  <Override PartName="/word/embeddings/Microsoft_Visio___70.vsdx" ContentType="application/vnd.ms-visio.drawing"/>
  <Override PartName="/word/embeddings/Microsoft_Visio___71.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DA47A">
      <w:pPr>
        <w:tabs>
          <w:tab w:val="left" w:pos="5245"/>
        </w:tabs>
        <w:spacing w:after="326" w:line="240" w:lineRule="auto"/>
        <w:ind w:firstLine="480"/>
        <w:jc w:val="right"/>
        <w:rPr>
          <w:rFonts w:hint="eastAsia" w:ascii="宋体" w:hAnsi="宋体" w:cstheme="minorEastAsia"/>
        </w:rPr>
        <w:pPrChange w:id="0" w:author="Theron Tang" w:date="2026-10-13T11:14:00Z">
          <w:pPr>
            <w:spacing w:after="326" w:line="240" w:lineRule="auto"/>
            <w:ind w:firstLine="480"/>
            <w:jc w:val="right"/>
          </w:pPr>
        </w:pPrChange>
      </w:pPr>
      <w:bookmarkStart w:id="575" w:name="_GoBack"/>
      <w:bookmarkEnd w:id="575"/>
      <w:r>
        <w:rPr>
          <w:rFonts w:hint="eastAsia" w:ascii="宋体" w:hAnsi="宋体" w:cstheme="minorEastAsia"/>
        </w:rPr>
        <w:t>编号：</w:t>
      </w:r>
      <w:r>
        <w:rPr>
          <w:rFonts w:hint="eastAsia" w:ascii="宋体" w:hAnsi="宋体" w:cstheme="minorEastAsia"/>
          <w:u w:val="single"/>
        </w:rPr>
        <w:t>SYC-GYSJ-WXYG-V1.</w:t>
      </w:r>
      <w:ins w:id="1" w:author="Theron Tang" w:date="2026-10-13T11:14:00Z">
        <w:r>
          <w:rPr>
            <w:rFonts w:hint="eastAsia" w:ascii="宋体" w:hAnsi="宋体" w:cstheme="minorEastAsia"/>
            <w:u w:val="single"/>
          </w:rPr>
          <w:t>6</w:t>
        </w:r>
      </w:ins>
      <w:del w:id="2" w:author="Theron Tang" w:date="2026-10-13T11:14:00Z">
        <w:r>
          <w:rPr>
            <w:rFonts w:hint="eastAsia" w:ascii="宋体" w:hAnsi="宋体" w:cstheme="minorEastAsia"/>
            <w:u w:val="single"/>
          </w:rPr>
          <w:delText>5</w:delText>
        </w:r>
      </w:del>
    </w:p>
    <w:p w14:paraId="4C8B9F88">
      <w:pPr>
        <w:ind w:firstLine="480"/>
      </w:pPr>
    </w:p>
    <w:p w14:paraId="2373FBA0">
      <w:pPr>
        <w:ind w:firstLine="420"/>
        <w:rPr>
          <w:sz w:val="21"/>
          <w:szCs w:val="21"/>
        </w:rPr>
      </w:pPr>
    </w:p>
    <w:p w14:paraId="3388ED16">
      <w:pPr>
        <w:spacing w:line="240" w:lineRule="auto"/>
        <w:ind w:firstLine="0" w:firstLineChars="0"/>
        <w:jc w:val="center"/>
        <w:rPr>
          <w:rFonts w:hint="eastAsia" w:ascii="方正小标宋简体" w:eastAsia="方正小标宋简体" w:hAnsiTheme="majorEastAsia" w:cstheme="majorEastAsia"/>
          <w:sz w:val="44"/>
          <w:szCs w:val="44"/>
        </w:rPr>
      </w:pPr>
      <w:r>
        <w:rPr>
          <w:rFonts w:hint="eastAsia" w:ascii="方正小标宋简体" w:eastAsia="方正小标宋简体" w:hAnsiTheme="majorEastAsia" w:cstheme="majorEastAsia"/>
          <w:sz w:val="44"/>
          <w:szCs w:val="44"/>
        </w:rPr>
        <w:t>中国地震科学实验场建设工程项目</w:t>
      </w:r>
    </w:p>
    <w:p w14:paraId="26FC352B">
      <w:pPr>
        <w:spacing w:line="240" w:lineRule="auto"/>
        <w:ind w:firstLine="0" w:firstLineChars="0"/>
        <w:jc w:val="center"/>
        <w:rPr>
          <w:rFonts w:hint="eastAsia" w:ascii="方正小标宋简体" w:eastAsia="方正小标宋简体" w:hAnsiTheme="majorEastAsia" w:cstheme="majorEastAsia"/>
          <w:sz w:val="44"/>
          <w:szCs w:val="44"/>
        </w:rPr>
      </w:pPr>
      <w:r>
        <w:rPr>
          <w:rFonts w:hint="eastAsia" w:ascii="方正小标宋简体" w:eastAsia="方正小标宋简体" w:hAnsiTheme="majorEastAsia" w:cstheme="majorEastAsia"/>
          <w:sz w:val="44"/>
          <w:szCs w:val="44"/>
        </w:rPr>
        <w:t>地震预测与防震减灾应用分析平台</w:t>
      </w:r>
    </w:p>
    <w:p w14:paraId="349073BC">
      <w:pPr>
        <w:spacing w:line="240" w:lineRule="auto"/>
        <w:ind w:firstLine="0" w:firstLineChars="0"/>
        <w:jc w:val="center"/>
        <w:rPr>
          <w:rFonts w:hint="eastAsia" w:ascii="方正小标宋简体" w:eastAsia="方正小标宋简体" w:hAnsiTheme="majorEastAsia" w:cstheme="majorEastAsia"/>
          <w:sz w:val="44"/>
          <w:szCs w:val="44"/>
        </w:rPr>
      </w:pPr>
      <w:r>
        <w:rPr>
          <w:rFonts w:hint="eastAsia" w:ascii="方正小标宋简体" w:eastAsia="方正小标宋简体" w:hAnsiTheme="majorEastAsia" w:cstheme="majorEastAsia"/>
          <w:sz w:val="44"/>
          <w:szCs w:val="44"/>
        </w:rPr>
        <w:t>卫星遥感软件</w:t>
      </w:r>
    </w:p>
    <w:p w14:paraId="24B4C738">
      <w:pPr>
        <w:spacing w:line="240" w:lineRule="auto"/>
        <w:ind w:firstLine="0" w:firstLineChars="0"/>
        <w:jc w:val="center"/>
        <w:rPr>
          <w:rFonts w:hint="eastAsia" w:ascii="方正小标宋简体" w:eastAsia="方正小标宋简体" w:hAnsiTheme="majorEastAsia" w:cstheme="majorEastAsia"/>
          <w:sz w:val="44"/>
          <w:szCs w:val="44"/>
        </w:rPr>
      </w:pPr>
      <w:r>
        <w:rPr>
          <w:rFonts w:hint="eastAsia" w:ascii="方正小标宋简体" w:eastAsia="方正小标宋简体" w:hAnsiTheme="majorEastAsia" w:cstheme="majorEastAsia"/>
          <w:sz w:val="44"/>
          <w:szCs w:val="44"/>
        </w:rPr>
        <w:t>概要设计说明书</w:t>
      </w:r>
    </w:p>
    <w:p w14:paraId="464B739A">
      <w:pPr>
        <w:ind w:firstLine="480"/>
      </w:pPr>
    </w:p>
    <w:p w14:paraId="579EC6FE">
      <w:pPr>
        <w:ind w:firstLine="480"/>
      </w:pPr>
    </w:p>
    <w:p w14:paraId="0144D545">
      <w:pPr>
        <w:ind w:firstLine="480"/>
      </w:pPr>
    </w:p>
    <w:p w14:paraId="48B6671F">
      <w:pPr>
        <w:ind w:firstLine="480"/>
      </w:pPr>
    </w:p>
    <w:p w14:paraId="189EECCD">
      <w:pPr>
        <w:ind w:firstLine="480"/>
      </w:pPr>
    </w:p>
    <w:p w14:paraId="23EF3FED">
      <w:pPr>
        <w:ind w:firstLine="480"/>
      </w:pPr>
    </w:p>
    <w:p w14:paraId="2C743D91">
      <w:pPr>
        <w:ind w:firstLine="480"/>
      </w:pPr>
    </w:p>
    <w:p w14:paraId="026AAEAF">
      <w:pPr>
        <w:ind w:firstLine="480"/>
      </w:pPr>
    </w:p>
    <w:p w14:paraId="51BC1C3B">
      <w:pPr>
        <w:ind w:firstLine="480"/>
      </w:pPr>
    </w:p>
    <w:p w14:paraId="3893E72B">
      <w:pPr>
        <w:ind w:firstLine="480"/>
      </w:pPr>
    </w:p>
    <w:p w14:paraId="1D181E09">
      <w:pPr>
        <w:ind w:firstLine="480"/>
      </w:pPr>
    </w:p>
    <w:p w14:paraId="414508B3">
      <w:pPr>
        <w:ind w:firstLine="480"/>
      </w:pPr>
    </w:p>
    <w:p w14:paraId="106B952B">
      <w:pPr>
        <w:ind w:firstLine="480"/>
      </w:pPr>
    </w:p>
    <w:p w14:paraId="0A4659CE">
      <w:pPr>
        <w:ind w:firstLine="480"/>
      </w:pPr>
    </w:p>
    <w:p w14:paraId="47EFFCBE">
      <w:pPr>
        <w:ind w:firstLine="480"/>
      </w:pPr>
    </w:p>
    <w:p w14:paraId="5CBFD4BF">
      <w:pPr>
        <w:ind w:firstLine="480"/>
      </w:pPr>
    </w:p>
    <w:p w14:paraId="4651876A">
      <w:pPr>
        <w:ind w:firstLine="480"/>
      </w:pPr>
    </w:p>
    <w:p w14:paraId="40C4DA27">
      <w:pPr>
        <w:ind w:firstLine="643"/>
        <w:jc w:val="center"/>
        <w:rPr>
          <w:rFonts w:ascii="仿宋_GB2312" w:eastAsia="仿宋_GB2312"/>
          <w:b/>
          <w:bCs/>
          <w:sz w:val="32"/>
          <w:szCs w:val="32"/>
        </w:rPr>
      </w:pPr>
      <w:r>
        <w:rPr>
          <w:rFonts w:hint="eastAsia" w:ascii="仿宋_GB2312" w:eastAsia="仿宋_GB2312"/>
          <w:b/>
          <w:bCs/>
          <w:sz w:val="32"/>
          <w:szCs w:val="32"/>
        </w:rPr>
        <w:t>四川天府新区北理工创新装备研究院</w:t>
      </w:r>
    </w:p>
    <w:p w14:paraId="5AF1F28B">
      <w:pPr>
        <w:ind w:firstLine="643"/>
        <w:jc w:val="center"/>
        <w:rPr>
          <w:rFonts w:hint="eastAsia" w:ascii="仿宋_GB2312" w:hAnsi="宋体" w:eastAsia="仿宋_GB2312"/>
          <w:b/>
          <w:bCs/>
          <w:sz w:val="32"/>
          <w:szCs w:val="32"/>
        </w:rPr>
      </w:pPr>
      <w:r>
        <w:rPr>
          <w:rFonts w:hint="eastAsia" w:ascii="仿宋_GB2312" w:hAnsi="宋体" w:eastAsia="仿宋_GB2312"/>
          <w:b/>
          <w:bCs/>
          <w:sz w:val="32"/>
          <w:szCs w:val="32"/>
        </w:rPr>
        <w:t>2026年</w:t>
      </w:r>
      <w:ins w:id="3" w:author="Theron Tang" w:date="2026-10-13T11:14:00Z">
        <w:r>
          <w:rPr>
            <w:rFonts w:hint="eastAsia" w:ascii="仿宋_GB2312" w:hAnsi="宋体" w:eastAsia="仿宋_GB2312"/>
            <w:b/>
            <w:bCs/>
            <w:sz w:val="32"/>
            <w:szCs w:val="32"/>
          </w:rPr>
          <w:t>10</w:t>
        </w:r>
      </w:ins>
      <w:del w:id="4" w:author="Theron Tang" w:date="2026-10-13T11:14:00Z">
        <w:r>
          <w:rPr>
            <w:rFonts w:hint="eastAsia" w:ascii="仿宋_GB2312" w:hAnsi="宋体" w:eastAsia="仿宋_GB2312"/>
            <w:b/>
            <w:bCs/>
            <w:sz w:val="32"/>
            <w:szCs w:val="32"/>
          </w:rPr>
          <w:delText>9</w:delText>
        </w:r>
      </w:del>
      <w:r>
        <w:rPr>
          <w:rFonts w:hint="eastAsia" w:ascii="仿宋_GB2312" w:hAnsi="宋体" w:eastAsia="仿宋_GB2312"/>
          <w:b/>
          <w:bCs/>
          <w:sz w:val="32"/>
          <w:szCs w:val="32"/>
        </w:rPr>
        <w:t>月</w:t>
      </w:r>
      <w:r>
        <w:rPr>
          <w:sz w:val="32"/>
          <w:szCs w:val="32"/>
        </w:rPr>
        <w:br w:type="page"/>
      </w:r>
    </w:p>
    <w:p w14:paraId="0EF29950">
      <w:pPr>
        <w:spacing w:after="312"/>
        <w:ind w:firstLine="640"/>
        <w:jc w:val="center"/>
        <w:rPr>
          <w:sz w:val="32"/>
          <w:szCs w:val="32"/>
        </w:rPr>
      </w:pPr>
    </w:p>
    <w:p w14:paraId="0BF04B3C">
      <w:pPr>
        <w:spacing w:after="312"/>
        <w:ind w:firstLine="640"/>
        <w:jc w:val="center"/>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2041" w:right="1588" w:bottom="1871" w:left="1588" w:header="851" w:footer="992" w:gutter="0"/>
          <w:cols w:space="425" w:num="1"/>
          <w:docGrid w:type="lines" w:linePitch="326" w:charSpace="0"/>
        </w:sectPr>
      </w:pPr>
    </w:p>
    <w:p w14:paraId="1C8306FA">
      <w:pPr>
        <w:pStyle w:val="56"/>
        <w:spacing w:after="326"/>
        <w:ind w:firstLine="0" w:firstLineChars="0"/>
      </w:pPr>
      <w:r>
        <w:rPr>
          <w:rFonts w:hint="eastAsia"/>
        </w:rPr>
        <w:t>变更记录</w:t>
      </w:r>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720"/>
        <w:gridCol w:w="2879"/>
        <w:gridCol w:w="1130"/>
        <w:gridCol w:w="971"/>
        <w:gridCol w:w="1017"/>
        <w:gridCol w:w="1284"/>
      </w:tblGrid>
      <w:tr w14:paraId="71C0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shd w:val="clear" w:color="auto" w:fill="D7D7D7" w:themeFill="background1" w:themeFillShade="D8"/>
            <w:tcMar>
              <w:left w:w="0" w:type="dxa"/>
              <w:right w:w="0" w:type="dxa"/>
            </w:tcMar>
            <w:vAlign w:val="center"/>
          </w:tcPr>
          <w:p w14:paraId="69AF77EA">
            <w:pPr>
              <w:pStyle w:val="57"/>
              <w:widowControl w:val="0"/>
              <w:ind w:left="32" w:hanging="32"/>
            </w:pPr>
            <w:r>
              <w:t>变更</w:t>
            </w:r>
          </w:p>
          <w:p w14:paraId="0B9836B6">
            <w:pPr>
              <w:pStyle w:val="57"/>
              <w:widowControl w:val="0"/>
              <w:ind w:left="32" w:hanging="32"/>
            </w:pPr>
            <w:r>
              <w:t>序号</w:t>
            </w:r>
          </w:p>
        </w:tc>
        <w:tc>
          <w:tcPr>
            <w:tcW w:w="413" w:type="pct"/>
            <w:shd w:val="clear" w:color="auto" w:fill="D7D7D7" w:themeFill="background1" w:themeFillShade="D8"/>
            <w:tcMar>
              <w:left w:w="0" w:type="dxa"/>
              <w:right w:w="0" w:type="dxa"/>
            </w:tcMar>
            <w:vAlign w:val="center"/>
          </w:tcPr>
          <w:p w14:paraId="69778A67">
            <w:pPr>
              <w:pStyle w:val="57"/>
              <w:widowControl w:val="0"/>
              <w:ind w:left="32" w:hanging="32"/>
            </w:pPr>
            <w:r>
              <w:t>变更</w:t>
            </w:r>
          </w:p>
          <w:p w14:paraId="2A058AA7">
            <w:pPr>
              <w:pStyle w:val="57"/>
              <w:widowControl w:val="0"/>
              <w:ind w:left="32" w:hanging="32"/>
            </w:pPr>
            <w:r>
              <w:t>状态</w:t>
            </w:r>
          </w:p>
        </w:tc>
        <w:tc>
          <w:tcPr>
            <w:tcW w:w="1651" w:type="pct"/>
            <w:shd w:val="clear" w:color="auto" w:fill="D7D7D7" w:themeFill="background1" w:themeFillShade="D8"/>
            <w:tcMar>
              <w:left w:w="0" w:type="dxa"/>
              <w:right w:w="0" w:type="dxa"/>
            </w:tcMar>
            <w:vAlign w:val="center"/>
          </w:tcPr>
          <w:p w14:paraId="31A4FE76">
            <w:pPr>
              <w:pStyle w:val="57"/>
              <w:widowControl w:val="0"/>
              <w:ind w:left="32" w:hanging="32"/>
            </w:pPr>
            <w:r>
              <w:t>简要说明变更内容和变更范围</w:t>
            </w:r>
          </w:p>
        </w:tc>
        <w:tc>
          <w:tcPr>
            <w:tcW w:w="648" w:type="pct"/>
            <w:shd w:val="clear" w:color="auto" w:fill="D7D7D7" w:themeFill="background1" w:themeFillShade="D8"/>
            <w:tcMar>
              <w:left w:w="0" w:type="dxa"/>
              <w:right w:w="0" w:type="dxa"/>
            </w:tcMar>
            <w:vAlign w:val="center"/>
          </w:tcPr>
          <w:p w14:paraId="21C2CDE2">
            <w:pPr>
              <w:pStyle w:val="57"/>
              <w:widowControl w:val="0"/>
              <w:ind w:left="32" w:hanging="32"/>
            </w:pPr>
            <w:r>
              <w:t>版本号</w:t>
            </w:r>
          </w:p>
        </w:tc>
        <w:tc>
          <w:tcPr>
            <w:tcW w:w="557" w:type="pct"/>
            <w:shd w:val="clear" w:color="auto" w:fill="D7D7D7" w:themeFill="background1" w:themeFillShade="D8"/>
            <w:tcMar>
              <w:left w:w="0" w:type="dxa"/>
              <w:right w:w="0" w:type="dxa"/>
            </w:tcMar>
            <w:vAlign w:val="center"/>
          </w:tcPr>
          <w:p w14:paraId="496128D9">
            <w:pPr>
              <w:pStyle w:val="57"/>
              <w:widowControl w:val="0"/>
              <w:ind w:left="32" w:hanging="32"/>
            </w:pPr>
            <w:r>
              <w:t>变更人</w:t>
            </w:r>
          </w:p>
        </w:tc>
        <w:tc>
          <w:tcPr>
            <w:tcW w:w="583" w:type="pct"/>
            <w:shd w:val="clear" w:color="auto" w:fill="D7D7D7" w:themeFill="background1" w:themeFillShade="D8"/>
            <w:tcMar>
              <w:left w:w="0" w:type="dxa"/>
              <w:right w:w="0" w:type="dxa"/>
            </w:tcMar>
            <w:vAlign w:val="center"/>
          </w:tcPr>
          <w:p w14:paraId="2F68ED31">
            <w:pPr>
              <w:pStyle w:val="57"/>
              <w:widowControl w:val="0"/>
              <w:ind w:left="32" w:hanging="32"/>
            </w:pPr>
            <w:r>
              <w:t>批准人</w:t>
            </w:r>
          </w:p>
        </w:tc>
        <w:tc>
          <w:tcPr>
            <w:tcW w:w="736" w:type="pct"/>
            <w:shd w:val="clear" w:color="auto" w:fill="D7D7D7" w:themeFill="background1" w:themeFillShade="D8"/>
            <w:tcMar>
              <w:left w:w="0" w:type="dxa"/>
              <w:right w:w="0" w:type="dxa"/>
            </w:tcMar>
            <w:vAlign w:val="center"/>
          </w:tcPr>
          <w:p w14:paraId="67603AE7">
            <w:pPr>
              <w:pStyle w:val="57"/>
              <w:widowControl w:val="0"/>
              <w:ind w:left="32" w:hanging="32"/>
            </w:pPr>
            <w:r>
              <w:t>生效日期</w:t>
            </w:r>
          </w:p>
        </w:tc>
      </w:tr>
      <w:tr w14:paraId="1947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2" w:type="pct"/>
            <w:tcMar>
              <w:left w:w="0" w:type="dxa"/>
              <w:right w:w="0" w:type="dxa"/>
            </w:tcMar>
            <w:vAlign w:val="center"/>
          </w:tcPr>
          <w:p w14:paraId="06235E9B">
            <w:pPr>
              <w:pStyle w:val="58"/>
              <w:jc w:val="both"/>
            </w:pPr>
            <w:r>
              <w:t>1</w:t>
            </w:r>
          </w:p>
        </w:tc>
        <w:tc>
          <w:tcPr>
            <w:tcW w:w="413" w:type="pct"/>
            <w:tcMar>
              <w:left w:w="0" w:type="dxa"/>
              <w:right w:w="0" w:type="dxa"/>
            </w:tcMar>
            <w:vAlign w:val="center"/>
          </w:tcPr>
          <w:p w14:paraId="15F1064D">
            <w:pPr>
              <w:pStyle w:val="58"/>
              <w:jc w:val="both"/>
            </w:pPr>
            <w:r>
              <w:t>C</w:t>
            </w:r>
          </w:p>
        </w:tc>
        <w:tc>
          <w:tcPr>
            <w:tcW w:w="1651" w:type="pct"/>
            <w:tcMar>
              <w:left w:w="0" w:type="dxa"/>
              <w:right w:w="0" w:type="dxa"/>
            </w:tcMar>
            <w:vAlign w:val="center"/>
          </w:tcPr>
          <w:p w14:paraId="5A8B6EF8">
            <w:pPr>
              <w:pStyle w:val="58"/>
              <w:jc w:val="both"/>
            </w:pPr>
            <w:r>
              <w:t>形成</w:t>
            </w:r>
            <w:r>
              <w:rPr>
                <w:rFonts w:hint="eastAsia"/>
              </w:rPr>
              <w:t>概要设计说明书</w:t>
            </w:r>
            <w:r>
              <w:t>正文内容</w:t>
            </w:r>
          </w:p>
        </w:tc>
        <w:tc>
          <w:tcPr>
            <w:tcW w:w="648" w:type="pct"/>
            <w:tcMar>
              <w:left w:w="0" w:type="dxa"/>
              <w:right w:w="0" w:type="dxa"/>
            </w:tcMar>
            <w:vAlign w:val="center"/>
          </w:tcPr>
          <w:p w14:paraId="322D065F">
            <w:pPr>
              <w:pStyle w:val="58"/>
              <w:jc w:val="both"/>
            </w:pPr>
            <w:r>
              <w:t>1.0</w:t>
            </w:r>
          </w:p>
        </w:tc>
        <w:tc>
          <w:tcPr>
            <w:tcW w:w="557" w:type="pct"/>
            <w:tcMar>
              <w:left w:w="0" w:type="dxa"/>
              <w:right w:w="0" w:type="dxa"/>
            </w:tcMar>
            <w:vAlign w:val="center"/>
          </w:tcPr>
          <w:p w14:paraId="045A4208">
            <w:pPr>
              <w:pStyle w:val="58"/>
              <w:jc w:val="both"/>
            </w:pPr>
            <w:r>
              <w:t>冯云</w:t>
            </w:r>
          </w:p>
        </w:tc>
        <w:tc>
          <w:tcPr>
            <w:tcW w:w="583" w:type="pct"/>
            <w:tcMar>
              <w:left w:w="0" w:type="dxa"/>
              <w:right w:w="0" w:type="dxa"/>
            </w:tcMar>
            <w:vAlign w:val="center"/>
          </w:tcPr>
          <w:p w14:paraId="15A3E661">
            <w:pPr>
              <w:pStyle w:val="58"/>
              <w:jc w:val="both"/>
            </w:pPr>
            <w:r>
              <w:t>孙婧钰</w:t>
            </w:r>
          </w:p>
        </w:tc>
        <w:tc>
          <w:tcPr>
            <w:tcW w:w="736" w:type="pct"/>
            <w:tcMar>
              <w:left w:w="0" w:type="dxa"/>
              <w:right w:w="0" w:type="dxa"/>
            </w:tcMar>
            <w:vAlign w:val="center"/>
          </w:tcPr>
          <w:p w14:paraId="4BC9D6ED">
            <w:pPr>
              <w:pStyle w:val="58"/>
              <w:jc w:val="both"/>
            </w:pPr>
            <w:r>
              <w:t>2026.7.</w:t>
            </w:r>
            <w:r>
              <w:rPr>
                <w:rFonts w:hint="eastAsia"/>
              </w:rPr>
              <w:t>23</w:t>
            </w:r>
          </w:p>
        </w:tc>
      </w:tr>
      <w:tr w14:paraId="5313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412" w:type="pct"/>
            <w:tcMar>
              <w:left w:w="0" w:type="dxa"/>
              <w:right w:w="0" w:type="dxa"/>
            </w:tcMar>
            <w:vAlign w:val="center"/>
          </w:tcPr>
          <w:p w14:paraId="5A4C3DBC">
            <w:pPr>
              <w:pStyle w:val="58"/>
              <w:jc w:val="both"/>
            </w:pPr>
            <w:r>
              <w:rPr>
                <w:rFonts w:hint="eastAsia"/>
              </w:rPr>
              <w:t>2</w:t>
            </w:r>
          </w:p>
        </w:tc>
        <w:tc>
          <w:tcPr>
            <w:tcW w:w="413" w:type="pct"/>
            <w:tcMar>
              <w:left w:w="0" w:type="dxa"/>
              <w:right w:w="0" w:type="dxa"/>
            </w:tcMar>
            <w:vAlign w:val="center"/>
          </w:tcPr>
          <w:p w14:paraId="39E93A3A">
            <w:pPr>
              <w:pStyle w:val="58"/>
              <w:jc w:val="both"/>
            </w:pPr>
            <w:r>
              <w:rPr>
                <w:rFonts w:hint="eastAsia"/>
              </w:rPr>
              <w:t>M</w:t>
            </w:r>
          </w:p>
        </w:tc>
        <w:tc>
          <w:tcPr>
            <w:tcW w:w="1651" w:type="pct"/>
            <w:tcMar>
              <w:left w:w="0" w:type="dxa"/>
              <w:right w:w="0" w:type="dxa"/>
            </w:tcMar>
            <w:vAlign w:val="center"/>
          </w:tcPr>
          <w:p w14:paraId="436B903F">
            <w:pPr>
              <w:pStyle w:val="58"/>
              <w:jc w:val="both"/>
            </w:pPr>
            <w:r>
              <w:rPr>
                <w:rFonts w:hint="eastAsia"/>
              </w:rPr>
              <w:t>优化修改第5章输入输出内容</w:t>
            </w:r>
          </w:p>
        </w:tc>
        <w:tc>
          <w:tcPr>
            <w:tcW w:w="648" w:type="pct"/>
            <w:tcMar>
              <w:left w:w="0" w:type="dxa"/>
              <w:right w:w="0" w:type="dxa"/>
            </w:tcMar>
            <w:vAlign w:val="center"/>
          </w:tcPr>
          <w:p w14:paraId="10899E2D">
            <w:pPr>
              <w:pStyle w:val="58"/>
              <w:jc w:val="both"/>
            </w:pPr>
            <w:r>
              <w:rPr>
                <w:rFonts w:hint="eastAsia"/>
              </w:rPr>
              <w:t>1.1</w:t>
            </w:r>
          </w:p>
        </w:tc>
        <w:tc>
          <w:tcPr>
            <w:tcW w:w="557" w:type="pct"/>
            <w:tcMar>
              <w:left w:w="0" w:type="dxa"/>
              <w:right w:w="0" w:type="dxa"/>
            </w:tcMar>
            <w:vAlign w:val="center"/>
          </w:tcPr>
          <w:p w14:paraId="0A85DD4C">
            <w:pPr>
              <w:pStyle w:val="58"/>
              <w:jc w:val="both"/>
            </w:pPr>
            <w:r>
              <w:t>冯云</w:t>
            </w:r>
          </w:p>
        </w:tc>
        <w:tc>
          <w:tcPr>
            <w:tcW w:w="583" w:type="pct"/>
            <w:tcMar>
              <w:left w:w="0" w:type="dxa"/>
              <w:right w:w="0" w:type="dxa"/>
            </w:tcMar>
            <w:vAlign w:val="center"/>
          </w:tcPr>
          <w:p w14:paraId="4C8761E2">
            <w:pPr>
              <w:pStyle w:val="58"/>
              <w:jc w:val="both"/>
            </w:pPr>
            <w:r>
              <w:t>孙婧钰</w:t>
            </w:r>
          </w:p>
        </w:tc>
        <w:tc>
          <w:tcPr>
            <w:tcW w:w="736" w:type="pct"/>
            <w:tcMar>
              <w:left w:w="0" w:type="dxa"/>
              <w:right w:w="0" w:type="dxa"/>
            </w:tcMar>
            <w:vAlign w:val="center"/>
          </w:tcPr>
          <w:p w14:paraId="00C2FA90">
            <w:pPr>
              <w:pStyle w:val="58"/>
              <w:jc w:val="both"/>
            </w:pPr>
            <w:r>
              <w:t>2026.</w:t>
            </w:r>
            <w:r>
              <w:rPr>
                <w:rFonts w:hint="eastAsia"/>
              </w:rPr>
              <w:t>8.25</w:t>
            </w:r>
          </w:p>
        </w:tc>
      </w:tr>
      <w:tr w14:paraId="43A5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212CD0E6">
            <w:pPr>
              <w:pStyle w:val="58"/>
              <w:jc w:val="both"/>
            </w:pPr>
            <w:r>
              <w:rPr>
                <w:rFonts w:hint="eastAsia"/>
              </w:rPr>
              <w:t>3</w:t>
            </w:r>
          </w:p>
        </w:tc>
        <w:tc>
          <w:tcPr>
            <w:tcW w:w="413" w:type="pct"/>
            <w:tcMar>
              <w:left w:w="0" w:type="dxa"/>
              <w:right w:w="0" w:type="dxa"/>
            </w:tcMar>
            <w:vAlign w:val="center"/>
          </w:tcPr>
          <w:p w14:paraId="4F56D6FA">
            <w:pPr>
              <w:pStyle w:val="58"/>
              <w:jc w:val="both"/>
            </w:pPr>
            <w:r>
              <w:rPr>
                <w:rFonts w:hint="eastAsia"/>
              </w:rPr>
              <w:t>M</w:t>
            </w:r>
          </w:p>
        </w:tc>
        <w:tc>
          <w:tcPr>
            <w:tcW w:w="1651" w:type="pct"/>
            <w:tcMar>
              <w:left w:w="0" w:type="dxa"/>
              <w:right w:w="0" w:type="dxa"/>
            </w:tcMar>
            <w:vAlign w:val="center"/>
          </w:tcPr>
          <w:p w14:paraId="51822357">
            <w:pPr>
              <w:pStyle w:val="58"/>
              <w:jc w:val="both"/>
            </w:pPr>
            <w:r>
              <w:rPr>
                <w:rFonts w:hint="eastAsia"/>
              </w:rPr>
              <w:t>优化修改5.7“知识库”相关内容</w:t>
            </w:r>
          </w:p>
        </w:tc>
        <w:tc>
          <w:tcPr>
            <w:tcW w:w="648" w:type="pct"/>
            <w:tcMar>
              <w:left w:w="0" w:type="dxa"/>
              <w:right w:w="0" w:type="dxa"/>
            </w:tcMar>
            <w:vAlign w:val="center"/>
          </w:tcPr>
          <w:p w14:paraId="08929760">
            <w:pPr>
              <w:pStyle w:val="58"/>
              <w:jc w:val="both"/>
            </w:pPr>
            <w:r>
              <w:rPr>
                <w:rFonts w:hint="eastAsia"/>
              </w:rPr>
              <w:t>1.2</w:t>
            </w:r>
          </w:p>
        </w:tc>
        <w:tc>
          <w:tcPr>
            <w:tcW w:w="557" w:type="pct"/>
            <w:tcMar>
              <w:left w:w="0" w:type="dxa"/>
              <w:right w:w="0" w:type="dxa"/>
            </w:tcMar>
            <w:vAlign w:val="center"/>
          </w:tcPr>
          <w:p w14:paraId="7AC5FE63">
            <w:pPr>
              <w:pStyle w:val="58"/>
              <w:jc w:val="both"/>
            </w:pPr>
            <w:r>
              <w:t>冯云</w:t>
            </w:r>
          </w:p>
        </w:tc>
        <w:tc>
          <w:tcPr>
            <w:tcW w:w="583" w:type="pct"/>
            <w:tcMar>
              <w:left w:w="0" w:type="dxa"/>
              <w:right w:w="0" w:type="dxa"/>
            </w:tcMar>
            <w:vAlign w:val="center"/>
          </w:tcPr>
          <w:p w14:paraId="18BD04DE">
            <w:pPr>
              <w:pStyle w:val="58"/>
              <w:jc w:val="both"/>
            </w:pPr>
            <w:r>
              <w:t>孙婧钰</w:t>
            </w:r>
          </w:p>
        </w:tc>
        <w:tc>
          <w:tcPr>
            <w:tcW w:w="736" w:type="pct"/>
            <w:tcMar>
              <w:left w:w="0" w:type="dxa"/>
              <w:right w:w="0" w:type="dxa"/>
            </w:tcMar>
            <w:vAlign w:val="center"/>
          </w:tcPr>
          <w:p w14:paraId="26707784">
            <w:pPr>
              <w:pStyle w:val="58"/>
              <w:jc w:val="both"/>
            </w:pPr>
            <w:r>
              <w:t>2026.</w:t>
            </w:r>
            <w:r>
              <w:rPr>
                <w:rFonts w:hint="eastAsia"/>
              </w:rPr>
              <w:t>9.1</w:t>
            </w:r>
          </w:p>
        </w:tc>
      </w:tr>
      <w:tr w14:paraId="61B8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499BF161">
            <w:pPr>
              <w:pStyle w:val="58"/>
              <w:jc w:val="both"/>
            </w:pPr>
            <w:r>
              <w:rPr>
                <w:rFonts w:hint="eastAsia"/>
              </w:rPr>
              <w:t>4</w:t>
            </w:r>
          </w:p>
        </w:tc>
        <w:tc>
          <w:tcPr>
            <w:tcW w:w="413" w:type="pct"/>
            <w:tcMar>
              <w:left w:w="0" w:type="dxa"/>
              <w:right w:w="0" w:type="dxa"/>
            </w:tcMar>
            <w:vAlign w:val="center"/>
          </w:tcPr>
          <w:p w14:paraId="7E87F70B">
            <w:pPr>
              <w:pStyle w:val="58"/>
              <w:jc w:val="both"/>
            </w:pPr>
            <w:r>
              <w:rPr>
                <w:rFonts w:hint="eastAsia"/>
              </w:rPr>
              <w:t>M</w:t>
            </w:r>
          </w:p>
        </w:tc>
        <w:tc>
          <w:tcPr>
            <w:tcW w:w="1651" w:type="pct"/>
            <w:tcMar>
              <w:left w:w="0" w:type="dxa"/>
              <w:right w:w="0" w:type="dxa"/>
            </w:tcMar>
            <w:vAlign w:val="center"/>
          </w:tcPr>
          <w:p w14:paraId="411D54E9">
            <w:pPr>
              <w:pStyle w:val="58"/>
              <w:jc w:val="both"/>
            </w:pPr>
            <w:r>
              <w:t>明确</w:t>
            </w:r>
            <w:r>
              <w:rPr>
                <w:rFonts w:hint="eastAsia"/>
              </w:rPr>
              <w:t>“</w:t>
            </w:r>
            <w:r>
              <w:t>地震风险区域监测部件</w:t>
            </w:r>
            <w:r>
              <w:rPr>
                <w:rFonts w:hint="eastAsia"/>
              </w:rPr>
              <w:t>”</w:t>
            </w:r>
            <w:r>
              <w:t>各个模块的输入输出内容，区分地灾风险和隐患区</w:t>
            </w:r>
            <w:r>
              <w:rPr>
                <w:rFonts w:hint="eastAsia"/>
              </w:rPr>
              <w:t>：</w:t>
            </w:r>
            <w:r>
              <w:t>5.5.1.概述、5.5.2.部件组成、5.5.3.交互关系、5.5.5.地质灾害识别模块</w:t>
            </w:r>
            <w:r>
              <w:rPr>
                <w:rFonts w:hint="eastAsia"/>
              </w:rPr>
              <w:t>；规范</w:t>
            </w:r>
            <w:r>
              <w:t>8.注释</w:t>
            </w:r>
            <w:r>
              <w:rPr>
                <w:rFonts w:hint="eastAsia"/>
              </w:rPr>
              <w:t>中的专业名词表述</w:t>
            </w:r>
          </w:p>
        </w:tc>
        <w:tc>
          <w:tcPr>
            <w:tcW w:w="648" w:type="pct"/>
            <w:tcMar>
              <w:left w:w="0" w:type="dxa"/>
              <w:right w:w="0" w:type="dxa"/>
            </w:tcMar>
            <w:vAlign w:val="center"/>
          </w:tcPr>
          <w:p w14:paraId="1D4F487C">
            <w:pPr>
              <w:pStyle w:val="58"/>
              <w:jc w:val="both"/>
            </w:pPr>
            <w:r>
              <w:rPr>
                <w:rFonts w:hint="eastAsia"/>
              </w:rPr>
              <w:t>1.3</w:t>
            </w:r>
          </w:p>
        </w:tc>
        <w:tc>
          <w:tcPr>
            <w:tcW w:w="557" w:type="pct"/>
            <w:tcMar>
              <w:left w:w="0" w:type="dxa"/>
              <w:right w:w="0" w:type="dxa"/>
            </w:tcMar>
            <w:vAlign w:val="center"/>
          </w:tcPr>
          <w:p w14:paraId="059C8EB9">
            <w:pPr>
              <w:pStyle w:val="58"/>
              <w:jc w:val="both"/>
            </w:pPr>
            <w:r>
              <w:rPr>
                <w:rFonts w:hint="eastAsia"/>
              </w:rPr>
              <w:t>杨彬</w:t>
            </w:r>
          </w:p>
        </w:tc>
        <w:tc>
          <w:tcPr>
            <w:tcW w:w="583" w:type="pct"/>
            <w:tcMar>
              <w:left w:w="0" w:type="dxa"/>
              <w:right w:w="0" w:type="dxa"/>
            </w:tcMar>
            <w:vAlign w:val="center"/>
          </w:tcPr>
          <w:p w14:paraId="621C023B">
            <w:pPr>
              <w:pStyle w:val="58"/>
              <w:jc w:val="both"/>
            </w:pPr>
            <w:r>
              <w:t>孙婧钰</w:t>
            </w:r>
          </w:p>
        </w:tc>
        <w:tc>
          <w:tcPr>
            <w:tcW w:w="736" w:type="pct"/>
            <w:tcMar>
              <w:left w:w="0" w:type="dxa"/>
              <w:right w:w="0" w:type="dxa"/>
            </w:tcMar>
            <w:vAlign w:val="center"/>
          </w:tcPr>
          <w:p w14:paraId="678E8605">
            <w:pPr>
              <w:pStyle w:val="58"/>
              <w:jc w:val="both"/>
            </w:pPr>
            <w:r>
              <w:t>2026.</w:t>
            </w:r>
            <w:r>
              <w:rPr>
                <w:rFonts w:hint="eastAsia"/>
              </w:rPr>
              <w:t>9.11</w:t>
            </w:r>
          </w:p>
        </w:tc>
      </w:tr>
      <w:tr w14:paraId="4567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79451FCC">
            <w:pPr>
              <w:pStyle w:val="58"/>
              <w:jc w:val="both"/>
            </w:pPr>
            <w:r>
              <w:rPr>
                <w:rFonts w:hint="eastAsia"/>
              </w:rPr>
              <w:t>5</w:t>
            </w:r>
          </w:p>
        </w:tc>
        <w:tc>
          <w:tcPr>
            <w:tcW w:w="413" w:type="pct"/>
            <w:tcMar>
              <w:left w:w="0" w:type="dxa"/>
              <w:right w:w="0" w:type="dxa"/>
            </w:tcMar>
            <w:vAlign w:val="center"/>
          </w:tcPr>
          <w:p w14:paraId="6BE1DC5A">
            <w:pPr>
              <w:pStyle w:val="58"/>
              <w:jc w:val="both"/>
            </w:pPr>
            <w:r>
              <w:rPr>
                <w:rFonts w:hint="eastAsia"/>
              </w:rPr>
              <w:t>M</w:t>
            </w:r>
          </w:p>
        </w:tc>
        <w:tc>
          <w:tcPr>
            <w:tcW w:w="1651" w:type="pct"/>
            <w:tcMar>
              <w:left w:w="0" w:type="dxa"/>
              <w:right w:w="0" w:type="dxa"/>
            </w:tcMar>
            <w:vAlign w:val="center"/>
          </w:tcPr>
          <w:p w14:paraId="52CF63A7">
            <w:pPr>
              <w:pStyle w:val="58"/>
              <w:jc w:val="both"/>
            </w:pPr>
            <w:r>
              <w:rPr>
                <w:rFonts w:hint="eastAsia"/>
              </w:rPr>
              <w:t>第5章模块交互关系与输入输出关联性增强；补充宏观异常监测背景场构建内容（章节4.1.2.4和5.6）；附录补充</w:t>
            </w:r>
            <w:r>
              <w:t>表 附录2 2非地面站接收数据情况表</w:t>
            </w:r>
          </w:p>
        </w:tc>
        <w:tc>
          <w:tcPr>
            <w:tcW w:w="648" w:type="pct"/>
            <w:tcMar>
              <w:left w:w="0" w:type="dxa"/>
              <w:right w:w="0" w:type="dxa"/>
            </w:tcMar>
            <w:vAlign w:val="center"/>
          </w:tcPr>
          <w:p w14:paraId="792EDA5A">
            <w:pPr>
              <w:pStyle w:val="58"/>
              <w:jc w:val="both"/>
            </w:pPr>
            <w:r>
              <w:rPr>
                <w:rFonts w:hint="eastAsia"/>
              </w:rPr>
              <w:t>1.4</w:t>
            </w:r>
          </w:p>
        </w:tc>
        <w:tc>
          <w:tcPr>
            <w:tcW w:w="557" w:type="pct"/>
            <w:tcMar>
              <w:left w:w="0" w:type="dxa"/>
              <w:right w:w="0" w:type="dxa"/>
            </w:tcMar>
            <w:vAlign w:val="center"/>
          </w:tcPr>
          <w:p w14:paraId="157BA2FD">
            <w:pPr>
              <w:pStyle w:val="58"/>
              <w:jc w:val="both"/>
            </w:pPr>
            <w:r>
              <w:t>冯云</w:t>
            </w:r>
          </w:p>
        </w:tc>
        <w:tc>
          <w:tcPr>
            <w:tcW w:w="583" w:type="pct"/>
            <w:tcMar>
              <w:left w:w="0" w:type="dxa"/>
              <w:right w:w="0" w:type="dxa"/>
            </w:tcMar>
            <w:vAlign w:val="center"/>
          </w:tcPr>
          <w:p w14:paraId="432873CA">
            <w:pPr>
              <w:pStyle w:val="58"/>
              <w:jc w:val="both"/>
            </w:pPr>
            <w:r>
              <w:t>孙婧钰</w:t>
            </w:r>
          </w:p>
        </w:tc>
        <w:tc>
          <w:tcPr>
            <w:tcW w:w="736" w:type="pct"/>
            <w:tcMar>
              <w:left w:w="0" w:type="dxa"/>
              <w:right w:w="0" w:type="dxa"/>
            </w:tcMar>
            <w:vAlign w:val="center"/>
          </w:tcPr>
          <w:p w14:paraId="01EEE8D9">
            <w:pPr>
              <w:pStyle w:val="58"/>
              <w:jc w:val="both"/>
            </w:pPr>
            <w:r>
              <w:t>2026.</w:t>
            </w:r>
            <w:r>
              <w:rPr>
                <w:rFonts w:hint="eastAsia"/>
              </w:rPr>
              <w:t>9.11</w:t>
            </w:r>
          </w:p>
        </w:tc>
      </w:tr>
      <w:tr w14:paraId="3998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2F86DECE">
            <w:pPr>
              <w:pStyle w:val="58"/>
              <w:jc w:val="both"/>
            </w:pPr>
            <w:r>
              <w:rPr>
                <w:rFonts w:hint="eastAsia"/>
              </w:rPr>
              <w:t>5</w:t>
            </w:r>
          </w:p>
        </w:tc>
        <w:tc>
          <w:tcPr>
            <w:tcW w:w="413" w:type="pct"/>
            <w:tcMar>
              <w:left w:w="0" w:type="dxa"/>
              <w:right w:w="0" w:type="dxa"/>
            </w:tcMar>
            <w:vAlign w:val="center"/>
          </w:tcPr>
          <w:p w14:paraId="641E50D0">
            <w:pPr>
              <w:pStyle w:val="58"/>
              <w:jc w:val="both"/>
            </w:pPr>
            <w:r>
              <w:rPr>
                <w:rFonts w:hint="eastAsia"/>
              </w:rPr>
              <w:t>M</w:t>
            </w:r>
          </w:p>
        </w:tc>
        <w:tc>
          <w:tcPr>
            <w:tcW w:w="1651" w:type="pct"/>
            <w:tcMar>
              <w:left w:w="0" w:type="dxa"/>
              <w:right w:w="0" w:type="dxa"/>
            </w:tcMar>
            <w:vAlign w:val="center"/>
          </w:tcPr>
          <w:p w14:paraId="7A0F1C71">
            <w:pPr>
              <w:pStyle w:val="58"/>
              <w:jc w:val="both"/>
            </w:pPr>
            <w:r>
              <w:rPr>
                <w:rFonts w:hint="eastAsia"/>
              </w:rPr>
              <w:t>章节7.1补充性能参数；7.8补充网络安全和数据安全设计；补充附录3 算法说明</w:t>
            </w:r>
          </w:p>
        </w:tc>
        <w:tc>
          <w:tcPr>
            <w:tcW w:w="648" w:type="pct"/>
            <w:tcMar>
              <w:left w:w="0" w:type="dxa"/>
              <w:right w:w="0" w:type="dxa"/>
            </w:tcMar>
            <w:vAlign w:val="center"/>
          </w:tcPr>
          <w:p w14:paraId="30C315EF">
            <w:pPr>
              <w:pStyle w:val="58"/>
              <w:jc w:val="both"/>
            </w:pPr>
            <w:r>
              <w:rPr>
                <w:rFonts w:hint="eastAsia"/>
              </w:rPr>
              <w:t>1.5</w:t>
            </w:r>
          </w:p>
        </w:tc>
        <w:tc>
          <w:tcPr>
            <w:tcW w:w="557" w:type="pct"/>
            <w:tcMar>
              <w:left w:w="0" w:type="dxa"/>
              <w:right w:w="0" w:type="dxa"/>
            </w:tcMar>
            <w:vAlign w:val="center"/>
          </w:tcPr>
          <w:p w14:paraId="472D4778">
            <w:pPr>
              <w:pStyle w:val="58"/>
              <w:jc w:val="both"/>
            </w:pPr>
            <w:r>
              <w:t>冯云</w:t>
            </w:r>
          </w:p>
        </w:tc>
        <w:tc>
          <w:tcPr>
            <w:tcW w:w="583" w:type="pct"/>
            <w:tcMar>
              <w:left w:w="0" w:type="dxa"/>
              <w:right w:w="0" w:type="dxa"/>
            </w:tcMar>
            <w:vAlign w:val="center"/>
          </w:tcPr>
          <w:p w14:paraId="2F1B91AC">
            <w:pPr>
              <w:pStyle w:val="58"/>
              <w:jc w:val="both"/>
            </w:pPr>
            <w:r>
              <w:t>孙婧钰</w:t>
            </w:r>
          </w:p>
        </w:tc>
        <w:tc>
          <w:tcPr>
            <w:tcW w:w="736" w:type="pct"/>
            <w:tcMar>
              <w:left w:w="0" w:type="dxa"/>
              <w:right w:w="0" w:type="dxa"/>
            </w:tcMar>
            <w:vAlign w:val="center"/>
          </w:tcPr>
          <w:p w14:paraId="4FB04D79">
            <w:pPr>
              <w:pStyle w:val="58"/>
              <w:jc w:val="both"/>
            </w:pPr>
            <w:r>
              <w:t>2026.</w:t>
            </w:r>
            <w:r>
              <w:rPr>
                <w:rFonts w:hint="eastAsia"/>
              </w:rPr>
              <w:t>9.14</w:t>
            </w:r>
          </w:p>
        </w:tc>
      </w:tr>
      <w:tr w14:paraId="58AB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3CD15DD3">
            <w:pPr>
              <w:pStyle w:val="58"/>
              <w:jc w:val="both"/>
            </w:pPr>
            <w:ins w:id="5" w:author="Theron Tang" w:date="2026-10-13T11:14:00Z">
              <w:r>
                <w:rPr>
                  <w:rFonts w:hint="eastAsia"/>
                </w:rPr>
                <w:t>6</w:t>
              </w:r>
            </w:ins>
          </w:p>
        </w:tc>
        <w:tc>
          <w:tcPr>
            <w:tcW w:w="413" w:type="pct"/>
            <w:tcMar>
              <w:left w:w="0" w:type="dxa"/>
              <w:right w:w="0" w:type="dxa"/>
            </w:tcMar>
            <w:vAlign w:val="center"/>
          </w:tcPr>
          <w:p w14:paraId="470936A0">
            <w:pPr>
              <w:pStyle w:val="58"/>
              <w:jc w:val="both"/>
              <w:rPr>
                <w:rFonts w:hint="eastAsia"/>
              </w:rPr>
            </w:pPr>
            <w:ins w:id="6" w:author="Theron Tang" w:date="2026-10-13T11:14:00Z">
              <w:r>
                <w:rPr>
                  <w:rFonts w:hint="eastAsia"/>
                </w:rPr>
                <w:t>M</w:t>
              </w:r>
            </w:ins>
          </w:p>
        </w:tc>
        <w:tc>
          <w:tcPr>
            <w:tcW w:w="1651" w:type="pct"/>
            <w:tcMar>
              <w:left w:w="0" w:type="dxa"/>
              <w:right w:w="0" w:type="dxa"/>
            </w:tcMar>
            <w:vAlign w:val="center"/>
          </w:tcPr>
          <w:p w14:paraId="47818333">
            <w:pPr>
              <w:pStyle w:val="58"/>
              <w:jc w:val="both"/>
            </w:pPr>
            <w:ins w:id="7" w:author="Theron Tang" w:date="2026-10-13T11:15:00Z">
              <w:r>
                <w:rPr>
                  <w:rFonts w:hint="eastAsia"/>
                </w:rPr>
                <w:t>依次对</w:t>
              </w:r>
            </w:ins>
            <w:ins w:id="8" w:author="Theron Tang" w:date="2026-10-13T11:15:00Z">
              <w:r>
                <w:rPr/>
                <w:t>第五章四级标题</w:t>
              </w:r>
            </w:ins>
            <w:ins w:id="9" w:author="Theron Tang" w:date="2026-10-13T11:15:00Z">
              <w:r>
                <w:rPr>
                  <w:rFonts w:hint="eastAsia"/>
                </w:rPr>
                <w:t>“</w:t>
              </w:r>
            </w:ins>
            <w:ins w:id="10" w:author="Theron Tang" w:date="2026-10-13T11:15:00Z">
              <w:r>
                <w:rPr/>
                <w:t>模块组成</w:t>
              </w:r>
            </w:ins>
            <w:ins w:id="11" w:author="Theron Tang" w:date="2026-10-13T11:15:00Z">
              <w:r>
                <w:rPr>
                  <w:rFonts w:hint="eastAsia"/>
                </w:rPr>
                <w:t>”和</w:t>
              </w:r>
            </w:ins>
            <w:ins w:id="12" w:author="Theron Tang" w:date="2026-10-13T11:15:00Z">
              <w:r>
                <w:rPr/>
                <w:t>五级标题</w:t>
              </w:r>
            </w:ins>
            <w:ins w:id="13" w:author="Theron Tang" w:date="2026-10-13T11:15:00Z">
              <w:r>
                <w:rPr>
                  <w:rFonts w:hint="eastAsia"/>
                </w:rPr>
                <w:t>“</w:t>
              </w:r>
            </w:ins>
            <w:ins w:id="14" w:author="Theron Tang" w:date="2026-10-13T11:15:00Z">
              <w:r>
                <w:rPr/>
                <w:t>处理逻辑</w:t>
              </w:r>
            </w:ins>
            <w:ins w:id="15" w:author="Theron Tang" w:date="2026-10-13T11:15:00Z">
              <w:r>
                <w:rPr>
                  <w:rFonts w:hint="eastAsia"/>
                </w:rPr>
                <w:t>”</w:t>
              </w:r>
            </w:ins>
            <w:ins w:id="16" w:author="Theron Tang" w:date="2026-10-13T11:15:00Z">
              <w:r>
                <w:rPr/>
                <w:t>内容</w:t>
              </w:r>
            </w:ins>
            <w:ins w:id="17" w:author="Theron Tang" w:date="2026-10-13T11:15:00Z">
              <w:r>
                <w:rPr>
                  <w:rFonts w:hint="eastAsia"/>
                </w:rPr>
                <w:t>进行补充</w:t>
              </w:r>
            </w:ins>
            <w:ins w:id="18" w:author="Theron Tang" w:date="2026-10-13T11:16:00Z">
              <w:r>
                <w:rPr>
                  <w:rFonts w:hint="eastAsia"/>
                </w:rPr>
                <w:t>或细化；检查专业名词表达规范、坐标系</w:t>
              </w:r>
            </w:ins>
            <w:ins w:id="19" w:author="Theron Tang" w:date="2026-10-13T11:17:00Z">
              <w:r>
                <w:rPr>
                  <w:rFonts w:hint="eastAsia"/>
                </w:rPr>
                <w:t>/时间</w:t>
              </w:r>
            </w:ins>
            <w:ins w:id="20" w:author="Theron Tang" w:date="2026-10-13T11:16:00Z">
              <w:r>
                <w:rPr>
                  <w:rFonts w:hint="eastAsia"/>
                </w:rPr>
                <w:t>表达统一</w:t>
              </w:r>
            </w:ins>
          </w:p>
        </w:tc>
        <w:tc>
          <w:tcPr>
            <w:tcW w:w="648" w:type="pct"/>
            <w:tcMar>
              <w:left w:w="0" w:type="dxa"/>
              <w:right w:w="0" w:type="dxa"/>
            </w:tcMar>
            <w:vAlign w:val="center"/>
          </w:tcPr>
          <w:p w14:paraId="4E9304A8">
            <w:pPr>
              <w:pStyle w:val="58"/>
              <w:jc w:val="both"/>
              <w:rPr>
                <w:rFonts w:hint="eastAsia"/>
              </w:rPr>
            </w:pPr>
            <w:ins w:id="21" w:author="Theron Tang" w:date="2026-10-13T11:14:00Z">
              <w:r>
                <w:rPr>
                  <w:rFonts w:hint="eastAsia"/>
                </w:rPr>
                <w:t>1.6</w:t>
              </w:r>
            </w:ins>
          </w:p>
        </w:tc>
        <w:tc>
          <w:tcPr>
            <w:tcW w:w="557" w:type="pct"/>
            <w:tcMar>
              <w:left w:w="0" w:type="dxa"/>
              <w:right w:w="0" w:type="dxa"/>
            </w:tcMar>
            <w:vAlign w:val="center"/>
          </w:tcPr>
          <w:p w14:paraId="792685A8">
            <w:pPr>
              <w:pStyle w:val="58"/>
              <w:jc w:val="both"/>
            </w:pPr>
            <w:ins w:id="22" w:author="Theron Tang" w:date="2026-10-13T11:14:00Z">
              <w:r>
                <w:rPr/>
                <w:t>冯云</w:t>
              </w:r>
            </w:ins>
          </w:p>
        </w:tc>
        <w:tc>
          <w:tcPr>
            <w:tcW w:w="583" w:type="pct"/>
            <w:tcMar>
              <w:left w:w="0" w:type="dxa"/>
              <w:right w:w="0" w:type="dxa"/>
            </w:tcMar>
            <w:vAlign w:val="center"/>
          </w:tcPr>
          <w:p w14:paraId="55E27C0F">
            <w:pPr>
              <w:pStyle w:val="58"/>
              <w:jc w:val="both"/>
            </w:pPr>
            <w:ins w:id="23" w:author="Theron Tang" w:date="2026-10-13T11:14:00Z">
              <w:r>
                <w:rPr/>
                <w:t>孙婧钰</w:t>
              </w:r>
            </w:ins>
          </w:p>
        </w:tc>
        <w:tc>
          <w:tcPr>
            <w:tcW w:w="736" w:type="pct"/>
            <w:tcMar>
              <w:left w:w="0" w:type="dxa"/>
              <w:right w:w="0" w:type="dxa"/>
            </w:tcMar>
            <w:vAlign w:val="center"/>
          </w:tcPr>
          <w:p w14:paraId="6CBE395E">
            <w:pPr>
              <w:pStyle w:val="58"/>
              <w:jc w:val="both"/>
              <w:rPr>
                <w:rFonts w:hint="eastAsia"/>
              </w:rPr>
            </w:pPr>
            <w:ins w:id="24" w:author="Theron Tang" w:date="2026-10-13T11:14:00Z">
              <w:r>
                <w:rPr/>
                <w:t>2026.</w:t>
              </w:r>
            </w:ins>
            <w:ins w:id="25" w:author="Theron Tang" w:date="2026-10-13T11:14:00Z">
              <w:r>
                <w:rPr>
                  <w:rFonts w:hint="eastAsia"/>
                </w:rPr>
                <w:t>10.13</w:t>
              </w:r>
            </w:ins>
          </w:p>
        </w:tc>
      </w:tr>
      <w:tr w14:paraId="5901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4E9450D3">
            <w:pPr>
              <w:pStyle w:val="58"/>
              <w:jc w:val="both"/>
            </w:pPr>
          </w:p>
        </w:tc>
        <w:tc>
          <w:tcPr>
            <w:tcW w:w="413" w:type="pct"/>
            <w:tcMar>
              <w:left w:w="0" w:type="dxa"/>
              <w:right w:w="0" w:type="dxa"/>
            </w:tcMar>
            <w:vAlign w:val="center"/>
          </w:tcPr>
          <w:p w14:paraId="2AED7C21">
            <w:pPr>
              <w:pStyle w:val="58"/>
              <w:jc w:val="both"/>
            </w:pPr>
          </w:p>
        </w:tc>
        <w:tc>
          <w:tcPr>
            <w:tcW w:w="1651" w:type="pct"/>
            <w:tcMar>
              <w:left w:w="0" w:type="dxa"/>
              <w:right w:w="0" w:type="dxa"/>
            </w:tcMar>
            <w:vAlign w:val="center"/>
          </w:tcPr>
          <w:p w14:paraId="73BFD0C8">
            <w:pPr>
              <w:pStyle w:val="58"/>
              <w:jc w:val="both"/>
            </w:pPr>
          </w:p>
        </w:tc>
        <w:tc>
          <w:tcPr>
            <w:tcW w:w="648" w:type="pct"/>
            <w:tcMar>
              <w:left w:w="0" w:type="dxa"/>
              <w:right w:w="0" w:type="dxa"/>
            </w:tcMar>
            <w:vAlign w:val="center"/>
          </w:tcPr>
          <w:p w14:paraId="20B97DD9">
            <w:pPr>
              <w:pStyle w:val="58"/>
              <w:jc w:val="both"/>
            </w:pPr>
          </w:p>
        </w:tc>
        <w:tc>
          <w:tcPr>
            <w:tcW w:w="557" w:type="pct"/>
            <w:tcMar>
              <w:left w:w="0" w:type="dxa"/>
              <w:right w:w="0" w:type="dxa"/>
            </w:tcMar>
            <w:vAlign w:val="center"/>
          </w:tcPr>
          <w:p w14:paraId="071DA49C">
            <w:pPr>
              <w:pStyle w:val="58"/>
              <w:jc w:val="both"/>
            </w:pPr>
          </w:p>
        </w:tc>
        <w:tc>
          <w:tcPr>
            <w:tcW w:w="583" w:type="pct"/>
            <w:tcMar>
              <w:left w:w="0" w:type="dxa"/>
              <w:right w:w="0" w:type="dxa"/>
            </w:tcMar>
            <w:vAlign w:val="center"/>
          </w:tcPr>
          <w:p w14:paraId="17409FAF">
            <w:pPr>
              <w:pStyle w:val="58"/>
              <w:jc w:val="both"/>
            </w:pPr>
          </w:p>
        </w:tc>
        <w:tc>
          <w:tcPr>
            <w:tcW w:w="736" w:type="pct"/>
            <w:tcMar>
              <w:left w:w="0" w:type="dxa"/>
              <w:right w:w="0" w:type="dxa"/>
            </w:tcMar>
            <w:vAlign w:val="center"/>
          </w:tcPr>
          <w:p w14:paraId="253ABA18">
            <w:pPr>
              <w:pStyle w:val="58"/>
              <w:jc w:val="both"/>
            </w:pPr>
          </w:p>
        </w:tc>
      </w:tr>
      <w:tr w14:paraId="78AA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3870CD6E">
            <w:pPr>
              <w:pStyle w:val="58"/>
              <w:jc w:val="both"/>
            </w:pPr>
          </w:p>
        </w:tc>
        <w:tc>
          <w:tcPr>
            <w:tcW w:w="413" w:type="pct"/>
            <w:tcMar>
              <w:left w:w="0" w:type="dxa"/>
              <w:right w:w="0" w:type="dxa"/>
            </w:tcMar>
            <w:vAlign w:val="center"/>
          </w:tcPr>
          <w:p w14:paraId="5A85CF06">
            <w:pPr>
              <w:pStyle w:val="58"/>
              <w:jc w:val="both"/>
            </w:pPr>
          </w:p>
        </w:tc>
        <w:tc>
          <w:tcPr>
            <w:tcW w:w="1651" w:type="pct"/>
            <w:tcMar>
              <w:left w:w="0" w:type="dxa"/>
              <w:right w:w="0" w:type="dxa"/>
            </w:tcMar>
            <w:vAlign w:val="center"/>
          </w:tcPr>
          <w:p w14:paraId="5A63FFC1">
            <w:pPr>
              <w:pStyle w:val="58"/>
              <w:jc w:val="both"/>
            </w:pPr>
          </w:p>
        </w:tc>
        <w:tc>
          <w:tcPr>
            <w:tcW w:w="648" w:type="pct"/>
            <w:tcMar>
              <w:left w:w="0" w:type="dxa"/>
              <w:right w:w="0" w:type="dxa"/>
            </w:tcMar>
            <w:vAlign w:val="center"/>
          </w:tcPr>
          <w:p w14:paraId="49578281">
            <w:pPr>
              <w:pStyle w:val="58"/>
              <w:jc w:val="both"/>
            </w:pPr>
          </w:p>
        </w:tc>
        <w:tc>
          <w:tcPr>
            <w:tcW w:w="557" w:type="pct"/>
            <w:tcMar>
              <w:left w:w="0" w:type="dxa"/>
              <w:right w:w="0" w:type="dxa"/>
            </w:tcMar>
            <w:vAlign w:val="center"/>
          </w:tcPr>
          <w:p w14:paraId="3D365E36">
            <w:pPr>
              <w:pStyle w:val="58"/>
              <w:jc w:val="both"/>
            </w:pPr>
          </w:p>
        </w:tc>
        <w:tc>
          <w:tcPr>
            <w:tcW w:w="583" w:type="pct"/>
            <w:tcMar>
              <w:left w:w="0" w:type="dxa"/>
              <w:right w:w="0" w:type="dxa"/>
            </w:tcMar>
            <w:vAlign w:val="center"/>
          </w:tcPr>
          <w:p w14:paraId="69C9252A">
            <w:pPr>
              <w:pStyle w:val="58"/>
              <w:jc w:val="both"/>
            </w:pPr>
          </w:p>
        </w:tc>
        <w:tc>
          <w:tcPr>
            <w:tcW w:w="736" w:type="pct"/>
            <w:tcMar>
              <w:left w:w="0" w:type="dxa"/>
              <w:right w:w="0" w:type="dxa"/>
            </w:tcMar>
            <w:vAlign w:val="center"/>
          </w:tcPr>
          <w:p w14:paraId="64A3BD82">
            <w:pPr>
              <w:pStyle w:val="58"/>
              <w:jc w:val="both"/>
            </w:pPr>
          </w:p>
        </w:tc>
      </w:tr>
      <w:tr w14:paraId="32A3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2E6A6DFE">
            <w:pPr>
              <w:pStyle w:val="58"/>
              <w:jc w:val="both"/>
            </w:pPr>
          </w:p>
        </w:tc>
        <w:tc>
          <w:tcPr>
            <w:tcW w:w="413" w:type="pct"/>
            <w:tcMar>
              <w:left w:w="0" w:type="dxa"/>
              <w:right w:w="0" w:type="dxa"/>
            </w:tcMar>
            <w:vAlign w:val="center"/>
          </w:tcPr>
          <w:p w14:paraId="440A7CD2">
            <w:pPr>
              <w:pStyle w:val="58"/>
              <w:jc w:val="both"/>
            </w:pPr>
          </w:p>
        </w:tc>
        <w:tc>
          <w:tcPr>
            <w:tcW w:w="1651" w:type="pct"/>
            <w:tcMar>
              <w:left w:w="0" w:type="dxa"/>
              <w:right w:w="0" w:type="dxa"/>
            </w:tcMar>
            <w:vAlign w:val="center"/>
          </w:tcPr>
          <w:p w14:paraId="61634C12">
            <w:pPr>
              <w:pStyle w:val="58"/>
              <w:jc w:val="both"/>
            </w:pPr>
          </w:p>
        </w:tc>
        <w:tc>
          <w:tcPr>
            <w:tcW w:w="648" w:type="pct"/>
            <w:tcMar>
              <w:left w:w="0" w:type="dxa"/>
              <w:right w:w="0" w:type="dxa"/>
            </w:tcMar>
            <w:vAlign w:val="center"/>
          </w:tcPr>
          <w:p w14:paraId="396A28D4">
            <w:pPr>
              <w:pStyle w:val="58"/>
              <w:jc w:val="both"/>
            </w:pPr>
          </w:p>
        </w:tc>
        <w:tc>
          <w:tcPr>
            <w:tcW w:w="557" w:type="pct"/>
            <w:tcMar>
              <w:left w:w="0" w:type="dxa"/>
              <w:right w:w="0" w:type="dxa"/>
            </w:tcMar>
            <w:vAlign w:val="center"/>
          </w:tcPr>
          <w:p w14:paraId="38AD2223">
            <w:pPr>
              <w:pStyle w:val="58"/>
              <w:jc w:val="both"/>
            </w:pPr>
          </w:p>
        </w:tc>
        <w:tc>
          <w:tcPr>
            <w:tcW w:w="583" w:type="pct"/>
            <w:tcMar>
              <w:left w:w="0" w:type="dxa"/>
              <w:right w:w="0" w:type="dxa"/>
            </w:tcMar>
            <w:vAlign w:val="center"/>
          </w:tcPr>
          <w:p w14:paraId="65035960">
            <w:pPr>
              <w:pStyle w:val="58"/>
              <w:jc w:val="both"/>
            </w:pPr>
          </w:p>
        </w:tc>
        <w:tc>
          <w:tcPr>
            <w:tcW w:w="736" w:type="pct"/>
            <w:tcMar>
              <w:left w:w="0" w:type="dxa"/>
              <w:right w:w="0" w:type="dxa"/>
            </w:tcMar>
            <w:vAlign w:val="center"/>
          </w:tcPr>
          <w:p w14:paraId="4C88AEB6">
            <w:pPr>
              <w:pStyle w:val="58"/>
              <w:jc w:val="both"/>
            </w:pPr>
          </w:p>
        </w:tc>
      </w:tr>
      <w:tr w14:paraId="23B5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2" w:type="pct"/>
            <w:tcMar>
              <w:left w:w="0" w:type="dxa"/>
              <w:right w:w="0" w:type="dxa"/>
            </w:tcMar>
            <w:vAlign w:val="center"/>
          </w:tcPr>
          <w:p w14:paraId="3F9E243F">
            <w:pPr>
              <w:pStyle w:val="58"/>
              <w:jc w:val="both"/>
            </w:pPr>
          </w:p>
        </w:tc>
        <w:tc>
          <w:tcPr>
            <w:tcW w:w="413" w:type="pct"/>
            <w:tcMar>
              <w:left w:w="0" w:type="dxa"/>
              <w:right w:w="0" w:type="dxa"/>
            </w:tcMar>
            <w:vAlign w:val="center"/>
          </w:tcPr>
          <w:p w14:paraId="30E14AA5">
            <w:pPr>
              <w:pStyle w:val="58"/>
              <w:jc w:val="both"/>
            </w:pPr>
          </w:p>
        </w:tc>
        <w:tc>
          <w:tcPr>
            <w:tcW w:w="1651" w:type="pct"/>
            <w:tcMar>
              <w:left w:w="0" w:type="dxa"/>
              <w:right w:w="0" w:type="dxa"/>
            </w:tcMar>
            <w:vAlign w:val="center"/>
          </w:tcPr>
          <w:p w14:paraId="4DF979E7">
            <w:pPr>
              <w:pStyle w:val="58"/>
              <w:jc w:val="both"/>
            </w:pPr>
          </w:p>
        </w:tc>
        <w:tc>
          <w:tcPr>
            <w:tcW w:w="648" w:type="pct"/>
            <w:tcMar>
              <w:left w:w="0" w:type="dxa"/>
              <w:right w:w="0" w:type="dxa"/>
            </w:tcMar>
            <w:vAlign w:val="center"/>
          </w:tcPr>
          <w:p w14:paraId="76C66436">
            <w:pPr>
              <w:pStyle w:val="58"/>
              <w:jc w:val="both"/>
            </w:pPr>
          </w:p>
        </w:tc>
        <w:tc>
          <w:tcPr>
            <w:tcW w:w="557" w:type="pct"/>
            <w:tcMar>
              <w:left w:w="0" w:type="dxa"/>
              <w:right w:w="0" w:type="dxa"/>
            </w:tcMar>
            <w:vAlign w:val="center"/>
          </w:tcPr>
          <w:p w14:paraId="33FF6EE5">
            <w:pPr>
              <w:pStyle w:val="58"/>
              <w:jc w:val="both"/>
            </w:pPr>
          </w:p>
        </w:tc>
        <w:tc>
          <w:tcPr>
            <w:tcW w:w="583" w:type="pct"/>
            <w:tcMar>
              <w:left w:w="0" w:type="dxa"/>
              <w:right w:w="0" w:type="dxa"/>
            </w:tcMar>
            <w:vAlign w:val="center"/>
          </w:tcPr>
          <w:p w14:paraId="694E03A8">
            <w:pPr>
              <w:pStyle w:val="58"/>
              <w:jc w:val="both"/>
            </w:pPr>
          </w:p>
        </w:tc>
        <w:tc>
          <w:tcPr>
            <w:tcW w:w="736" w:type="pct"/>
            <w:tcMar>
              <w:left w:w="0" w:type="dxa"/>
              <w:right w:w="0" w:type="dxa"/>
            </w:tcMar>
            <w:vAlign w:val="center"/>
          </w:tcPr>
          <w:p w14:paraId="70EF3445">
            <w:pPr>
              <w:pStyle w:val="58"/>
              <w:jc w:val="both"/>
            </w:pPr>
          </w:p>
        </w:tc>
      </w:tr>
    </w:tbl>
    <w:p w14:paraId="7B3F5158">
      <w:pPr>
        <w:spacing w:before="62" w:after="312"/>
        <w:ind w:firstLine="0" w:firstLineChars="0"/>
        <w:rPr>
          <w:rFonts w:hint="eastAsia" w:ascii="宋体" w:hAnsi="宋体" w:cs="宋体"/>
          <w:sz w:val="21"/>
          <w:szCs w:val="21"/>
        </w:rPr>
      </w:pPr>
      <w:r>
        <w:rPr>
          <w:rFonts w:ascii="宋体" w:hAnsi="宋体" w:cs="宋体"/>
          <w:sz w:val="21"/>
          <w:szCs w:val="21"/>
        </w:rPr>
        <w:t>注：更改状态包括：C－创建、A－增加、M－修改、D－删除</w:t>
      </w:r>
    </w:p>
    <w:p w14:paraId="47209574">
      <w:pPr>
        <w:adjustRightInd/>
        <w:snapToGrid/>
        <w:spacing w:line="240" w:lineRule="auto"/>
        <w:ind w:firstLine="0" w:firstLineChars="0"/>
        <w:rPr>
          <w:rFonts w:hint="eastAsia" w:ascii="宋体" w:hAnsi="宋体" w:cs="宋体"/>
          <w:sz w:val="21"/>
          <w:szCs w:val="21"/>
        </w:rPr>
      </w:pPr>
      <w:r>
        <w:rPr>
          <w:rFonts w:hint="eastAsia" w:ascii="宋体" w:hAnsi="宋体" w:cs="宋体"/>
          <w:sz w:val="21"/>
          <w:szCs w:val="21"/>
        </w:rPr>
        <w:br w:type="page"/>
      </w:r>
    </w:p>
    <w:p w14:paraId="48125FFA">
      <w:pPr>
        <w:spacing w:before="62" w:after="312"/>
        <w:ind w:firstLine="0" w:firstLineChars="0"/>
        <w:rPr>
          <w:rFonts w:hint="eastAsia" w:ascii="宋体" w:hAnsi="宋体" w:cs="宋体"/>
          <w:sz w:val="21"/>
          <w:szCs w:val="21"/>
        </w:rPr>
      </w:pPr>
    </w:p>
    <w:p w14:paraId="03F8D5B0">
      <w:pPr>
        <w:spacing w:after="312"/>
        <w:ind w:firstLine="640"/>
        <w:jc w:val="center"/>
        <w:rPr>
          <w:sz w:val="32"/>
          <w:szCs w:val="32"/>
        </w:rPr>
      </w:pPr>
    </w:p>
    <w:p w14:paraId="7C2A6892">
      <w:pPr>
        <w:spacing w:after="312"/>
        <w:ind w:firstLine="640"/>
        <w:jc w:val="center"/>
        <w:rPr>
          <w:sz w:val="32"/>
          <w:szCs w:val="32"/>
        </w:rPr>
      </w:pPr>
    </w:p>
    <w:p w14:paraId="01FAAC9E">
      <w:pPr>
        <w:spacing w:after="312"/>
        <w:ind w:firstLine="640"/>
        <w:jc w:val="center"/>
        <w:rPr>
          <w:sz w:val="32"/>
          <w:szCs w:val="32"/>
        </w:rPr>
        <w:sectPr>
          <w:pgSz w:w="11906" w:h="16838"/>
          <w:pgMar w:top="2041" w:right="1588" w:bottom="1871" w:left="1588" w:header="851" w:footer="992" w:gutter="0"/>
          <w:cols w:space="425" w:num="1"/>
          <w:docGrid w:type="lines" w:linePitch="326" w:charSpace="0"/>
        </w:sectPr>
      </w:pPr>
    </w:p>
    <w:sdt>
      <w:sdtPr>
        <w:rPr>
          <w:rFonts w:ascii="宋体" w:hAnsi="宋体"/>
          <w:b/>
          <w:bCs/>
        </w:rPr>
        <w:id w:val="147456663"/>
        <w15:color w:val="DBDBDB"/>
        <w:docPartObj>
          <w:docPartGallery w:val="Table of Contents"/>
          <w:docPartUnique/>
        </w:docPartObj>
      </w:sdtPr>
      <w:sdtEndPr>
        <w:rPr>
          <w:rFonts w:ascii="Times New Roman" w:hAnsi="Times New Roman"/>
          <w:b/>
          <w:bCs/>
          <w:szCs w:val="32"/>
        </w:rPr>
      </w:sdtEndPr>
      <w:sdtContent>
        <w:p w14:paraId="08BCDB61">
          <w:pPr>
            <w:spacing w:after="326" w:afterLines="100"/>
            <w:ind w:firstLine="0" w:firstLineChars="0"/>
            <w:jc w:val="center"/>
            <w:rPr>
              <w:b/>
              <w:bCs/>
              <w:sz w:val="32"/>
              <w:szCs w:val="32"/>
            </w:rPr>
          </w:pPr>
          <w:r>
            <w:rPr>
              <w:rFonts w:ascii="宋体" w:hAnsi="宋体"/>
              <w:b/>
              <w:bCs/>
              <w:sz w:val="32"/>
              <w:szCs w:val="32"/>
            </w:rPr>
            <w:t>目录</w:t>
          </w:r>
        </w:p>
        <w:p w14:paraId="74F7489C">
          <w:pPr>
            <w:pStyle w:val="28"/>
            <w:tabs>
              <w:tab w:val="right" w:leader="dot" w:pos="8720"/>
            </w:tabs>
            <w:ind w:firstLine="0" w:firstLineChars="0"/>
            <w:rPr>
              <w:rFonts w:asciiTheme="minorHAnsi" w:hAnsiTheme="minorHAnsi" w:eastAsiaTheme="minorEastAsia" w:cstheme="minorBidi"/>
              <w:sz w:val="22"/>
              <w14:ligatures w14:val="standardContextual"/>
            </w:rPr>
          </w:pPr>
          <w:r>
            <w:rPr>
              <w:sz w:val="32"/>
              <w:szCs w:val="32"/>
            </w:rPr>
            <w:fldChar w:fldCharType="begin"/>
          </w:r>
          <w:r>
            <w:rPr>
              <w:sz w:val="32"/>
              <w:szCs w:val="32"/>
            </w:rPr>
            <w:instrText xml:space="preserve">TOC \o "1-3" \h \u </w:instrText>
          </w:r>
          <w:r>
            <w:rPr>
              <w:sz w:val="32"/>
              <w:szCs w:val="32"/>
            </w:rPr>
            <w:fldChar w:fldCharType="separate"/>
          </w:r>
          <w:r>
            <w:fldChar w:fldCharType="begin"/>
          </w:r>
          <w:r>
            <w:instrText xml:space="preserve"> HYPERLINK \l "_Toc240550067" </w:instrText>
          </w:r>
          <w:r>
            <w:fldChar w:fldCharType="separate"/>
          </w:r>
          <w:r>
            <w:rPr>
              <w:rStyle w:val="50"/>
            </w:rPr>
            <w:t>1. 引言</w:t>
          </w:r>
          <w:r>
            <w:rPr>
              <w:rFonts w:hint="eastAsia"/>
            </w:rPr>
            <w:tab/>
          </w:r>
          <w:r>
            <w:rPr>
              <w:rFonts w:hint="eastAsia"/>
            </w:rPr>
            <w:fldChar w:fldCharType="begin"/>
          </w:r>
          <w:r>
            <w:rPr>
              <w:rFonts w:hint="eastAsia"/>
            </w:rPr>
            <w:instrText xml:space="preserve"> </w:instrText>
          </w:r>
          <w:r>
            <w:instrText xml:space="preserve">PAGEREF _Toc240550067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DA97624">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"_Toc240550068" </w:instrText>
          </w:r>
          <w:r>
            <w:fldChar w:fldCharType="separate"/>
          </w:r>
          <w:r>
            <w:rPr>
              <w:rStyle w:val="50"/>
            </w:rPr>
            <w:t>1.1. 标识</w:t>
          </w:r>
          <w:r>
            <w:rPr>
              <w:rFonts w:hint="eastAsia"/>
            </w:rPr>
            <w:tab/>
          </w:r>
          <w:r>
            <w:rPr>
              <w:rFonts w:hint="eastAsia"/>
            </w:rPr>
            <w:fldChar w:fldCharType="begin"/>
          </w:r>
          <w:r>
            <w:rPr>
              <w:rFonts w:hint="eastAsia"/>
            </w:rPr>
            <w:instrText xml:space="preserve"> </w:instrText>
          </w:r>
          <w:r>
            <w:instrText xml:space="preserve">PAGEREF _Toc240550068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9262B73">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"_Toc240550069" </w:instrText>
          </w:r>
          <w:r>
            <w:fldChar w:fldCharType="separate"/>
          </w:r>
          <w:r>
            <w:rPr>
              <w:rStyle w:val="50"/>
            </w:rPr>
            <w:t>1.2. 系统概述</w:t>
          </w:r>
          <w:r>
            <w:rPr>
              <w:rFonts w:hint="eastAsia"/>
            </w:rPr>
            <w:tab/>
          </w:r>
          <w:r>
            <w:rPr>
              <w:rFonts w:hint="eastAsia"/>
            </w:rPr>
            <w:fldChar w:fldCharType="begin"/>
          </w:r>
          <w:r>
            <w:rPr>
              <w:rFonts w:hint="eastAsia"/>
            </w:rPr>
            <w:instrText xml:space="preserve"> </w:instrText>
          </w:r>
          <w:r>
            <w:instrText xml:space="preserve">PAGEREF _Toc240550069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85DDBF4">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"_Toc240550070" </w:instrText>
          </w:r>
          <w:r>
            <w:fldChar w:fldCharType="separate"/>
          </w:r>
          <w:r>
            <w:rPr>
              <w:rStyle w:val="50"/>
            </w:rPr>
            <w:t>1.2.1. 项目定位</w:t>
          </w:r>
          <w:r>
            <w:rPr>
              <w:rFonts w:hint="eastAsia"/>
            </w:rPr>
            <w:tab/>
          </w:r>
          <w:r>
            <w:rPr>
              <w:rFonts w:hint="eastAsia"/>
            </w:rPr>
            <w:fldChar w:fldCharType="begin"/>
          </w:r>
          <w:r>
            <w:rPr>
              <w:rFonts w:hint="eastAsia"/>
            </w:rPr>
            <w:instrText xml:space="preserve"> </w:instrText>
          </w:r>
          <w:r>
            <w:instrText xml:space="preserve">PAGEREF _Toc240550070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3CBFF2C">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"_Toc240550071" </w:instrText>
          </w:r>
          <w:r>
            <w:fldChar w:fldCharType="separate"/>
          </w:r>
          <w:r>
            <w:rPr>
              <w:rStyle w:val="50"/>
            </w:rPr>
            <w:t>1.2.2. 项目目标</w:t>
          </w:r>
          <w:r>
            <w:rPr>
              <w:rFonts w:hint="eastAsia"/>
            </w:rPr>
            <w:tab/>
          </w:r>
          <w:r>
            <w:rPr>
              <w:rFonts w:hint="eastAsia"/>
            </w:rPr>
            <w:fldChar w:fldCharType="begin"/>
          </w:r>
          <w:r>
            <w:rPr>
              <w:rFonts w:hint="eastAsia"/>
            </w:rPr>
            <w:instrText xml:space="preserve"> </w:instrText>
          </w:r>
          <w:r>
            <w:instrText xml:space="preserve">PAGEREF _Toc240550071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4092B87">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"_Toc240550072" </w:instrText>
          </w:r>
          <w:r>
            <w:fldChar w:fldCharType="separate"/>
          </w:r>
          <w:r>
            <w:rPr>
              <w:rStyle w:val="50"/>
            </w:rPr>
            <w:t>1.3. 文档概述</w:t>
          </w:r>
          <w:r>
            <w:rPr>
              <w:rFonts w:hint="eastAsia"/>
            </w:rPr>
            <w:tab/>
          </w:r>
          <w:r>
            <w:rPr>
              <w:rFonts w:hint="eastAsia"/>
            </w:rPr>
            <w:fldChar w:fldCharType="begin"/>
          </w:r>
          <w:r>
            <w:rPr>
              <w:rFonts w:hint="eastAsia"/>
            </w:rPr>
            <w:instrText xml:space="preserve"> </w:instrText>
          </w:r>
          <w:r>
            <w:instrText xml:space="preserve">PAGEREF _Toc240550072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ED7AD23">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"_Toc240550073" </w:instrText>
          </w:r>
          <w:r>
            <w:fldChar w:fldCharType="separate"/>
          </w:r>
          <w:r>
            <w:rPr>
              <w:rStyle w:val="50"/>
            </w:rPr>
            <w:t>2. 引用文档</w:t>
          </w:r>
          <w:r>
            <w:rPr>
              <w:rFonts w:hint="eastAsia"/>
            </w:rPr>
            <w:tab/>
          </w:r>
          <w:r>
            <w:rPr>
              <w:rFonts w:hint="eastAsia"/>
            </w:rPr>
            <w:fldChar w:fldCharType="begin"/>
          </w:r>
          <w:r>
            <w:rPr>
              <w:rFonts w:hint="eastAsia"/>
            </w:rPr>
            <w:instrText xml:space="preserve"> </w:instrText>
          </w:r>
          <w:r>
            <w:instrText xml:space="preserve">PAGEREF _Toc240550073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31A026A">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"_Toc240550074" </w:instrText>
          </w:r>
          <w:r>
            <w:fldChar w:fldCharType="separate"/>
          </w:r>
          <w:r>
            <w:rPr>
              <w:rStyle w:val="50"/>
            </w:rPr>
            <w:t>3. CSCI级设计决策（SYX-WXYG）</w:t>
          </w:r>
          <w:r>
            <w:rPr>
              <w:rFonts w:hint="eastAsia"/>
            </w:rPr>
            <w:tab/>
          </w:r>
          <w:r>
            <w:rPr>
              <w:rFonts w:hint="eastAsia"/>
            </w:rPr>
            <w:fldChar w:fldCharType="begin"/>
          </w:r>
          <w:r>
            <w:rPr>
              <w:rFonts w:hint="eastAsia"/>
            </w:rPr>
            <w:instrText xml:space="preserve"> </w:instrText>
          </w:r>
          <w:r>
            <w:instrText xml:space="preserve">PAGEREF _Toc240550074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7DB692A">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"_Toc240550075" </w:instrText>
          </w:r>
          <w:r>
            <w:fldChar w:fldCharType="separate"/>
          </w:r>
          <w:r>
            <w:rPr>
              <w:rStyle w:val="50"/>
            </w:rPr>
            <w:t>3.1. 软件流程设计（SYC-WXYG-RJLC）</w:t>
          </w:r>
          <w:r>
            <w:rPr>
              <w:rFonts w:hint="eastAsia"/>
            </w:rPr>
            <w:tab/>
          </w:r>
          <w:r>
            <w:rPr>
              <w:rFonts w:hint="eastAsia"/>
            </w:rPr>
            <w:fldChar w:fldCharType="begin"/>
          </w:r>
          <w:r>
            <w:rPr>
              <w:rFonts w:hint="eastAsia"/>
            </w:rPr>
            <w:instrText xml:space="preserve"> </w:instrText>
          </w:r>
          <w:r>
            <w:instrText xml:space="preserve">PAGEREF _Toc240550075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75E1CC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"_Toc240550076" </w:instrText>
          </w:r>
          <w:r>
            <w:fldChar w:fldCharType="separate"/>
          </w:r>
          <w:r>
            <w:rPr>
              <w:rStyle w:val="50"/>
            </w:rPr>
            <w:t>3.1.1. 软件工作流程</w:t>
          </w:r>
          <w:r>
            <w:rPr>
              <w:rFonts w:hint="eastAsia"/>
            </w:rPr>
            <w:tab/>
          </w:r>
          <w:r>
            <w:rPr>
              <w:rFonts w:hint="eastAsia"/>
            </w:rPr>
            <w:fldChar w:fldCharType="begin"/>
          </w:r>
          <w:r>
            <w:rPr>
              <w:rFonts w:hint="eastAsia"/>
            </w:rPr>
            <w:instrText xml:space="preserve"> </w:instrText>
          </w:r>
          <w:r>
            <w:instrText xml:space="preserve">PAGEREF _Toc240550076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08260FF">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"_Toc240550077" </w:instrText>
          </w:r>
          <w:r>
            <w:fldChar w:fldCharType="separate"/>
          </w:r>
          <w:r>
            <w:rPr>
              <w:rStyle w:val="50"/>
            </w:rPr>
            <w:t>3.1.2. 业务场景</w:t>
          </w:r>
          <w:r>
            <w:rPr>
              <w:rFonts w:hint="eastAsia"/>
            </w:rPr>
            <w:tab/>
          </w:r>
          <w:r>
            <w:rPr>
              <w:rFonts w:hint="eastAsia"/>
            </w:rPr>
            <w:fldChar w:fldCharType="begin"/>
          </w:r>
          <w:r>
            <w:rPr>
              <w:rFonts w:hint="eastAsia"/>
            </w:rPr>
            <w:instrText xml:space="preserve"> </w:instrText>
          </w:r>
          <w:r>
            <w:instrText xml:space="preserve">PAGEREF _Toc240550077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4CFEFA6">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"_Toc240550078" </w:instrText>
          </w:r>
          <w:r>
            <w:fldChar w:fldCharType="separate"/>
          </w:r>
          <w:r>
            <w:rPr>
              <w:rStyle w:val="50"/>
            </w:rPr>
            <w:t>3.2. 用户体系设计（SYC-WXYG-YHTX）</w:t>
          </w:r>
          <w:r>
            <w:rPr>
              <w:rFonts w:hint="eastAsia"/>
            </w:rPr>
            <w:tab/>
          </w:r>
          <w:r>
            <w:rPr>
              <w:rFonts w:hint="eastAsia"/>
            </w:rPr>
            <w:fldChar w:fldCharType="begin"/>
          </w:r>
          <w:r>
            <w:rPr>
              <w:rFonts w:hint="eastAsia"/>
            </w:rPr>
            <w:instrText xml:space="preserve"> </w:instrText>
          </w:r>
          <w:r>
            <w:instrText xml:space="preserve">PAGEREF _Toc240550078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829AB6B">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"_Toc240550079" </w:instrText>
          </w:r>
          <w:r>
            <w:fldChar w:fldCharType="separate"/>
          </w:r>
          <w:r>
            <w:rPr>
              <w:rStyle w:val="50"/>
            </w:rPr>
            <w:t>3.3. 系统分层架构设计（SYC-WXYG-FCJG）</w:t>
          </w:r>
          <w:r>
            <w:rPr>
              <w:rFonts w:hint="eastAsia"/>
            </w:rPr>
            <w:tab/>
          </w:r>
          <w:r>
            <w:rPr>
              <w:rFonts w:hint="eastAsia"/>
            </w:rPr>
            <w:fldChar w:fldCharType="begin"/>
          </w:r>
          <w:r>
            <w:rPr>
              <w:rFonts w:hint="eastAsia"/>
            </w:rPr>
            <w:instrText xml:space="preserve"> </w:instrText>
          </w:r>
          <w:r>
            <w:instrText xml:space="preserve">PAGEREF _Toc240550079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1A1E1DE">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"_Toc240550080" </w:instrText>
          </w:r>
          <w:r>
            <w:fldChar w:fldCharType="separate"/>
          </w:r>
          <w:r>
            <w:rPr>
              <w:rStyle w:val="50"/>
            </w:rPr>
            <w:t>3.4. 数据流程设计（SYC-WXYG-SJLC）</w:t>
          </w:r>
          <w:r>
            <w:rPr>
              <w:rFonts w:hint="eastAsia"/>
            </w:rPr>
            <w:tab/>
          </w:r>
          <w:r>
            <w:rPr>
              <w:rFonts w:hint="eastAsia"/>
            </w:rPr>
            <w:fldChar w:fldCharType="begin"/>
          </w:r>
          <w:r>
            <w:rPr>
              <w:rFonts w:hint="eastAsia"/>
            </w:rPr>
            <w:instrText xml:space="preserve"> </w:instrText>
          </w:r>
          <w:r>
            <w:instrText xml:space="preserve">PAGEREF _Toc240550080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A62CBC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"_Toc240550081" </w:instrText>
          </w:r>
          <w:r>
            <w:fldChar w:fldCharType="separate"/>
          </w:r>
          <w:r>
            <w:rPr>
              <w:rStyle w:val="50"/>
            </w:rPr>
            <w:t>3.4.1. 本软件与外部系统的数据流转</w:t>
          </w:r>
          <w:r>
            <w:rPr>
              <w:rFonts w:hint="eastAsia"/>
            </w:rPr>
            <w:tab/>
          </w:r>
          <w:r>
            <w:rPr>
              <w:rFonts w:hint="eastAsia"/>
            </w:rPr>
            <w:fldChar w:fldCharType="begin"/>
          </w:r>
          <w:r>
            <w:rPr>
              <w:rFonts w:hint="eastAsia"/>
            </w:rPr>
            <w:instrText xml:space="preserve"> </w:instrText>
          </w:r>
          <w:r>
            <w:instrText xml:space="preserve">PAGEREF _Toc240550081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B2F773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"_Toc240550082" </w:instrText>
          </w:r>
          <w:r>
            <w:fldChar w:fldCharType="separate"/>
          </w:r>
          <w:r>
            <w:rPr>
              <w:rStyle w:val="50"/>
            </w:rPr>
            <w:t>3.4.2. 本软件内部各子系统间的数据流转</w:t>
          </w:r>
          <w:r>
            <w:rPr>
              <w:rFonts w:hint="eastAsia"/>
            </w:rPr>
            <w:tab/>
          </w:r>
          <w:r>
            <w:rPr>
              <w:rFonts w:hint="eastAsia"/>
            </w:rPr>
            <w:fldChar w:fldCharType="begin"/>
          </w:r>
          <w:r>
            <w:rPr>
              <w:rFonts w:hint="eastAsia"/>
            </w:rPr>
            <w:instrText xml:space="preserve"> </w:instrText>
          </w:r>
          <w:r>
            <w:instrText xml:space="preserve">PAGEREF _Toc240550082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6FE4DFB">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"_Toc240550083" </w:instrText>
          </w:r>
          <w:r>
            <w:fldChar w:fldCharType="separate"/>
          </w:r>
          <w:r>
            <w:rPr>
              <w:rStyle w:val="50"/>
              <w:snapToGrid w:val="0"/>
            </w:rPr>
            <w:t>3.4.3. 主共享节点数据分级存储与处理</w:t>
          </w:r>
          <w:r>
            <w:rPr>
              <w:rFonts w:hint="eastAsia"/>
            </w:rPr>
            <w:tab/>
          </w:r>
          <w:r>
            <w:rPr>
              <w:rFonts w:hint="eastAsia"/>
            </w:rPr>
            <w:fldChar w:fldCharType="begin"/>
          </w:r>
          <w:r>
            <w:rPr>
              <w:rFonts w:hint="eastAsia"/>
            </w:rPr>
            <w:instrText xml:space="preserve"> </w:instrText>
          </w:r>
          <w:r>
            <w:instrText xml:space="preserve">PAGEREF _Toc240550083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5026276">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"_Toc240550084" </w:instrText>
          </w:r>
          <w:r>
            <w:fldChar w:fldCharType="separate"/>
          </w:r>
          <w:r>
            <w:rPr>
              <w:rStyle w:val="50"/>
            </w:rPr>
            <w:t>3.5. 数据体系设计（SYC-WXYG-SJTX）</w:t>
          </w:r>
          <w:r>
            <w:rPr>
              <w:rFonts w:hint="eastAsia"/>
            </w:rPr>
            <w:tab/>
          </w:r>
          <w:r>
            <w:rPr>
              <w:rFonts w:hint="eastAsia"/>
            </w:rPr>
            <w:fldChar w:fldCharType="begin"/>
          </w:r>
          <w:r>
            <w:rPr>
              <w:rFonts w:hint="eastAsia"/>
            </w:rPr>
            <w:instrText xml:space="preserve"> </w:instrText>
          </w:r>
          <w:r>
            <w:instrText xml:space="preserve">PAGEREF _Toc240550084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7881F4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"_Toc240550085" </w:instrText>
          </w:r>
          <w:r>
            <w:fldChar w:fldCharType="separate"/>
          </w:r>
          <w:r>
            <w:rPr>
              <w:rStyle w:val="50"/>
            </w:rPr>
            <w:t>3.5.1. 元数据设计决策（SYC-WXYG-SJTX-YSJ）</w:t>
          </w:r>
          <w:r>
            <w:rPr>
              <w:rFonts w:hint="eastAsia"/>
            </w:rPr>
            <w:tab/>
          </w:r>
          <w:r>
            <w:rPr>
              <w:rFonts w:hint="eastAsia"/>
            </w:rPr>
            <w:fldChar w:fldCharType="begin"/>
          </w:r>
          <w:r>
            <w:rPr>
              <w:rFonts w:hint="eastAsia"/>
            </w:rPr>
            <w:instrText xml:space="preserve"> </w:instrText>
          </w:r>
          <w:r>
            <w:instrText xml:space="preserve">PAGEREF _Toc240550085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24116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"_Toc240550086" </w:instrText>
          </w:r>
          <w:r>
            <w:fldChar w:fldCharType="separate"/>
          </w:r>
          <w:r>
            <w:rPr>
              <w:rStyle w:val="50"/>
            </w:rPr>
            <w:t>3.5.2. 数据存储设计决策（SYC-WXYG-SJTX-SJCC）</w:t>
          </w:r>
          <w:r>
            <w:rPr>
              <w:rFonts w:hint="eastAsia"/>
            </w:rPr>
            <w:tab/>
          </w:r>
          <w:r>
            <w:rPr>
              <w:rFonts w:hint="eastAsia"/>
            </w:rPr>
            <w:fldChar w:fldCharType="begin"/>
          </w:r>
          <w:r>
            <w:rPr>
              <w:rFonts w:hint="eastAsia"/>
            </w:rPr>
            <w:instrText xml:space="preserve"> </w:instrText>
          </w:r>
          <w:r>
            <w:instrText xml:space="preserve">PAGEREF _Toc240550086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EBB6705">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"_Toc240550087" </w:instrText>
          </w:r>
          <w:r>
            <w:fldChar w:fldCharType="separate"/>
          </w:r>
          <w:r>
            <w:rPr>
              <w:rStyle w:val="50"/>
            </w:rPr>
            <w:t>3.6. 平台集成设计（SYC-WXYG-PTJC）</w:t>
          </w:r>
          <w:r>
            <w:rPr>
              <w:rFonts w:hint="eastAsia"/>
            </w:rPr>
            <w:tab/>
          </w:r>
          <w:r>
            <w:rPr>
              <w:rFonts w:hint="eastAsia"/>
            </w:rPr>
            <w:fldChar w:fldCharType="begin"/>
          </w:r>
          <w:r>
            <w:rPr>
              <w:rFonts w:hint="eastAsia"/>
            </w:rPr>
            <w:instrText xml:space="preserve"> </w:instrText>
          </w:r>
          <w:r>
            <w:instrText xml:space="preserve">PAGEREF _Toc240550087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66BE7C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"_Toc240550088" </w:instrText>
          </w:r>
          <w:r>
            <w:fldChar w:fldCharType="separate"/>
          </w:r>
          <w:r>
            <w:rPr>
              <w:rStyle w:val="50"/>
            </w:rPr>
            <w:t>3.6.1. 应用界面设计规范（SYC-WXYG-PTJC-YYJM）</w:t>
          </w:r>
          <w:r>
            <w:rPr>
              <w:rFonts w:hint="eastAsia"/>
            </w:rPr>
            <w:tab/>
          </w:r>
          <w:r>
            <w:rPr>
              <w:rFonts w:hint="eastAsia"/>
            </w:rPr>
            <w:fldChar w:fldCharType="begin"/>
          </w:r>
          <w:r>
            <w:rPr>
              <w:rFonts w:hint="eastAsia"/>
            </w:rPr>
            <w:instrText xml:space="preserve"> </w:instrText>
          </w:r>
          <w:r>
            <w:instrText xml:space="preserve">PAGEREF _Toc240550088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4A8C47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"_Toc240550089" </w:instrText>
          </w:r>
          <w:r>
            <w:fldChar w:fldCharType="separate"/>
          </w:r>
          <w:r>
            <w:rPr>
              <w:rStyle w:val="50"/>
            </w:rPr>
            <w:t>3.6.2. 用户权限设计（SYC-WXYG-PTJC-YHQX）</w:t>
          </w:r>
          <w:r>
            <w:rPr>
              <w:rFonts w:hint="eastAsia"/>
            </w:rPr>
            <w:tab/>
          </w:r>
          <w:r>
            <w:rPr>
              <w:rFonts w:hint="eastAsia"/>
            </w:rPr>
            <w:fldChar w:fldCharType="begin"/>
          </w:r>
          <w:r>
            <w:rPr>
              <w:rFonts w:hint="eastAsia"/>
            </w:rPr>
            <w:instrText xml:space="preserve"> </w:instrText>
          </w:r>
          <w:r>
            <w:instrText xml:space="preserve">PAGEREF _Toc240550089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986FCDF">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"_Toc240550090" </w:instrText>
          </w:r>
          <w:r>
            <w:fldChar w:fldCharType="separate"/>
          </w:r>
          <w:r>
            <w:rPr>
              <w:rStyle w:val="50"/>
            </w:rPr>
            <w:t>3.6.3. 审计日志（SYC-WXYG-PTJC-SJRZ）</w:t>
          </w:r>
          <w:r>
            <w:rPr>
              <w:rFonts w:hint="eastAsia"/>
            </w:rPr>
            <w:tab/>
          </w:r>
          <w:r>
            <w:rPr>
              <w:rFonts w:hint="eastAsia"/>
            </w:rPr>
            <w:fldChar w:fldCharType="begin"/>
          </w:r>
          <w:r>
            <w:rPr>
              <w:rFonts w:hint="eastAsia"/>
            </w:rPr>
            <w:instrText xml:space="preserve"> </w:instrText>
          </w:r>
          <w:r>
            <w:instrText xml:space="preserve">PAGEREF _Toc240550090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A9FF4D0">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"_Toc240550091" </w:instrText>
          </w:r>
          <w:r>
            <w:fldChar w:fldCharType="separate"/>
          </w:r>
          <w:r>
            <w:rPr>
              <w:rStyle w:val="50"/>
            </w:rPr>
            <w:t>3.6.4. API网关（SYC-WXYG-PTJC-WG）</w:t>
          </w:r>
          <w:r>
            <w:rPr>
              <w:rFonts w:hint="eastAsia"/>
            </w:rPr>
            <w:tab/>
          </w:r>
          <w:r>
            <w:rPr>
              <w:rFonts w:hint="eastAsia"/>
            </w:rPr>
            <w:fldChar w:fldCharType="begin"/>
          </w:r>
          <w:r>
            <w:rPr>
              <w:rFonts w:hint="eastAsia"/>
            </w:rPr>
            <w:instrText xml:space="preserve"> </w:instrText>
          </w:r>
          <w:r>
            <w:instrText xml:space="preserve">PAGEREF _Toc240550091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657FCECA">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"_Toc240550092" </w:instrText>
          </w:r>
          <w:r>
            <w:fldChar w:fldCharType="separate"/>
          </w:r>
          <w:r>
            <w:rPr>
              <w:rStyle w:val="50"/>
            </w:rPr>
            <w:t>3.6.5. 运维监控（SYC-WXYG-PTJC-YWJK）</w:t>
          </w:r>
          <w:r>
            <w:rPr>
              <w:rFonts w:hint="eastAsia"/>
            </w:rPr>
            <w:tab/>
          </w:r>
          <w:r>
            <w:rPr>
              <w:rFonts w:hint="eastAsia"/>
            </w:rPr>
            <w:fldChar w:fldCharType="begin"/>
          </w:r>
          <w:r>
            <w:rPr>
              <w:rFonts w:hint="eastAsia"/>
            </w:rPr>
            <w:instrText xml:space="preserve"> </w:instrText>
          </w:r>
          <w:r>
            <w:instrText xml:space="preserve">PAGEREF _Toc240550092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32D05B4">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"_Toc240550093" </w:instrText>
          </w:r>
          <w:r>
            <w:fldChar w:fldCharType="separate"/>
          </w:r>
          <w:r>
            <w:rPr>
              <w:rStyle w:val="50"/>
            </w:rPr>
            <w:t>3.6.6. 应用计算引擎开发规范（SYC-WXYG-PTJC-JSYQ）</w:t>
          </w:r>
          <w:r>
            <w:rPr>
              <w:rFonts w:hint="eastAsia"/>
            </w:rPr>
            <w:tab/>
          </w:r>
          <w:r>
            <w:rPr>
              <w:rFonts w:hint="eastAsia"/>
            </w:rPr>
            <w:fldChar w:fldCharType="begin"/>
          </w:r>
          <w:r>
            <w:rPr>
              <w:rFonts w:hint="eastAsia"/>
            </w:rPr>
            <w:instrText xml:space="preserve"> </w:instrText>
          </w:r>
          <w:r>
            <w:instrText xml:space="preserve">PAGEREF _Toc240550093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140C0E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"_Toc240550094" </w:instrText>
          </w:r>
          <w:r>
            <w:fldChar w:fldCharType="separate"/>
          </w:r>
          <w:r>
            <w:rPr>
              <w:rStyle w:val="50"/>
            </w:rPr>
            <w:t>3.6.7. 访问引擎设计决策（SYC-WXYG-PTJC-FWYQ）</w:t>
          </w:r>
          <w:r>
            <w:rPr>
              <w:rFonts w:hint="eastAsia"/>
            </w:rPr>
            <w:tab/>
          </w:r>
          <w:r>
            <w:rPr>
              <w:rFonts w:hint="eastAsia"/>
            </w:rPr>
            <w:fldChar w:fldCharType="begin"/>
          </w:r>
          <w:r>
            <w:rPr>
              <w:rFonts w:hint="eastAsia"/>
            </w:rPr>
            <w:instrText xml:space="preserve"> </w:instrText>
          </w:r>
          <w:r>
            <w:instrText xml:space="preserve">PAGEREF _Toc240550094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C362BB9">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"_Toc240550095" </w:instrText>
          </w:r>
          <w:r>
            <w:fldChar w:fldCharType="separate"/>
          </w:r>
          <w:r>
            <w:rPr>
              <w:rStyle w:val="50"/>
            </w:rPr>
            <w:t>3.7. 开发语言（SYC-WXYG-KFYY）</w:t>
          </w:r>
          <w:r>
            <w:rPr>
              <w:rFonts w:hint="eastAsia"/>
            </w:rPr>
            <w:tab/>
          </w:r>
          <w:r>
            <w:rPr>
              <w:rFonts w:hint="eastAsia"/>
            </w:rPr>
            <w:fldChar w:fldCharType="begin"/>
          </w:r>
          <w:r>
            <w:rPr>
              <w:rFonts w:hint="eastAsia"/>
            </w:rPr>
            <w:instrText xml:space="preserve"> </w:instrText>
          </w:r>
          <w:r>
            <w:instrText xml:space="preserve">PAGEREF _Toc240550095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5383A10">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"_Toc240550096" </w:instrText>
          </w:r>
          <w:r>
            <w:fldChar w:fldCharType="separate"/>
          </w:r>
          <w:r>
            <w:rPr>
              <w:rStyle w:val="50"/>
            </w:rPr>
            <w:t>3.8. 软件和数据部署决策（SYC-WXYG-BSJC）</w:t>
          </w:r>
          <w:r>
            <w:rPr>
              <w:rFonts w:hint="eastAsia"/>
            </w:rPr>
            <w:tab/>
          </w:r>
          <w:r>
            <w:rPr>
              <w:rFonts w:hint="eastAsia"/>
            </w:rPr>
            <w:fldChar w:fldCharType="begin"/>
          </w:r>
          <w:r>
            <w:rPr>
              <w:rFonts w:hint="eastAsia"/>
            </w:rPr>
            <w:instrText xml:space="preserve"> </w:instrText>
          </w:r>
          <w:r>
            <w:instrText xml:space="preserve">PAGEREF _Toc240550096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69185A3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"_Toc240550097" </w:instrText>
          </w:r>
          <w:r>
            <w:fldChar w:fldCharType="separate"/>
          </w:r>
          <w:r>
            <w:rPr>
              <w:rStyle w:val="50"/>
              <w:lang w:eastAsia="zh-Hans"/>
            </w:rPr>
            <w:t>3.8.1. 软件部署决策</w:t>
          </w:r>
          <w:r>
            <w:rPr>
              <w:rFonts w:hint="eastAsia"/>
            </w:rPr>
            <w:tab/>
          </w:r>
          <w:r>
            <w:rPr>
              <w:rFonts w:hint="eastAsia"/>
            </w:rPr>
            <w:fldChar w:fldCharType="begin"/>
          </w:r>
          <w:r>
            <w:rPr>
              <w:rFonts w:hint="eastAsia"/>
            </w:rPr>
            <w:instrText xml:space="preserve"> </w:instrText>
          </w:r>
          <w:r>
            <w:instrText xml:space="preserve">PAGEREF _Toc240550097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6648F698">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"_Toc240550098" </w:instrText>
          </w:r>
          <w:r>
            <w:fldChar w:fldCharType="separate"/>
          </w:r>
          <w:r>
            <w:rPr>
              <w:rStyle w:val="50"/>
              <w:lang w:eastAsia="zh-Hans"/>
            </w:rPr>
            <w:t>3.8.2. 数据部署决策</w:t>
          </w:r>
          <w:r>
            <w:rPr>
              <w:rFonts w:hint="eastAsia"/>
            </w:rPr>
            <w:tab/>
          </w:r>
          <w:r>
            <w:rPr>
              <w:rFonts w:hint="eastAsia"/>
            </w:rPr>
            <w:fldChar w:fldCharType="begin"/>
          </w:r>
          <w:r>
            <w:rPr>
              <w:rFonts w:hint="eastAsia"/>
            </w:rPr>
            <w:instrText xml:space="preserve"> </w:instrText>
          </w:r>
          <w:r>
            <w:instrText xml:space="preserve">PAGEREF _Toc240550098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8291B89">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"_Toc240550099" </w:instrText>
          </w:r>
          <w:r>
            <w:fldChar w:fldCharType="separate"/>
          </w:r>
          <w:r>
            <w:rPr>
              <w:rStyle w:val="50"/>
              <w:lang w:eastAsia="zh-Hans"/>
            </w:rPr>
            <w:t>3.8.3. 数据同步决策</w:t>
          </w:r>
          <w:r>
            <w:rPr>
              <w:rFonts w:hint="eastAsia"/>
            </w:rPr>
            <w:tab/>
          </w:r>
          <w:r>
            <w:rPr>
              <w:rFonts w:hint="eastAsia"/>
            </w:rPr>
            <w:fldChar w:fldCharType="begin"/>
          </w:r>
          <w:r>
            <w:rPr>
              <w:rFonts w:hint="eastAsia"/>
            </w:rPr>
            <w:instrText xml:space="preserve"> </w:instrText>
          </w:r>
          <w:r>
            <w:instrText xml:space="preserve">PAGEREF _Toc240550099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7C1202F9">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"_Toc240550100" </w:instrText>
          </w:r>
          <w:r>
            <w:fldChar w:fldCharType="separate"/>
          </w:r>
          <w:r>
            <w:rPr>
              <w:rStyle w:val="50"/>
              <w:lang w:eastAsia="zh-Hans"/>
            </w:rPr>
            <w:t>3.8.4. 数据备份决策</w:t>
          </w:r>
          <w:r>
            <w:rPr>
              <w:rFonts w:hint="eastAsia"/>
            </w:rPr>
            <w:tab/>
          </w:r>
          <w:r>
            <w:rPr>
              <w:rFonts w:hint="eastAsia"/>
            </w:rPr>
            <w:fldChar w:fldCharType="begin"/>
          </w:r>
          <w:r>
            <w:rPr>
              <w:rFonts w:hint="eastAsia"/>
            </w:rPr>
            <w:instrText xml:space="preserve"> </w:instrText>
          </w:r>
          <w:r>
            <w:instrText xml:space="preserve">PAGEREF _Toc240550100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5A09111A">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"_Toc240550101" </w:instrText>
          </w:r>
          <w:r>
            <w:fldChar w:fldCharType="separate"/>
          </w:r>
          <w:r>
            <w:rPr>
              <w:rStyle w:val="50"/>
            </w:rPr>
            <w:t>3.9. 标准规范设计（SYC-WXYG-BZGF）</w:t>
          </w:r>
          <w:r>
            <w:rPr>
              <w:rFonts w:hint="eastAsia"/>
            </w:rPr>
            <w:tab/>
          </w:r>
          <w:r>
            <w:rPr>
              <w:rFonts w:hint="eastAsia"/>
            </w:rPr>
            <w:fldChar w:fldCharType="begin"/>
          </w:r>
          <w:r>
            <w:rPr>
              <w:rFonts w:hint="eastAsia"/>
            </w:rPr>
            <w:instrText xml:space="preserve"> </w:instrText>
          </w:r>
          <w:r>
            <w:instrText xml:space="preserve">PAGEREF _Toc240550101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28E1FC0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"_Toc240550102" </w:instrText>
          </w:r>
          <w:r>
            <w:fldChar w:fldCharType="separate"/>
          </w:r>
          <w:r>
            <w:rPr>
              <w:rStyle w:val="50"/>
              <w:snapToGrid w:val="0"/>
            </w:rPr>
            <w:t>3.9.1. 规程规范体系架构设计</w:t>
          </w:r>
          <w:r>
            <w:rPr>
              <w:rFonts w:hint="eastAsia"/>
            </w:rPr>
            <w:tab/>
          </w:r>
          <w:r>
            <w:rPr>
              <w:rFonts w:hint="eastAsia"/>
            </w:rPr>
            <w:fldChar w:fldCharType="begin"/>
          </w:r>
          <w:r>
            <w:rPr>
              <w:rFonts w:hint="eastAsia"/>
            </w:rPr>
            <w:instrText xml:space="preserve"> </w:instrText>
          </w:r>
          <w:r>
            <w:instrText xml:space="preserve">PAGEREF _Toc240550102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008E230A">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"_Toc240550103" </w:instrText>
          </w:r>
          <w:r>
            <w:fldChar w:fldCharType="separate"/>
          </w:r>
          <w:r>
            <w:rPr>
              <w:rStyle w:val="50"/>
            </w:rPr>
            <w:t>3.9.2. 软件需遵循的标准规范</w:t>
          </w:r>
          <w:r>
            <w:rPr>
              <w:rFonts w:hint="eastAsia"/>
            </w:rPr>
            <w:tab/>
          </w:r>
          <w:r>
            <w:rPr>
              <w:rFonts w:hint="eastAsia"/>
            </w:rPr>
            <w:fldChar w:fldCharType="begin"/>
          </w:r>
          <w:r>
            <w:rPr>
              <w:rFonts w:hint="eastAsia"/>
            </w:rPr>
            <w:instrText xml:space="preserve"> </w:instrText>
          </w:r>
          <w:r>
            <w:instrText xml:space="preserve">PAGEREF _Toc240550103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67E2D43A">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"_Toc240550104" </w:instrText>
          </w:r>
          <w:r>
            <w:fldChar w:fldCharType="separate"/>
          </w:r>
          <w:r>
            <w:rPr>
              <w:rStyle w:val="50"/>
            </w:rPr>
            <w:t>4. CSCI体系结构设计（SYC-TXJG-WXYG）</w:t>
          </w:r>
          <w:r>
            <w:rPr>
              <w:rFonts w:hint="eastAsia"/>
            </w:rPr>
            <w:tab/>
          </w:r>
          <w:r>
            <w:rPr>
              <w:rFonts w:hint="eastAsia"/>
            </w:rPr>
            <w:fldChar w:fldCharType="begin"/>
          </w:r>
          <w:r>
            <w:rPr>
              <w:rFonts w:hint="eastAsia"/>
            </w:rPr>
            <w:instrText xml:space="preserve"> </w:instrText>
          </w:r>
          <w:r>
            <w:instrText xml:space="preserve">PAGEREF _Toc240550104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03F4AB9D">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"_Toc240550105" </w:instrText>
          </w:r>
          <w:r>
            <w:fldChar w:fldCharType="separate"/>
          </w:r>
          <w:r>
            <w:rPr>
              <w:rStyle w:val="50"/>
            </w:rPr>
            <w:t>4.1. 卫星遥感软件软件配置项设计（SYC-WXYG-TXJG）</w:t>
          </w:r>
          <w:r>
            <w:rPr>
              <w:rFonts w:hint="eastAsia"/>
            </w:rPr>
            <w:tab/>
          </w:r>
          <w:r>
            <w:rPr>
              <w:rFonts w:hint="eastAsia"/>
            </w:rPr>
            <w:fldChar w:fldCharType="begin"/>
          </w:r>
          <w:r>
            <w:rPr>
              <w:rFonts w:hint="eastAsia"/>
            </w:rPr>
            <w:instrText xml:space="preserve"> </w:instrText>
          </w:r>
          <w:r>
            <w:instrText xml:space="preserve">PAGEREF _Toc240550105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5C684C3F">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"_Toc240550106" </w:instrText>
          </w:r>
          <w:r>
            <w:fldChar w:fldCharType="separate"/>
          </w:r>
          <w:r>
            <w:rPr>
              <w:rStyle w:val="50"/>
            </w:rPr>
            <w:t>4.1.1. 部件（SYC-WXYG-TXJG-BJ）</w:t>
          </w:r>
          <w:r>
            <w:rPr>
              <w:rFonts w:hint="eastAsia"/>
            </w:rPr>
            <w:tab/>
          </w:r>
          <w:r>
            <w:rPr>
              <w:rFonts w:hint="eastAsia"/>
            </w:rPr>
            <w:fldChar w:fldCharType="begin"/>
          </w:r>
          <w:r>
            <w:rPr>
              <w:rFonts w:hint="eastAsia"/>
            </w:rPr>
            <w:instrText xml:space="preserve"> </w:instrText>
          </w:r>
          <w:r>
            <w:instrText xml:space="preserve">PAGEREF _Toc240550106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2841FF27">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"_Toc240550107" </w:instrText>
          </w:r>
          <w:r>
            <w:fldChar w:fldCharType="separate"/>
          </w:r>
          <w:r>
            <w:rPr>
              <w:rStyle w:val="50"/>
            </w:rPr>
            <w:t>4.1.2. 执行方案（SYC-PZX-ZXFA）</w:t>
          </w:r>
          <w:r>
            <w:rPr>
              <w:rFonts w:hint="eastAsia"/>
            </w:rPr>
            <w:tab/>
          </w:r>
          <w:r>
            <w:rPr>
              <w:rFonts w:hint="eastAsia"/>
            </w:rPr>
            <w:fldChar w:fldCharType="begin"/>
          </w:r>
          <w:r>
            <w:rPr>
              <w:rFonts w:hint="eastAsia"/>
            </w:rPr>
            <w:instrText xml:space="preserve"> </w:instrText>
          </w:r>
          <w:r>
            <w:instrText xml:space="preserve">PAGEREF _Toc240550107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06E65516">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"_Toc240550108" </w:instrText>
          </w:r>
          <w:r>
            <w:fldChar w:fldCharType="separate"/>
          </w:r>
          <w:r>
            <w:rPr>
              <w:rStyle w:val="50"/>
            </w:rPr>
            <w:t>4.2. 系统分层架构设计（SYC-TXJG-PZX-FCJG）</w:t>
          </w:r>
          <w:r>
            <w:rPr>
              <w:rFonts w:hint="eastAsia"/>
            </w:rPr>
            <w:tab/>
          </w:r>
          <w:r>
            <w:rPr>
              <w:rFonts w:hint="eastAsia"/>
            </w:rPr>
            <w:fldChar w:fldCharType="begin"/>
          </w:r>
          <w:r>
            <w:rPr>
              <w:rFonts w:hint="eastAsia"/>
            </w:rPr>
            <w:instrText xml:space="preserve"> </w:instrText>
          </w:r>
          <w:r>
            <w:instrText xml:space="preserve">PAGEREF _Toc240550108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D5ADF4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"_Toc240550109" </w:instrText>
          </w:r>
          <w:r>
            <w:fldChar w:fldCharType="separate"/>
          </w:r>
          <w:r>
            <w:rPr>
              <w:rStyle w:val="50"/>
            </w:rPr>
            <w:t>4.2.1. 架构分层细化说明</w:t>
          </w:r>
          <w:r>
            <w:rPr>
              <w:rFonts w:hint="eastAsia"/>
            </w:rPr>
            <w:tab/>
          </w:r>
          <w:r>
            <w:rPr>
              <w:rFonts w:hint="eastAsia"/>
            </w:rPr>
            <w:fldChar w:fldCharType="begin"/>
          </w:r>
          <w:r>
            <w:rPr>
              <w:rFonts w:hint="eastAsia"/>
            </w:rPr>
            <w:instrText xml:space="preserve"> </w:instrText>
          </w:r>
          <w:r>
            <w:instrText xml:space="preserve">PAGEREF _Toc240550109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32342F56">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"_Toc240550110" </w:instrText>
          </w:r>
          <w:r>
            <w:fldChar w:fldCharType="separate"/>
          </w:r>
          <w:r>
            <w:rPr>
              <w:rStyle w:val="50"/>
            </w:rPr>
            <w:t>4.2.2. 本软件与各层交互说明</w:t>
          </w:r>
          <w:r>
            <w:rPr>
              <w:rFonts w:hint="eastAsia"/>
            </w:rPr>
            <w:tab/>
          </w:r>
          <w:r>
            <w:rPr>
              <w:rFonts w:hint="eastAsia"/>
            </w:rPr>
            <w:fldChar w:fldCharType="begin"/>
          </w:r>
          <w:r>
            <w:rPr>
              <w:rFonts w:hint="eastAsia"/>
            </w:rPr>
            <w:instrText xml:space="preserve"> </w:instrText>
          </w:r>
          <w:r>
            <w:instrText xml:space="preserve">PAGEREF _Toc240550110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1708C4D8">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"_Toc240550111" </w:instrText>
          </w:r>
          <w:r>
            <w:fldChar w:fldCharType="separate"/>
          </w:r>
          <w:r>
            <w:rPr>
              <w:rStyle w:val="50"/>
            </w:rPr>
            <w:t>4.3. 网络运行环境（SYC-TXJG-HJ-WLHJ）</w:t>
          </w:r>
          <w:r>
            <w:rPr>
              <w:rFonts w:hint="eastAsia"/>
            </w:rPr>
            <w:tab/>
          </w:r>
          <w:r>
            <w:rPr>
              <w:rFonts w:hint="eastAsia"/>
            </w:rPr>
            <w:fldChar w:fldCharType="begin"/>
          </w:r>
          <w:r>
            <w:rPr>
              <w:rFonts w:hint="eastAsia"/>
            </w:rPr>
            <w:instrText xml:space="preserve"> </w:instrText>
          </w:r>
          <w:r>
            <w:instrText xml:space="preserve">PAGEREF _Toc240550111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6745AB3">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"_Toc240550112" </w:instrText>
          </w:r>
          <w:r>
            <w:fldChar w:fldCharType="separate"/>
          </w:r>
          <w:r>
            <w:rPr>
              <w:rStyle w:val="50"/>
            </w:rPr>
            <w:t>5. CSCI概要设计</w:t>
          </w:r>
          <w:r>
            <w:rPr>
              <w:rFonts w:hint="eastAsia"/>
            </w:rPr>
            <w:tab/>
          </w:r>
          <w:r>
            <w:rPr>
              <w:rFonts w:hint="eastAsia"/>
            </w:rPr>
            <w:fldChar w:fldCharType="begin"/>
          </w:r>
          <w:r>
            <w:rPr>
              <w:rFonts w:hint="eastAsia"/>
            </w:rPr>
            <w:instrText xml:space="preserve"> </w:instrText>
          </w:r>
          <w:r>
            <w:instrText xml:space="preserve">PAGEREF _Toc240550112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8C862C2">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"_Toc240550113" </w:instrText>
          </w:r>
          <w:r>
            <w:fldChar w:fldCharType="separate"/>
          </w:r>
          <w:r>
            <w:rPr>
              <w:rStyle w:val="50"/>
            </w:rPr>
            <w:t>5.1. 概述</w:t>
          </w:r>
          <w:r>
            <w:rPr>
              <w:rFonts w:hint="eastAsia"/>
            </w:rPr>
            <w:tab/>
          </w:r>
          <w:r>
            <w:rPr>
              <w:rFonts w:hint="eastAsia"/>
            </w:rPr>
            <w:fldChar w:fldCharType="begin"/>
          </w:r>
          <w:r>
            <w:rPr>
              <w:rFonts w:hint="eastAsia"/>
            </w:rPr>
            <w:instrText xml:space="preserve"> </w:instrText>
          </w:r>
          <w:r>
            <w:instrText xml:space="preserve">PAGEREF _Toc240550113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3A81B599">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"_Toc240550114" </w:instrText>
          </w:r>
          <w:r>
            <w:fldChar w:fldCharType="separate"/>
          </w:r>
          <w:r>
            <w:rPr>
              <w:rStyle w:val="50"/>
            </w:rPr>
            <w:t>5.2. 组成</w:t>
          </w:r>
          <w:r>
            <w:rPr>
              <w:rFonts w:hint="eastAsia"/>
            </w:rPr>
            <w:tab/>
          </w:r>
          <w:r>
            <w:rPr>
              <w:rFonts w:hint="eastAsia"/>
            </w:rPr>
            <w:fldChar w:fldCharType="begin"/>
          </w:r>
          <w:r>
            <w:rPr>
              <w:rFonts w:hint="eastAsia"/>
            </w:rPr>
            <w:instrText xml:space="preserve"> </w:instrText>
          </w:r>
          <w:r>
            <w:instrText xml:space="preserve">PAGEREF _Toc240550114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D2071A5">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"_Toc240550115" </w:instrText>
          </w:r>
          <w:r>
            <w:fldChar w:fldCharType="separate"/>
          </w:r>
          <w:r>
            <w:rPr>
              <w:rStyle w:val="50"/>
            </w:rPr>
            <w:t>5.3. 交互关系</w:t>
          </w:r>
          <w:r>
            <w:rPr>
              <w:rFonts w:hint="eastAsia"/>
            </w:rPr>
            <w:tab/>
          </w:r>
          <w:r>
            <w:rPr>
              <w:rFonts w:hint="eastAsia"/>
            </w:rPr>
            <w:fldChar w:fldCharType="begin"/>
          </w:r>
          <w:r>
            <w:rPr>
              <w:rFonts w:hint="eastAsia"/>
            </w:rPr>
            <w:instrText xml:space="preserve"> </w:instrText>
          </w:r>
          <w:r>
            <w:instrText xml:space="preserve">PAGEREF _Toc240550115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0B4903A">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"_Toc240550116" </w:instrText>
          </w:r>
          <w:r>
            <w:fldChar w:fldCharType="separate"/>
          </w:r>
          <w:r>
            <w:rPr>
              <w:rStyle w:val="50"/>
            </w:rPr>
            <w:t>5.4. 地面站数据预处理与分析部件（SYC-GYSJ-WXYG-YCL）</w:t>
          </w:r>
          <w:r>
            <w:rPr>
              <w:rFonts w:hint="eastAsia"/>
            </w:rPr>
            <w:tab/>
          </w:r>
          <w:r>
            <w:rPr>
              <w:rFonts w:hint="eastAsia"/>
            </w:rPr>
            <w:fldChar w:fldCharType="begin"/>
          </w:r>
          <w:r>
            <w:rPr>
              <w:rFonts w:hint="eastAsia"/>
            </w:rPr>
            <w:instrText xml:space="preserve"> </w:instrText>
          </w:r>
          <w:r>
            <w:instrText xml:space="preserve">PAGEREF _Toc240550116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2A0DA6E9">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"_Toc240550117" </w:instrText>
          </w:r>
          <w:r>
            <w:fldChar w:fldCharType="separate"/>
          </w:r>
          <w:r>
            <w:rPr>
              <w:rStyle w:val="50"/>
            </w:rPr>
            <w:t>5.4.1. 概述</w:t>
          </w:r>
          <w:r>
            <w:rPr>
              <w:rFonts w:hint="eastAsia"/>
            </w:rPr>
            <w:tab/>
          </w:r>
          <w:r>
            <w:rPr>
              <w:rFonts w:hint="eastAsia"/>
            </w:rPr>
            <w:fldChar w:fldCharType="begin"/>
          </w:r>
          <w:r>
            <w:rPr>
              <w:rFonts w:hint="eastAsia"/>
            </w:rPr>
            <w:instrText xml:space="preserve"> </w:instrText>
          </w:r>
          <w:r>
            <w:instrText xml:space="preserve">PAGEREF _Toc240550117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8C9081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"_Toc240550118" </w:instrText>
          </w:r>
          <w:r>
            <w:fldChar w:fldCharType="separate"/>
          </w:r>
          <w:r>
            <w:rPr>
              <w:rStyle w:val="50"/>
            </w:rPr>
            <w:t>5.4.2. 部件组成</w:t>
          </w:r>
          <w:r>
            <w:rPr>
              <w:rFonts w:hint="eastAsia"/>
            </w:rPr>
            <w:tab/>
          </w:r>
          <w:r>
            <w:rPr>
              <w:rFonts w:hint="eastAsia"/>
            </w:rPr>
            <w:fldChar w:fldCharType="begin"/>
          </w:r>
          <w:r>
            <w:rPr>
              <w:rFonts w:hint="eastAsia"/>
            </w:rPr>
            <w:instrText xml:space="preserve"> </w:instrText>
          </w:r>
          <w:r>
            <w:instrText xml:space="preserve">PAGEREF _Toc240550118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03476E33">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"_Toc240550119" </w:instrText>
          </w:r>
          <w:r>
            <w:fldChar w:fldCharType="separate"/>
          </w:r>
          <w:r>
            <w:rPr>
              <w:rStyle w:val="50"/>
            </w:rPr>
            <w:t>5.4.3. 交互关系</w:t>
          </w:r>
          <w:r>
            <w:rPr>
              <w:rFonts w:hint="eastAsia"/>
            </w:rPr>
            <w:tab/>
          </w:r>
          <w:r>
            <w:rPr>
              <w:rFonts w:hint="eastAsia"/>
            </w:rPr>
            <w:fldChar w:fldCharType="begin"/>
          </w:r>
          <w:r>
            <w:rPr>
              <w:rFonts w:hint="eastAsia"/>
            </w:rPr>
            <w:instrText xml:space="preserve"> </w:instrText>
          </w:r>
          <w:r>
            <w:instrText xml:space="preserve">PAGEREF _Toc240550119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665B599D">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"_Toc240550120" </w:instrText>
          </w:r>
          <w:r>
            <w:fldChar w:fldCharType="separate"/>
          </w:r>
          <w:r>
            <w:rPr>
              <w:rStyle w:val="50"/>
            </w:rPr>
            <w:t>5.4.4. 数据检索模块（SYC-GYSJ-WXYG-YCL-SJJS）</w:t>
          </w:r>
          <w:r>
            <w:rPr>
              <w:rFonts w:hint="eastAsia"/>
            </w:rPr>
            <w:tab/>
          </w:r>
          <w:r>
            <w:rPr>
              <w:rFonts w:hint="eastAsia"/>
            </w:rPr>
            <w:fldChar w:fldCharType="begin"/>
          </w:r>
          <w:r>
            <w:rPr>
              <w:rFonts w:hint="eastAsia"/>
            </w:rPr>
            <w:instrText xml:space="preserve"> </w:instrText>
          </w:r>
          <w:r>
            <w:instrText xml:space="preserve">PAGEREF _Toc240550120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5989D9F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"_Toc240550121" </w:instrText>
          </w:r>
          <w:r>
            <w:fldChar w:fldCharType="separate"/>
          </w:r>
          <w:r>
            <w:rPr>
              <w:rStyle w:val="50"/>
            </w:rPr>
            <w:t>5.4.5. 数据生产模块（SYC-GYSJ-WXYG-YCL-SJSC）</w:t>
          </w:r>
          <w:r>
            <w:rPr>
              <w:rFonts w:hint="eastAsia"/>
            </w:rPr>
            <w:tab/>
          </w:r>
          <w:r>
            <w:rPr>
              <w:rFonts w:hint="eastAsia"/>
            </w:rPr>
            <w:fldChar w:fldCharType="begin"/>
          </w:r>
          <w:r>
            <w:rPr>
              <w:rFonts w:hint="eastAsia"/>
            </w:rPr>
            <w:instrText xml:space="preserve"> </w:instrText>
          </w:r>
          <w:r>
            <w:instrText xml:space="preserve">PAGEREF _Toc240550121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187CBCB8">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"_Toc240550122" </w:instrText>
          </w:r>
          <w:r>
            <w:fldChar w:fldCharType="separate"/>
          </w:r>
          <w:r>
            <w:rPr>
              <w:rStyle w:val="50"/>
            </w:rPr>
            <w:t>5.4.6. 生产工具管理模块（SYC-GYSJ-WXYG-YCL-SCGJ）</w:t>
          </w:r>
          <w:r>
            <w:rPr>
              <w:rFonts w:hint="eastAsia"/>
            </w:rPr>
            <w:tab/>
          </w:r>
          <w:r>
            <w:rPr>
              <w:rFonts w:hint="eastAsia"/>
            </w:rPr>
            <w:fldChar w:fldCharType="begin"/>
          </w:r>
          <w:r>
            <w:rPr>
              <w:rFonts w:hint="eastAsia"/>
            </w:rPr>
            <w:instrText xml:space="preserve"> </w:instrText>
          </w:r>
          <w:r>
            <w:instrText xml:space="preserve">PAGEREF _Toc240550122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04609159">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"_Toc240550123" </w:instrText>
          </w:r>
          <w:r>
            <w:fldChar w:fldCharType="separate"/>
          </w:r>
          <w:r>
            <w:rPr>
              <w:rStyle w:val="50"/>
            </w:rPr>
            <w:t>5.4.7. 系统资源管理模块（SYC-GYSJ-WXYG-YCL-ZYGL）</w:t>
          </w:r>
          <w:r>
            <w:rPr>
              <w:rFonts w:hint="eastAsia"/>
            </w:rPr>
            <w:tab/>
          </w:r>
          <w:r>
            <w:rPr>
              <w:rFonts w:hint="eastAsia"/>
            </w:rPr>
            <w:fldChar w:fldCharType="begin"/>
          </w:r>
          <w:r>
            <w:rPr>
              <w:rFonts w:hint="eastAsia"/>
            </w:rPr>
            <w:instrText xml:space="preserve"> </w:instrText>
          </w:r>
          <w:r>
            <w:instrText xml:space="preserve">PAGEREF _Toc240550123 \h</w:instrText>
          </w:r>
          <w:r>
            <w:rPr>
              <w:rFonts w:hint="eastAsia"/>
            </w:rPr>
            <w:instrText xml:space="preserve"> </w:instrText>
          </w:r>
          <w:r>
            <w:rPr>
              <w:rFonts w:hint="eastAsia"/>
            </w:rPr>
            <w:fldChar w:fldCharType="separate"/>
          </w:r>
          <w:r>
            <w:t>95</w:t>
          </w:r>
          <w:r>
            <w:rPr>
              <w:rFonts w:hint="eastAsia"/>
            </w:rPr>
            <w:fldChar w:fldCharType="end"/>
          </w:r>
          <w:r>
            <w:rPr>
              <w:rFonts w:hint="eastAsia"/>
            </w:rPr>
            <w:fldChar w:fldCharType="end"/>
          </w:r>
        </w:p>
        <w:p w14:paraId="07B4C725">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"_Toc240550124" </w:instrText>
          </w:r>
          <w:r>
            <w:fldChar w:fldCharType="separate"/>
          </w:r>
          <w:r>
            <w:rPr>
              <w:rStyle w:val="50"/>
            </w:rPr>
            <w:t>5.5. 地震风险区域监测部件（SYC-GYSJ-WXYG-QYJC）</w:t>
          </w:r>
          <w:r>
            <w:rPr>
              <w:rFonts w:hint="eastAsia"/>
            </w:rPr>
            <w:tab/>
          </w:r>
          <w:r>
            <w:rPr>
              <w:rFonts w:hint="eastAsia"/>
            </w:rPr>
            <w:fldChar w:fldCharType="begin"/>
          </w:r>
          <w:r>
            <w:rPr>
              <w:rFonts w:hint="eastAsia"/>
            </w:rPr>
            <w:instrText xml:space="preserve"> </w:instrText>
          </w:r>
          <w:r>
            <w:instrText xml:space="preserve">PAGEREF _Toc240550124 \h</w:instrText>
          </w:r>
          <w:r>
            <w:rPr>
              <w:rFonts w:hint="eastAsia"/>
            </w:rPr>
            <w:instrText xml:space="preserve"> </w:instrText>
          </w:r>
          <w:r>
            <w:rPr>
              <w:rFonts w:hint="eastAsia"/>
            </w:rPr>
            <w:fldChar w:fldCharType="separate"/>
          </w:r>
          <w:r>
            <w:t>101</w:t>
          </w:r>
          <w:r>
            <w:rPr>
              <w:rFonts w:hint="eastAsia"/>
            </w:rPr>
            <w:fldChar w:fldCharType="end"/>
          </w:r>
          <w:r>
            <w:rPr>
              <w:rFonts w:hint="eastAsia"/>
            </w:rPr>
            <w:fldChar w:fldCharType="end"/>
          </w:r>
        </w:p>
        <w:p w14:paraId="3D4898A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"_Toc240550125" </w:instrText>
          </w:r>
          <w:r>
            <w:fldChar w:fldCharType="separate"/>
          </w:r>
          <w:r>
            <w:rPr>
              <w:rStyle w:val="50"/>
            </w:rPr>
            <w:t>5.5.1. 概述</w:t>
          </w:r>
          <w:r>
            <w:rPr>
              <w:rFonts w:hint="eastAsia"/>
            </w:rPr>
            <w:tab/>
          </w:r>
          <w:r>
            <w:rPr>
              <w:rFonts w:hint="eastAsia"/>
            </w:rPr>
            <w:fldChar w:fldCharType="begin"/>
          </w:r>
          <w:r>
            <w:rPr>
              <w:rFonts w:hint="eastAsia"/>
            </w:rPr>
            <w:instrText xml:space="preserve"> </w:instrText>
          </w:r>
          <w:r>
            <w:instrText xml:space="preserve">PAGEREF _Toc240550125 \h</w:instrText>
          </w:r>
          <w:r>
            <w:rPr>
              <w:rFonts w:hint="eastAsia"/>
            </w:rPr>
            <w:instrText xml:space="preserve"> </w:instrText>
          </w:r>
          <w:r>
            <w:rPr>
              <w:rFonts w:hint="eastAsia"/>
            </w:rPr>
            <w:fldChar w:fldCharType="separate"/>
          </w:r>
          <w:r>
            <w:t>101</w:t>
          </w:r>
          <w:r>
            <w:rPr>
              <w:rFonts w:hint="eastAsia"/>
            </w:rPr>
            <w:fldChar w:fldCharType="end"/>
          </w:r>
          <w:r>
            <w:rPr>
              <w:rFonts w:hint="eastAsia"/>
            </w:rPr>
            <w:fldChar w:fldCharType="end"/>
          </w:r>
        </w:p>
        <w:p w14:paraId="2516149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"_Toc240550126" </w:instrText>
          </w:r>
          <w:r>
            <w:fldChar w:fldCharType="separate"/>
          </w:r>
          <w:r>
            <w:rPr>
              <w:rStyle w:val="50"/>
            </w:rPr>
            <w:t>5.5.2. 部件组成</w:t>
          </w:r>
          <w:r>
            <w:rPr>
              <w:rFonts w:hint="eastAsia"/>
            </w:rPr>
            <w:tab/>
          </w:r>
          <w:r>
            <w:rPr>
              <w:rFonts w:hint="eastAsia"/>
            </w:rPr>
            <w:fldChar w:fldCharType="begin"/>
          </w:r>
          <w:r>
            <w:rPr>
              <w:rFonts w:hint="eastAsia"/>
            </w:rPr>
            <w:instrText xml:space="preserve"> </w:instrText>
          </w:r>
          <w:r>
            <w:instrText xml:space="preserve">PAGEREF _Toc240550126 \h</w:instrText>
          </w:r>
          <w:r>
            <w:rPr>
              <w:rFonts w:hint="eastAsia"/>
            </w:rPr>
            <w:instrText xml:space="preserve"> </w:instrText>
          </w:r>
          <w:r>
            <w:rPr>
              <w:rFonts w:hint="eastAsia"/>
            </w:rPr>
            <w:fldChar w:fldCharType="separate"/>
          </w:r>
          <w:r>
            <w:t>101</w:t>
          </w:r>
          <w:r>
            <w:rPr>
              <w:rFonts w:hint="eastAsia"/>
            </w:rPr>
            <w:fldChar w:fldCharType="end"/>
          </w:r>
          <w:r>
            <w:rPr>
              <w:rFonts w:hint="eastAsia"/>
            </w:rPr>
            <w:fldChar w:fldCharType="end"/>
          </w:r>
        </w:p>
        <w:p w14:paraId="5B1FD1D8">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"_Toc240550127" </w:instrText>
          </w:r>
          <w:r>
            <w:fldChar w:fldCharType="separate"/>
          </w:r>
          <w:r>
            <w:rPr>
              <w:rStyle w:val="50"/>
            </w:rPr>
            <w:t>5.5.3. 交互关系</w:t>
          </w:r>
          <w:r>
            <w:rPr>
              <w:rFonts w:hint="eastAsia"/>
            </w:rPr>
            <w:tab/>
          </w:r>
          <w:r>
            <w:rPr>
              <w:rFonts w:hint="eastAsia"/>
            </w:rPr>
            <w:fldChar w:fldCharType="begin"/>
          </w:r>
          <w:r>
            <w:rPr>
              <w:rFonts w:hint="eastAsia"/>
            </w:rPr>
            <w:instrText xml:space="preserve"> </w:instrText>
          </w:r>
          <w:r>
            <w:instrText xml:space="preserve">PAGEREF _Toc240550127 \h</w:instrText>
          </w:r>
          <w:r>
            <w:rPr>
              <w:rFonts w:hint="eastAsia"/>
            </w:rPr>
            <w:instrText xml:space="preserve"> </w:instrText>
          </w:r>
          <w:r>
            <w:rPr>
              <w:rFonts w:hint="eastAsia"/>
            </w:rPr>
            <w:fldChar w:fldCharType="separate"/>
          </w:r>
          <w:r>
            <w:t>102</w:t>
          </w:r>
          <w:r>
            <w:rPr>
              <w:rFonts w:hint="eastAsia"/>
            </w:rPr>
            <w:fldChar w:fldCharType="end"/>
          </w:r>
          <w:r>
            <w:rPr>
              <w:rFonts w:hint="eastAsia"/>
            </w:rPr>
            <w:fldChar w:fldCharType="end"/>
          </w:r>
        </w:p>
        <w:p w14:paraId="6EC23D2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"_Toc240550128" </w:instrText>
          </w:r>
          <w:r>
            <w:fldChar w:fldCharType="separate"/>
          </w:r>
          <w:r>
            <w:rPr>
              <w:rStyle w:val="50"/>
            </w:rPr>
            <w:t>5.5.4. 多源数据融合模块（SYC-GYSJ-WXYG-QYJC-DYRH）</w:t>
          </w:r>
          <w:r>
            <w:rPr>
              <w:rFonts w:hint="eastAsia"/>
            </w:rPr>
            <w:tab/>
          </w:r>
          <w:r>
            <w:rPr>
              <w:rFonts w:hint="eastAsia"/>
            </w:rPr>
            <w:fldChar w:fldCharType="begin"/>
          </w:r>
          <w:r>
            <w:rPr>
              <w:rFonts w:hint="eastAsia"/>
            </w:rPr>
            <w:instrText xml:space="preserve"> </w:instrText>
          </w:r>
          <w:r>
            <w:instrText xml:space="preserve">PAGEREF _Toc240550128 \h</w:instrText>
          </w:r>
          <w:r>
            <w:rPr>
              <w:rFonts w:hint="eastAsia"/>
            </w:rPr>
            <w:instrText xml:space="preserve"> </w:instrText>
          </w:r>
          <w:r>
            <w:rPr>
              <w:rFonts w:hint="eastAsia"/>
            </w:rPr>
            <w:fldChar w:fldCharType="separate"/>
          </w:r>
          <w:r>
            <w:t>103</w:t>
          </w:r>
          <w:r>
            <w:rPr>
              <w:rFonts w:hint="eastAsia"/>
            </w:rPr>
            <w:fldChar w:fldCharType="end"/>
          </w:r>
          <w:r>
            <w:rPr>
              <w:rFonts w:hint="eastAsia"/>
            </w:rPr>
            <w:fldChar w:fldCharType="end"/>
          </w:r>
        </w:p>
        <w:p w14:paraId="2CB0303F">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"_Toc240550129" </w:instrText>
          </w:r>
          <w:r>
            <w:fldChar w:fldCharType="separate"/>
          </w:r>
          <w:r>
            <w:rPr>
              <w:rStyle w:val="50"/>
            </w:rPr>
            <w:t>5.5.5. 地质灾害识别模块（SYC-GYSJ-WXYG-QYJC-ZHSB）</w:t>
          </w:r>
          <w:r>
            <w:rPr>
              <w:rFonts w:hint="eastAsia"/>
            </w:rPr>
            <w:tab/>
          </w:r>
          <w:r>
            <w:rPr>
              <w:rFonts w:hint="eastAsia"/>
            </w:rPr>
            <w:fldChar w:fldCharType="begin"/>
          </w:r>
          <w:r>
            <w:rPr>
              <w:rFonts w:hint="eastAsia"/>
            </w:rPr>
            <w:instrText xml:space="preserve"> </w:instrText>
          </w:r>
          <w:r>
            <w:instrText xml:space="preserve">PAGEREF _Toc240550129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7E37B421">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"_Toc240550130" </w:instrText>
          </w:r>
          <w:r>
            <w:fldChar w:fldCharType="separate"/>
          </w:r>
          <w:r>
            <w:rPr>
              <w:rStyle w:val="50"/>
            </w:rPr>
            <w:t>5.6. 地震中短期宏观异常监测部件（SYC-GYSJ-WXYG-HGYC）</w:t>
          </w:r>
          <w:r>
            <w:rPr>
              <w:rFonts w:hint="eastAsia"/>
            </w:rPr>
            <w:tab/>
          </w:r>
          <w:r>
            <w:rPr>
              <w:rFonts w:hint="eastAsia"/>
            </w:rPr>
            <w:fldChar w:fldCharType="begin"/>
          </w:r>
          <w:r>
            <w:rPr>
              <w:rFonts w:hint="eastAsia"/>
            </w:rPr>
            <w:instrText xml:space="preserve"> </w:instrText>
          </w:r>
          <w:r>
            <w:instrText xml:space="preserve">PAGEREF _Toc240550130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3A064EA0">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"_Toc240550131" </w:instrText>
          </w:r>
          <w:r>
            <w:fldChar w:fldCharType="separate"/>
          </w:r>
          <w:r>
            <w:rPr>
              <w:rStyle w:val="50"/>
            </w:rPr>
            <w:t>5.6.1. 概述</w:t>
          </w:r>
          <w:r>
            <w:rPr>
              <w:rFonts w:hint="eastAsia"/>
            </w:rPr>
            <w:tab/>
          </w:r>
          <w:r>
            <w:rPr>
              <w:rFonts w:hint="eastAsia"/>
            </w:rPr>
            <w:fldChar w:fldCharType="begin"/>
          </w:r>
          <w:r>
            <w:rPr>
              <w:rFonts w:hint="eastAsia"/>
            </w:rPr>
            <w:instrText xml:space="preserve"> </w:instrText>
          </w:r>
          <w:r>
            <w:instrText xml:space="preserve">PAGEREF _Toc240550131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1F0314B0">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"_Toc240550132" </w:instrText>
          </w:r>
          <w:r>
            <w:fldChar w:fldCharType="separate"/>
          </w:r>
          <w:r>
            <w:rPr>
              <w:rStyle w:val="50"/>
            </w:rPr>
            <w:t>5.6.2. 部件组成</w:t>
          </w:r>
          <w:r>
            <w:rPr>
              <w:rFonts w:hint="eastAsia"/>
            </w:rPr>
            <w:tab/>
          </w:r>
          <w:r>
            <w:rPr>
              <w:rFonts w:hint="eastAsia"/>
            </w:rPr>
            <w:fldChar w:fldCharType="begin"/>
          </w:r>
          <w:r>
            <w:rPr>
              <w:rFonts w:hint="eastAsia"/>
            </w:rPr>
            <w:instrText xml:space="preserve"> </w:instrText>
          </w:r>
          <w:r>
            <w:instrText xml:space="preserve">PAGEREF _Toc240550132 \h</w:instrText>
          </w:r>
          <w:r>
            <w:rPr>
              <w:rFonts w:hint="eastAsia"/>
            </w:rPr>
            <w:instrText xml:space="preserve"> </w:instrText>
          </w:r>
          <w:r>
            <w:rPr>
              <w:rFonts w:hint="eastAsia"/>
            </w:rPr>
            <w:fldChar w:fldCharType="separate"/>
          </w:r>
          <w:r>
            <w:t>112</w:t>
          </w:r>
          <w:r>
            <w:rPr>
              <w:rFonts w:hint="eastAsia"/>
            </w:rPr>
            <w:fldChar w:fldCharType="end"/>
          </w:r>
          <w:r>
            <w:rPr>
              <w:rFonts w:hint="eastAsia"/>
            </w:rPr>
            <w:fldChar w:fldCharType="end"/>
          </w:r>
        </w:p>
        <w:p w14:paraId="543D5F2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"_Toc240550133" </w:instrText>
          </w:r>
          <w:r>
            <w:fldChar w:fldCharType="separate"/>
          </w:r>
          <w:r>
            <w:rPr>
              <w:rStyle w:val="50"/>
            </w:rPr>
            <w:t>5.6.3. 交互关系</w:t>
          </w:r>
          <w:r>
            <w:rPr>
              <w:rFonts w:hint="eastAsia"/>
            </w:rPr>
            <w:tab/>
          </w:r>
          <w:r>
            <w:rPr>
              <w:rFonts w:hint="eastAsia"/>
            </w:rPr>
            <w:fldChar w:fldCharType="begin"/>
          </w:r>
          <w:r>
            <w:rPr>
              <w:rFonts w:hint="eastAsia"/>
            </w:rPr>
            <w:instrText xml:space="preserve"> </w:instrText>
          </w:r>
          <w:r>
            <w:instrText xml:space="preserve">PAGEREF _Toc240550133 \h</w:instrText>
          </w:r>
          <w:r>
            <w:rPr>
              <w:rFonts w:hint="eastAsia"/>
            </w:rPr>
            <w:instrText xml:space="preserve"> </w:instrText>
          </w:r>
          <w:r>
            <w:rPr>
              <w:rFonts w:hint="eastAsia"/>
            </w:rPr>
            <w:fldChar w:fldCharType="separate"/>
          </w:r>
          <w:r>
            <w:t>112</w:t>
          </w:r>
          <w:r>
            <w:rPr>
              <w:rFonts w:hint="eastAsia"/>
            </w:rPr>
            <w:fldChar w:fldCharType="end"/>
          </w:r>
          <w:r>
            <w:rPr>
              <w:rFonts w:hint="eastAsia"/>
            </w:rPr>
            <w:fldChar w:fldCharType="end"/>
          </w:r>
        </w:p>
        <w:p w14:paraId="517761DC">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"_Toc240550134" </w:instrText>
          </w:r>
          <w:r>
            <w:fldChar w:fldCharType="separate"/>
          </w:r>
          <w:r>
            <w:rPr>
              <w:rStyle w:val="50"/>
            </w:rPr>
            <w:t>5.6.4. 数据接入模块（SYC-GYSJ-WXYG-HGYC-SJJR）</w:t>
          </w:r>
          <w:r>
            <w:rPr>
              <w:rFonts w:hint="eastAsia"/>
            </w:rPr>
            <w:tab/>
          </w:r>
          <w:r>
            <w:rPr>
              <w:rFonts w:hint="eastAsia"/>
            </w:rPr>
            <w:fldChar w:fldCharType="begin"/>
          </w:r>
          <w:r>
            <w:rPr>
              <w:rFonts w:hint="eastAsia"/>
            </w:rPr>
            <w:instrText xml:space="preserve"> </w:instrText>
          </w:r>
          <w:r>
            <w:instrText xml:space="preserve">PAGEREF _Toc240550134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6BF20BD6">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"_Toc240550135" </w:instrText>
          </w:r>
          <w:r>
            <w:fldChar w:fldCharType="separate"/>
          </w:r>
          <w:r>
            <w:rPr>
              <w:rStyle w:val="50"/>
            </w:rPr>
            <w:t>5.6.5. 异常信息处理模块（SYC-GYSJ-WXYG-HGYC-YCCL）</w:t>
          </w:r>
          <w:r>
            <w:rPr>
              <w:rFonts w:hint="eastAsia"/>
            </w:rPr>
            <w:tab/>
          </w:r>
          <w:r>
            <w:rPr>
              <w:rFonts w:hint="eastAsia"/>
            </w:rPr>
            <w:fldChar w:fldCharType="begin"/>
          </w:r>
          <w:r>
            <w:rPr>
              <w:rFonts w:hint="eastAsia"/>
            </w:rPr>
            <w:instrText xml:space="preserve"> </w:instrText>
          </w:r>
          <w:r>
            <w:instrText xml:space="preserve">PAGEREF _Toc240550135 \h</w:instrText>
          </w:r>
          <w:r>
            <w:rPr>
              <w:rFonts w:hint="eastAsia"/>
            </w:rPr>
            <w:instrText xml:space="preserve"> </w:instrText>
          </w:r>
          <w:r>
            <w:rPr>
              <w:rFonts w:hint="eastAsia"/>
            </w:rPr>
            <w:fldChar w:fldCharType="separate"/>
          </w:r>
          <w:r>
            <w:t>116</w:t>
          </w:r>
          <w:r>
            <w:rPr>
              <w:rFonts w:hint="eastAsia"/>
            </w:rPr>
            <w:fldChar w:fldCharType="end"/>
          </w:r>
          <w:r>
            <w:rPr>
              <w:rFonts w:hint="eastAsia"/>
            </w:rPr>
            <w:fldChar w:fldCharType="end"/>
          </w:r>
        </w:p>
        <w:p w14:paraId="3FBD058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"_Toc240550136" </w:instrText>
          </w:r>
          <w:r>
            <w:fldChar w:fldCharType="separate"/>
          </w:r>
          <w:r>
            <w:rPr>
              <w:rStyle w:val="50"/>
            </w:rPr>
            <w:t>5.6.6. 相关性分析模块（SYC-GYSJ-WXYG-HGYC-XGFX）</w:t>
          </w:r>
          <w:r>
            <w:rPr>
              <w:rFonts w:hint="eastAsia"/>
            </w:rPr>
            <w:tab/>
          </w:r>
          <w:r>
            <w:rPr>
              <w:rFonts w:hint="eastAsia"/>
            </w:rPr>
            <w:fldChar w:fldCharType="begin"/>
          </w:r>
          <w:r>
            <w:rPr>
              <w:rFonts w:hint="eastAsia"/>
            </w:rPr>
            <w:instrText xml:space="preserve"> </w:instrText>
          </w:r>
          <w:r>
            <w:instrText xml:space="preserve">PAGEREF _Toc240550136 \h</w:instrText>
          </w:r>
          <w:r>
            <w:rPr>
              <w:rFonts w:hint="eastAsia"/>
            </w:rPr>
            <w:instrText xml:space="preserve"> </w:instrText>
          </w:r>
          <w:r>
            <w:rPr>
              <w:rFonts w:hint="eastAsia"/>
            </w:rPr>
            <w:fldChar w:fldCharType="separate"/>
          </w:r>
          <w:r>
            <w:t>121</w:t>
          </w:r>
          <w:r>
            <w:rPr>
              <w:rFonts w:hint="eastAsia"/>
            </w:rPr>
            <w:fldChar w:fldCharType="end"/>
          </w:r>
          <w:r>
            <w:rPr>
              <w:rFonts w:hint="eastAsia"/>
            </w:rPr>
            <w:fldChar w:fldCharType="end"/>
          </w:r>
        </w:p>
        <w:p w14:paraId="518AF951">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"_Toc240550137" </w:instrText>
          </w:r>
          <w:r>
            <w:fldChar w:fldCharType="separate"/>
          </w:r>
          <w:r>
            <w:rPr>
              <w:rStyle w:val="50"/>
            </w:rPr>
            <w:t>5.6.7. 结果输出模块（SYC-GYSJ-WXYG-HGYC-JGSC）</w:t>
          </w:r>
          <w:r>
            <w:rPr>
              <w:rFonts w:hint="eastAsia"/>
            </w:rPr>
            <w:tab/>
          </w:r>
          <w:r>
            <w:rPr>
              <w:rFonts w:hint="eastAsia"/>
            </w:rPr>
            <w:fldChar w:fldCharType="begin"/>
          </w:r>
          <w:r>
            <w:rPr>
              <w:rFonts w:hint="eastAsia"/>
            </w:rPr>
            <w:instrText xml:space="preserve"> </w:instrText>
          </w:r>
          <w:r>
            <w:instrText xml:space="preserve">PAGEREF _Toc240550137 \h</w:instrText>
          </w:r>
          <w:r>
            <w:rPr>
              <w:rFonts w:hint="eastAsia"/>
            </w:rPr>
            <w:instrText xml:space="preserve"> </w:instrText>
          </w:r>
          <w:r>
            <w:rPr>
              <w:rFonts w:hint="eastAsia"/>
            </w:rPr>
            <w:fldChar w:fldCharType="separate"/>
          </w:r>
          <w:r>
            <w:t>129</w:t>
          </w:r>
          <w:r>
            <w:rPr>
              <w:rFonts w:hint="eastAsia"/>
            </w:rPr>
            <w:fldChar w:fldCharType="end"/>
          </w:r>
          <w:r>
            <w:rPr>
              <w:rFonts w:hint="eastAsia"/>
            </w:rPr>
            <w:fldChar w:fldCharType="end"/>
          </w:r>
        </w:p>
        <w:p w14:paraId="5B8B855F">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"_Toc240550138" </w:instrText>
          </w:r>
          <w:r>
            <w:fldChar w:fldCharType="separate"/>
          </w:r>
          <w:r>
            <w:rPr>
              <w:rStyle w:val="50"/>
            </w:rPr>
            <w:t>5.7. 地震灾害损失与影响快速风险评估部件（SYC-GYSJ-WXYG-ZHPG）</w:t>
          </w:r>
          <w:r>
            <w:rPr>
              <w:rFonts w:hint="eastAsia"/>
            </w:rPr>
            <w:tab/>
          </w:r>
          <w:r>
            <w:rPr>
              <w:rFonts w:hint="eastAsia"/>
            </w:rPr>
            <w:fldChar w:fldCharType="begin"/>
          </w:r>
          <w:r>
            <w:rPr>
              <w:rFonts w:hint="eastAsia"/>
            </w:rPr>
            <w:instrText xml:space="preserve"> </w:instrText>
          </w:r>
          <w:r>
            <w:instrText xml:space="preserve">PAGEREF _Toc240550138 \h</w:instrText>
          </w:r>
          <w:r>
            <w:rPr>
              <w:rFonts w:hint="eastAsia"/>
            </w:rPr>
            <w:instrText xml:space="preserve"> </w:instrText>
          </w:r>
          <w:r>
            <w:rPr>
              <w:rFonts w:hint="eastAsia"/>
            </w:rPr>
            <w:fldChar w:fldCharType="separate"/>
          </w:r>
          <w:r>
            <w:t>132</w:t>
          </w:r>
          <w:r>
            <w:rPr>
              <w:rFonts w:hint="eastAsia"/>
            </w:rPr>
            <w:fldChar w:fldCharType="end"/>
          </w:r>
          <w:r>
            <w:rPr>
              <w:rFonts w:hint="eastAsia"/>
            </w:rPr>
            <w:fldChar w:fldCharType="end"/>
          </w:r>
        </w:p>
        <w:p w14:paraId="12886B66">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"_Toc240550139" </w:instrText>
          </w:r>
          <w:r>
            <w:fldChar w:fldCharType="separate"/>
          </w:r>
          <w:r>
            <w:rPr>
              <w:rStyle w:val="50"/>
            </w:rPr>
            <w:t>5.7.1. 概述</w:t>
          </w:r>
          <w:r>
            <w:rPr>
              <w:rFonts w:hint="eastAsia"/>
            </w:rPr>
            <w:tab/>
          </w:r>
          <w:r>
            <w:rPr>
              <w:rFonts w:hint="eastAsia"/>
            </w:rPr>
            <w:fldChar w:fldCharType="begin"/>
          </w:r>
          <w:r>
            <w:rPr>
              <w:rFonts w:hint="eastAsia"/>
            </w:rPr>
            <w:instrText xml:space="preserve"> </w:instrText>
          </w:r>
          <w:r>
            <w:instrText xml:space="preserve">PAGEREF _Toc240550139 \h</w:instrText>
          </w:r>
          <w:r>
            <w:rPr>
              <w:rFonts w:hint="eastAsia"/>
            </w:rPr>
            <w:instrText xml:space="preserve"> </w:instrText>
          </w:r>
          <w:r>
            <w:rPr>
              <w:rFonts w:hint="eastAsia"/>
            </w:rPr>
            <w:fldChar w:fldCharType="separate"/>
          </w:r>
          <w:r>
            <w:t>132</w:t>
          </w:r>
          <w:r>
            <w:rPr>
              <w:rFonts w:hint="eastAsia"/>
            </w:rPr>
            <w:fldChar w:fldCharType="end"/>
          </w:r>
          <w:r>
            <w:rPr>
              <w:rFonts w:hint="eastAsia"/>
            </w:rPr>
            <w:fldChar w:fldCharType="end"/>
          </w:r>
        </w:p>
        <w:p w14:paraId="168CF263">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"_Toc240550140" </w:instrText>
          </w:r>
          <w:r>
            <w:fldChar w:fldCharType="separate"/>
          </w:r>
          <w:r>
            <w:rPr>
              <w:rStyle w:val="50"/>
            </w:rPr>
            <w:t>5.7.2. 部件组成</w:t>
          </w:r>
          <w:r>
            <w:rPr>
              <w:rFonts w:hint="eastAsia"/>
            </w:rPr>
            <w:tab/>
          </w:r>
          <w:r>
            <w:rPr>
              <w:rFonts w:hint="eastAsia"/>
            </w:rPr>
            <w:fldChar w:fldCharType="begin"/>
          </w:r>
          <w:r>
            <w:rPr>
              <w:rFonts w:hint="eastAsia"/>
            </w:rPr>
            <w:instrText xml:space="preserve"> </w:instrText>
          </w:r>
          <w:r>
            <w:instrText xml:space="preserve">PAGEREF _Toc240550140 \h</w:instrText>
          </w:r>
          <w:r>
            <w:rPr>
              <w:rFonts w:hint="eastAsia"/>
            </w:rPr>
            <w:instrText xml:space="preserve"> </w:instrText>
          </w:r>
          <w:r>
            <w:rPr>
              <w:rFonts w:hint="eastAsia"/>
            </w:rPr>
            <w:fldChar w:fldCharType="separate"/>
          </w:r>
          <w:r>
            <w:t>132</w:t>
          </w:r>
          <w:r>
            <w:rPr>
              <w:rFonts w:hint="eastAsia"/>
            </w:rPr>
            <w:fldChar w:fldCharType="end"/>
          </w:r>
          <w:r>
            <w:rPr>
              <w:rFonts w:hint="eastAsia"/>
            </w:rPr>
            <w:fldChar w:fldCharType="end"/>
          </w:r>
        </w:p>
        <w:p w14:paraId="383B7AA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"_Toc240550141" </w:instrText>
          </w:r>
          <w:r>
            <w:fldChar w:fldCharType="separate"/>
          </w:r>
          <w:r>
            <w:rPr>
              <w:rStyle w:val="50"/>
            </w:rPr>
            <w:t>5.7.3. 交互关系</w:t>
          </w:r>
          <w:r>
            <w:rPr>
              <w:rFonts w:hint="eastAsia"/>
            </w:rPr>
            <w:tab/>
          </w:r>
          <w:r>
            <w:rPr>
              <w:rFonts w:hint="eastAsia"/>
            </w:rPr>
            <w:fldChar w:fldCharType="begin"/>
          </w:r>
          <w:r>
            <w:rPr>
              <w:rFonts w:hint="eastAsia"/>
            </w:rPr>
            <w:instrText xml:space="preserve"> </w:instrText>
          </w:r>
          <w:r>
            <w:instrText xml:space="preserve">PAGEREF _Toc240550141 \h</w:instrText>
          </w:r>
          <w:r>
            <w:rPr>
              <w:rFonts w:hint="eastAsia"/>
            </w:rPr>
            <w:instrText xml:space="preserve"> </w:instrText>
          </w:r>
          <w:r>
            <w:rPr>
              <w:rFonts w:hint="eastAsia"/>
            </w:rPr>
            <w:fldChar w:fldCharType="separate"/>
          </w:r>
          <w:r>
            <w:t>132</w:t>
          </w:r>
          <w:r>
            <w:rPr>
              <w:rFonts w:hint="eastAsia"/>
            </w:rPr>
            <w:fldChar w:fldCharType="end"/>
          </w:r>
          <w:r>
            <w:rPr>
              <w:rFonts w:hint="eastAsia"/>
            </w:rPr>
            <w:fldChar w:fldCharType="end"/>
          </w:r>
        </w:p>
        <w:p w14:paraId="5CDC7B4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"_Toc240550142" </w:instrText>
          </w:r>
          <w:r>
            <w:fldChar w:fldCharType="separate"/>
          </w:r>
          <w:r>
            <w:rPr>
              <w:rStyle w:val="50"/>
            </w:rPr>
            <w:t>5.7.4. 数据接入模块（SYC-GYSJ-WXYG-ZHPG-SJJR）</w:t>
          </w:r>
          <w:r>
            <w:rPr>
              <w:rFonts w:hint="eastAsia"/>
            </w:rPr>
            <w:tab/>
          </w:r>
          <w:r>
            <w:rPr>
              <w:rFonts w:hint="eastAsia"/>
            </w:rPr>
            <w:fldChar w:fldCharType="begin"/>
          </w:r>
          <w:r>
            <w:rPr>
              <w:rFonts w:hint="eastAsia"/>
            </w:rPr>
            <w:instrText xml:space="preserve"> </w:instrText>
          </w:r>
          <w:r>
            <w:instrText xml:space="preserve">PAGEREF _Toc240550142 \h</w:instrText>
          </w:r>
          <w:r>
            <w:rPr>
              <w:rFonts w:hint="eastAsia"/>
            </w:rPr>
            <w:instrText xml:space="preserve"> </w:instrText>
          </w:r>
          <w:r>
            <w:rPr>
              <w:rFonts w:hint="eastAsia"/>
            </w:rPr>
            <w:fldChar w:fldCharType="separate"/>
          </w:r>
          <w:r>
            <w:t>133</w:t>
          </w:r>
          <w:r>
            <w:rPr>
              <w:rFonts w:hint="eastAsia"/>
            </w:rPr>
            <w:fldChar w:fldCharType="end"/>
          </w:r>
          <w:r>
            <w:rPr>
              <w:rFonts w:hint="eastAsia"/>
            </w:rPr>
            <w:fldChar w:fldCharType="end"/>
          </w:r>
        </w:p>
        <w:p w14:paraId="1173531A">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"_Toc240550143" </w:instrText>
          </w:r>
          <w:r>
            <w:fldChar w:fldCharType="separate"/>
          </w:r>
          <w:r>
            <w:rPr>
              <w:rStyle w:val="50"/>
            </w:rPr>
            <w:t>5.7.5. AI分析模块（SYC-GYSJ-WXYG-ZHPG-AIFX）</w:t>
          </w:r>
          <w:r>
            <w:rPr>
              <w:rFonts w:hint="eastAsia"/>
            </w:rPr>
            <w:tab/>
          </w:r>
          <w:r>
            <w:rPr>
              <w:rFonts w:hint="eastAsia"/>
            </w:rPr>
            <w:fldChar w:fldCharType="begin"/>
          </w:r>
          <w:r>
            <w:rPr>
              <w:rFonts w:hint="eastAsia"/>
            </w:rPr>
            <w:instrText xml:space="preserve"> </w:instrText>
          </w:r>
          <w:r>
            <w:instrText xml:space="preserve">PAGEREF _Toc240550143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1047D847">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"_Toc240550144" </w:instrText>
          </w:r>
          <w:r>
            <w:fldChar w:fldCharType="separate"/>
          </w:r>
          <w:r>
            <w:rPr>
              <w:rStyle w:val="50"/>
            </w:rPr>
            <w:t>5.7.6. 风险评估模块（SYC-GYSJ-WXYG-ZHPG-FXPG）</w:t>
          </w:r>
          <w:r>
            <w:rPr>
              <w:rFonts w:hint="eastAsia"/>
            </w:rPr>
            <w:tab/>
          </w:r>
          <w:r>
            <w:rPr>
              <w:rFonts w:hint="eastAsia"/>
            </w:rPr>
            <w:fldChar w:fldCharType="begin"/>
          </w:r>
          <w:r>
            <w:rPr>
              <w:rFonts w:hint="eastAsia"/>
            </w:rPr>
            <w:instrText xml:space="preserve"> </w:instrText>
          </w:r>
          <w:r>
            <w:instrText xml:space="preserve">PAGEREF _Toc240550144 \h</w:instrText>
          </w:r>
          <w:r>
            <w:rPr>
              <w:rFonts w:hint="eastAsia"/>
            </w:rPr>
            <w:instrText xml:space="preserve"> </w:instrText>
          </w:r>
          <w:r>
            <w:rPr>
              <w:rFonts w:hint="eastAsia"/>
            </w:rPr>
            <w:fldChar w:fldCharType="separate"/>
          </w:r>
          <w:r>
            <w:t>142</w:t>
          </w:r>
          <w:r>
            <w:rPr>
              <w:rFonts w:hint="eastAsia"/>
            </w:rPr>
            <w:fldChar w:fldCharType="end"/>
          </w:r>
          <w:r>
            <w:rPr>
              <w:rFonts w:hint="eastAsia"/>
            </w:rPr>
            <w:fldChar w:fldCharType="end"/>
          </w:r>
        </w:p>
        <w:p w14:paraId="2F40C860">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"_Toc240550145" </w:instrText>
          </w:r>
          <w:r>
            <w:fldChar w:fldCharType="separate"/>
          </w:r>
          <w:r>
            <w:rPr>
              <w:rStyle w:val="50"/>
            </w:rPr>
            <w:t>5.7.7. 结果输出模块（SYC-GYSJ-WXYG-ZHPG-JGSC）</w:t>
          </w:r>
          <w:r>
            <w:rPr>
              <w:rFonts w:hint="eastAsia"/>
            </w:rPr>
            <w:tab/>
          </w:r>
          <w:r>
            <w:rPr>
              <w:rFonts w:hint="eastAsia"/>
            </w:rPr>
            <w:fldChar w:fldCharType="begin"/>
          </w:r>
          <w:r>
            <w:rPr>
              <w:rFonts w:hint="eastAsia"/>
            </w:rPr>
            <w:instrText xml:space="preserve"> </w:instrText>
          </w:r>
          <w:r>
            <w:instrText xml:space="preserve">PAGEREF _Toc240550145 \h</w:instrText>
          </w:r>
          <w:r>
            <w:rPr>
              <w:rFonts w:hint="eastAsia"/>
            </w:rPr>
            <w:instrText xml:space="preserve"> </w:instrText>
          </w:r>
          <w:r>
            <w:rPr>
              <w:rFonts w:hint="eastAsia"/>
            </w:rPr>
            <w:fldChar w:fldCharType="separate"/>
          </w:r>
          <w:r>
            <w:t>146</w:t>
          </w:r>
          <w:r>
            <w:rPr>
              <w:rFonts w:hint="eastAsia"/>
            </w:rPr>
            <w:fldChar w:fldCharType="end"/>
          </w:r>
          <w:r>
            <w:rPr>
              <w:rFonts w:hint="eastAsia"/>
            </w:rPr>
            <w:fldChar w:fldCharType="end"/>
          </w:r>
        </w:p>
        <w:p w14:paraId="6353E7A2">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"_Toc240550146" </w:instrText>
          </w:r>
          <w:r>
            <w:fldChar w:fldCharType="separate"/>
          </w:r>
          <w:r>
            <w:rPr>
              <w:rStyle w:val="50"/>
            </w:rPr>
            <w:t>5.8. 地震数据灾备与大数据管理部件（SYC-GYSJ-WXYG-SJGL）</w:t>
          </w:r>
          <w:r>
            <w:rPr>
              <w:rFonts w:hint="eastAsia"/>
            </w:rPr>
            <w:tab/>
          </w:r>
          <w:r>
            <w:rPr>
              <w:rFonts w:hint="eastAsia"/>
            </w:rPr>
            <w:fldChar w:fldCharType="begin"/>
          </w:r>
          <w:r>
            <w:rPr>
              <w:rFonts w:hint="eastAsia"/>
            </w:rPr>
            <w:instrText xml:space="preserve"> </w:instrText>
          </w:r>
          <w:r>
            <w:instrText xml:space="preserve">PAGEREF _Toc240550146 \h</w:instrText>
          </w:r>
          <w:r>
            <w:rPr>
              <w:rFonts w:hint="eastAsia"/>
            </w:rPr>
            <w:instrText xml:space="preserve"> </w:instrText>
          </w:r>
          <w:r>
            <w:rPr>
              <w:rFonts w:hint="eastAsia"/>
            </w:rPr>
            <w:fldChar w:fldCharType="separate"/>
          </w:r>
          <w:r>
            <w:t>150</w:t>
          </w:r>
          <w:r>
            <w:rPr>
              <w:rFonts w:hint="eastAsia"/>
            </w:rPr>
            <w:fldChar w:fldCharType="end"/>
          </w:r>
          <w:r>
            <w:rPr>
              <w:rFonts w:hint="eastAsia"/>
            </w:rPr>
            <w:fldChar w:fldCharType="end"/>
          </w:r>
        </w:p>
        <w:p w14:paraId="24EA2D1C">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"_Toc240550147" </w:instrText>
          </w:r>
          <w:r>
            <w:fldChar w:fldCharType="separate"/>
          </w:r>
          <w:r>
            <w:rPr>
              <w:rStyle w:val="50"/>
            </w:rPr>
            <w:t>5.8.1. 概述</w:t>
          </w:r>
          <w:r>
            <w:rPr>
              <w:rFonts w:hint="eastAsia"/>
            </w:rPr>
            <w:tab/>
          </w:r>
          <w:r>
            <w:rPr>
              <w:rFonts w:hint="eastAsia"/>
            </w:rPr>
            <w:fldChar w:fldCharType="begin"/>
          </w:r>
          <w:r>
            <w:rPr>
              <w:rFonts w:hint="eastAsia"/>
            </w:rPr>
            <w:instrText xml:space="preserve"> </w:instrText>
          </w:r>
          <w:r>
            <w:instrText xml:space="preserve">PAGEREF _Toc240550147 \h</w:instrText>
          </w:r>
          <w:r>
            <w:rPr>
              <w:rFonts w:hint="eastAsia"/>
            </w:rPr>
            <w:instrText xml:space="preserve"> </w:instrText>
          </w:r>
          <w:r>
            <w:rPr>
              <w:rFonts w:hint="eastAsia"/>
            </w:rPr>
            <w:fldChar w:fldCharType="separate"/>
          </w:r>
          <w:r>
            <w:t>150</w:t>
          </w:r>
          <w:r>
            <w:rPr>
              <w:rFonts w:hint="eastAsia"/>
            </w:rPr>
            <w:fldChar w:fldCharType="end"/>
          </w:r>
          <w:r>
            <w:rPr>
              <w:rFonts w:hint="eastAsia"/>
            </w:rPr>
            <w:fldChar w:fldCharType="end"/>
          </w:r>
        </w:p>
        <w:p w14:paraId="46D15D4B">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"_Toc240550148" </w:instrText>
          </w:r>
          <w:r>
            <w:fldChar w:fldCharType="separate"/>
          </w:r>
          <w:r>
            <w:rPr>
              <w:rStyle w:val="50"/>
            </w:rPr>
            <w:t>5.8.2. 部件组成</w:t>
          </w:r>
          <w:r>
            <w:rPr>
              <w:rFonts w:hint="eastAsia"/>
            </w:rPr>
            <w:tab/>
          </w:r>
          <w:r>
            <w:rPr>
              <w:rFonts w:hint="eastAsia"/>
            </w:rPr>
            <w:fldChar w:fldCharType="begin"/>
          </w:r>
          <w:r>
            <w:rPr>
              <w:rFonts w:hint="eastAsia"/>
            </w:rPr>
            <w:instrText xml:space="preserve"> </w:instrText>
          </w:r>
          <w:r>
            <w:instrText xml:space="preserve">PAGEREF _Toc240550148 \h</w:instrText>
          </w:r>
          <w:r>
            <w:rPr>
              <w:rFonts w:hint="eastAsia"/>
            </w:rPr>
            <w:instrText xml:space="preserve"> </w:instrText>
          </w:r>
          <w:r>
            <w:rPr>
              <w:rFonts w:hint="eastAsia"/>
            </w:rPr>
            <w:fldChar w:fldCharType="separate"/>
          </w:r>
          <w:r>
            <w:t>150</w:t>
          </w:r>
          <w:r>
            <w:rPr>
              <w:rFonts w:hint="eastAsia"/>
            </w:rPr>
            <w:fldChar w:fldCharType="end"/>
          </w:r>
          <w:r>
            <w:rPr>
              <w:rFonts w:hint="eastAsia"/>
            </w:rPr>
            <w:fldChar w:fldCharType="end"/>
          </w:r>
        </w:p>
        <w:p w14:paraId="68F4E314">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"_Toc240550149" </w:instrText>
          </w:r>
          <w:r>
            <w:fldChar w:fldCharType="separate"/>
          </w:r>
          <w:r>
            <w:rPr>
              <w:rStyle w:val="50"/>
            </w:rPr>
            <w:t>5.8.3. 交互关系</w:t>
          </w:r>
          <w:r>
            <w:rPr>
              <w:rFonts w:hint="eastAsia"/>
            </w:rPr>
            <w:tab/>
          </w:r>
          <w:r>
            <w:rPr>
              <w:rFonts w:hint="eastAsia"/>
            </w:rPr>
            <w:fldChar w:fldCharType="begin"/>
          </w:r>
          <w:r>
            <w:rPr>
              <w:rFonts w:hint="eastAsia"/>
            </w:rPr>
            <w:instrText xml:space="preserve"> </w:instrText>
          </w:r>
          <w:r>
            <w:instrText xml:space="preserve">PAGEREF _Toc240550149 \h</w:instrText>
          </w:r>
          <w:r>
            <w:rPr>
              <w:rFonts w:hint="eastAsia"/>
            </w:rPr>
            <w:instrText xml:space="preserve"> </w:instrText>
          </w:r>
          <w:r>
            <w:rPr>
              <w:rFonts w:hint="eastAsia"/>
            </w:rPr>
            <w:fldChar w:fldCharType="separate"/>
          </w:r>
          <w:r>
            <w:t>151</w:t>
          </w:r>
          <w:r>
            <w:rPr>
              <w:rFonts w:hint="eastAsia"/>
            </w:rPr>
            <w:fldChar w:fldCharType="end"/>
          </w:r>
          <w:r>
            <w:rPr>
              <w:rFonts w:hint="eastAsia"/>
            </w:rPr>
            <w:fldChar w:fldCharType="end"/>
          </w:r>
        </w:p>
        <w:p w14:paraId="15B8787E">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"_Toc240550150" </w:instrText>
          </w:r>
          <w:r>
            <w:fldChar w:fldCharType="separate"/>
          </w:r>
          <w:r>
            <w:rPr>
              <w:rStyle w:val="50"/>
            </w:rPr>
            <w:t>5.8.4. 数据接入模块（SYC-GYSJ-WXYG-SJGL-SJJR）</w:t>
          </w:r>
          <w:r>
            <w:rPr>
              <w:rFonts w:hint="eastAsia"/>
            </w:rPr>
            <w:tab/>
          </w:r>
          <w:r>
            <w:rPr>
              <w:rFonts w:hint="eastAsia"/>
            </w:rPr>
            <w:fldChar w:fldCharType="begin"/>
          </w:r>
          <w:r>
            <w:rPr>
              <w:rFonts w:hint="eastAsia"/>
            </w:rPr>
            <w:instrText xml:space="preserve"> </w:instrText>
          </w:r>
          <w:r>
            <w:instrText xml:space="preserve">PAGEREF _Toc240550150 \h</w:instrText>
          </w:r>
          <w:r>
            <w:rPr>
              <w:rFonts w:hint="eastAsia"/>
            </w:rPr>
            <w:instrText xml:space="preserve"> </w:instrText>
          </w:r>
          <w:r>
            <w:rPr>
              <w:rFonts w:hint="eastAsia"/>
            </w:rPr>
            <w:fldChar w:fldCharType="separate"/>
          </w:r>
          <w:r>
            <w:t>152</w:t>
          </w:r>
          <w:r>
            <w:rPr>
              <w:rFonts w:hint="eastAsia"/>
            </w:rPr>
            <w:fldChar w:fldCharType="end"/>
          </w:r>
          <w:r>
            <w:rPr>
              <w:rFonts w:hint="eastAsia"/>
            </w:rPr>
            <w:fldChar w:fldCharType="end"/>
          </w:r>
        </w:p>
        <w:p w14:paraId="60F347C6">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"_Toc240550151" </w:instrText>
          </w:r>
          <w:r>
            <w:fldChar w:fldCharType="separate"/>
          </w:r>
          <w:r>
            <w:rPr>
              <w:rStyle w:val="50"/>
            </w:rPr>
            <w:t>5.8.5. 灾备管理模块（SYC-GYSJ-WXYG-SJGL-ZBGL）</w:t>
          </w:r>
          <w:r>
            <w:rPr>
              <w:rFonts w:hint="eastAsia"/>
            </w:rPr>
            <w:tab/>
          </w:r>
          <w:r>
            <w:rPr>
              <w:rFonts w:hint="eastAsia"/>
            </w:rPr>
            <w:fldChar w:fldCharType="begin"/>
          </w:r>
          <w:r>
            <w:rPr>
              <w:rFonts w:hint="eastAsia"/>
            </w:rPr>
            <w:instrText xml:space="preserve"> </w:instrText>
          </w:r>
          <w:r>
            <w:instrText xml:space="preserve">PAGEREF _Toc240550151 \h</w:instrText>
          </w:r>
          <w:r>
            <w:rPr>
              <w:rFonts w:hint="eastAsia"/>
            </w:rPr>
            <w:instrText xml:space="preserve"> </w:instrText>
          </w:r>
          <w:r>
            <w:rPr>
              <w:rFonts w:hint="eastAsia"/>
            </w:rPr>
            <w:fldChar w:fldCharType="separate"/>
          </w:r>
          <w:r>
            <w:t>155</w:t>
          </w:r>
          <w:r>
            <w:rPr>
              <w:rFonts w:hint="eastAsia"/>
            </w:rPr>
            <w:fldChar w:fldCharType="end"/>
          </w:r>
          <w:r>
            <w:rPr>
              <w:rFonts w:hint="eastAsia"/>
            </w:rPr>
            <w:fldChar w:fldCharType="end"/>
          </w:r>
        </w:p>
        <w:p w14:paraId="70155423">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"_Toc240550152" </w:instrText>
          </w:r>
          <w:r>
            <w:fldChar w:fldCharType="separate"/>
          </w:r>
          <w:r>
            <w:rPr>
              <w:rStyle w:val="50"/>
            </w:rPr>
            <w:t>5.8.6. 数据共享服务模块（SYC-GYSJ-WXYG-SJGL-SJGX）</w:t>
          </w:r>
          <w:r>
            <w:rPr>
              <w:rFonts w:hint="eastAsia"/>
            </w:rPr>
            <w:tab/>
          </w:r>
          <w:r>
            <w:rPr>
              <w:rFonts w:hint="eastAsia"/>
            </w:rPr>
            <w:fldChar w:fldCharType="begin"/>
          </w:r>
          <w:r>
            <w:rPr>
              <w:rFonts w:hint="eastAsia"/>
            </w:rPr>
            <w:instrText xml:space="preserve"> </w:instrText>
          </w:r>
          <w:r>
            <w:instrText xml:space="preserve">PAGEREF _Toc240550152 \h</w:instrText>
          </w:r>
          <w:r>
            <w:rPr>
              <w:rFonts w:hint="eastAsia"/>
            </w:rPr>
            <w:instrText xml:space="preserve"> </w:instrText>
          </w:r>
          <w:r>
            <w:rPr>
              <w:rFonts w:hint="eastAsia"/>
            </w:rPr>
            <w:fldChar w:fldCharType="separate"/>
          </w:r>
          <w:r>
            <w:t>160</w:t>
          </w:r>
          <w:r>
            <w:rPr>
              <w:rFonts w:hint="eastAsia"/>
            </w:rPr>
            <w:fldChar w:fldCharType="end"/>
          </w:r>
          <w:r>
            <w:rPr>
              <w:rFonts w:hint="eastAsia"/>
            </w:rPr>
            <w:fldChar w:fldCharType="end"/>
          </w:r>
        </w:p>
        <w:p w14:paraId="7D49C16A">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"_Toc240550153" </w:instrText>
          </w:r>
          <w:r>
            <w:fldChar w:fldCharType="separate"/>
          </w:r>
          <w:r>
            <w:rPr>
              <w:rStyle w:val="50"/>
            </w:rPr>
            <w:t>5.9. 防灾减灾产品制图及展示部件（SYC-GYSJ-WXYG-ZTZS）</w:t>
          </w:r>
          <w:r>
            <w:rPr>
              <w:rFonts w:hint="eastAsia"/>
            </w:rPr>
            <w:tab/>
          </w:r>
          <w:r>
            <w:rPr>
              <w:rFonts w:hint="eastAsia"/>
            </w:rPr>
            <w:fldChar w:fldCharType="begin"/>
          </w:r>
          <w:r>
            <w:rPr>
              <w:rFonts w:hint="eastAsia"/>
            </w:rPr>
            <w:instrText xml:space="preserve"> </w:instrText>
          </w:r>
          <w:r>
            <w:instrText xml:space="preserve">PAGEREF _Toc240550153 \h</w:instrText>
          </w:r>
          <w:r>
            <w:rPr>
              <w:rFonts w:hint="eastAsia"/>
            </w:rPr>
            <w:instrText xml:space="preserve"> </w:instrText>
          </w:r>
          <w:r>
            <w:rPr>
              <w:rFonts w:hint="eastAsia"/>
            </w:rPr>
            <w:fldChar w:fldCharType="separate"/>
          </w:r>
          <w:r>
            <w:t>164</w:t>
          </w:r>
          <w:r>
            <w:rPr>
              <w:rFonts w:hint="eastAsia"/>
            </w:rPr>
            <w:fldChar w:fldCharType="end"/>
          </w:r>
          <w:r>
            <w:rPr>
              <w:rFonts w:hint="eastAsia"/>
            </w:rPr>
            <w:fldChar w:fldCharType="end"/>
          </w:r>
        </w:p>
        <w:p w14:paraId="118E05B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"_Toc240550154" </w:instrText>
          </w:r>
          <w:r>
            <w:fldChar w:fldCharType="separate"/>
          </w:r>
          <w:r>
            <w:rPr>
              <w:rStyle w:val="50"/>
            </w:rPr>
            <w:t>5.9.1. 概述</w:t>
          </w:r>
          <w:r>
            <w:rPr>
              <w:rFonts w:hint="eastAsia"/>
            </w:rPr>
            <w:tab/>
          </w:r>
          <w:r>
            <w:rPr>
              <w:rFonts w:hint="eastAsia"/>
            </w:rPr>
            <w:fldChar w:fldCharType="begin"/>
          </w:r>
          <w:r>
            <w:rPr>
              <w:rFonts w:hint="eastAsia"/>
            </w:rPr>
            <w:instrText xml:space="preserve"> </w:instrText>
          </w:r>
          <w:r>
            <w:instrText xml:space="preserve">PAGEREF _Toc240550154 \h</w:instrText>
          </w:r>
          <w:r>
            <w:rPr>
              <w:rFonts w:hint="eastAsia"/>
            </w:rPr>
            <w:instrText xml:space="preserve"> </w:instrText>
          </w:r>
          <w:r>
            <w:rPr>
              <w:rFonts w:hint="eastAsia"/>
            </w:rPr>
            <w:fldChar w:fldCharType="separate"/>
          </w:r>
          <w:r>
            <w:t>164</w:t>
          </w:r>
          <w:r>
            <w:rPr>
              <w:rFonts w:hint="eastAsia"/>
            </w:rPr>
            <w:fldChar w:fldCharType="end"/>
          </w:r>
          <w:r>
            <w:rPr>
              <w:rFonts w:hint="eastAsia"/>
            </w:rPr>
            <w:fldChar w:fldCharType="end"/>
          </w:r>
        </w:p>
        <w:p w14:paraId="107DB08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"_Toc240550155" </w:instrText>
          </w:r>
          <w:r>
            <w:fldChar w:fldCharType="separate"/>
          </w:r>
          <w:r>
            <w:rPr>
              <w:rStyle w:val="50"/>
            </w:rPr>
            <w:t>5.9.2. 部件组成</w:t>
          </w:r>
          <w:r>
            <w:rPr>
              <w:rFonts w:hint="eastAsia"/>
            </w:rPr>
            <w:tab/>
          </w:r>
          <w:r>
            <w:rPr>
              <w:rFonts w:hint="eastAsia"/>
            </w:rPr>
            <w:fldChar w:fldCharType="begin"/>
          </w:r>
          <w:r>
            <w:rPr>
              <w:rFonts w:hint="eastAsia"/>
            </w:rPr>
            <w:instrText xml:space="preserve"> </w:instrText>
          </w:r>
          <w:r>
            <w:instrText xml:space="preserve">PAGEREF _Toc240550155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40E9A7E5">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"_Toc240550156" </w:instrText>
          </w:r>
          <w:r>
            <w:fldChar w:fldCharType="separate"/>
          </w:r>
          <w:r>
            <w:rPr>
              <w:rStyle w:val="50"/>
            </w:rPr>
            <w:t>5.9.3. 交互关系</w:t>
          </w:r>
          <w:r>
            <w:rPr>
              <w:rFonts w:hint="eastAsia"/>
            </w:rPr>
            <w:tab/>
          </w:r>
          <w:r>
            <w:rPr>
              <w:rFonts w:hint="eastAsia"/>
            </w:rPr>
            <w:fldChar w:fldCharType="begin"/>
          </w:r>
          <w:r>
            <w:rPr>
              <w:rFonts w:hint="eastAsia"/>
            </w:rPr>
            <w:instrText xml:space="preserve"> </w:instrText>
          </w:r>
          <w:r>
            <w:instrText xml:space="preserve">PAGEREF _Toc240550156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5EDAE444">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"_Toc240550157" </w:instrText>
          </w:r>
          <w:r>
            <w:fldChar w:fldCharType="separate"/>
          </w:r>
          <w:r>
            <w:rPr>
              <w:rStyle w:val="50"/>
            </w:rPr>
            <w:t>5.9.4. 可视化加载模块（SYC-GYSJ-WXYG-ZTZS-QDJZ）</w:t>
          </w:r>
          <w:r>
            <w:rPr>
              <w:rFonts w:hint="eastAsia"/>
            </w:rPr>
            <w:tab/>
          </w:r>
          <w:r>
            <w:rPr>
              <w:rFonts w:hint="eastAsia"/>
            </w:rPr>
            <w:fldChar w:fldCharType="begin"/>
          </w:r>
          <w:r>
            <w:rPr>
              <w:rFonts w:hint="eastAsia"/>
            </w:rPr>
            <w:instrText xml:space="preserve"> </w:instrText>
          </w:r>
          <w:r>
            <w:instrText xml:space="preserve">PAGEREF _Toc240550157 \h</w:instrText>
          </w:r>
          <w:r>
            <w:rPr>
              <w:rFonts w:hint="eastAsia"/>
            </w:rPr>
            <w:instrText xml:space="preserve"> </w:instrText>
          </w:r>
          <w:r>
            <w:rPr>
              <w:rFonts w:hint="eastAsia"/>
            </w:rPr>
            <w:fldChar w:fldCharType="separate"/>
          </w:r>
          <w:r>
            <w:t>166</w:t>
          </w:r>
          <w:r>
            <w:rPr>
              <w:rFonts w:hint="eastAsia"/>
            </w:rPr>
            <w:fldChar w:fldCharType="end"/>
          </w:r>
          <w:r>
            <w:rPr>
              <w:rFonts w:hint="eastAsia"/>
            </w:rPr>
            <w:fldChar w:fldCharType="end"/>
          </w:r>
        </w:p>
        <w:p w14:paraId="0E73EA0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"_Toc240550158" </w:instrText>
          </w:r>
          <w:r>
            <w:fldChar w:fldCharType="separate"/>
          </w:r>
          <w:r>
            <w:rPr>
              <w:rStyle w:val="50"/>
            </w:rPr>
            <w:t>5.9.5. 专题制图与标准化产品生成模块（SYC-GYSJ-WXYG-ZTZS-ZTSC）</w:t>
          </w:r>
          <w:r>
            <w:rPr>
              <w:rFonts w:hint="eastAsia"/>
            </w:rPr>
            <w:tab/>
          </w:r>
          <w:r>
            <w:rPr>
              <w:rFonts w:hint="eastAsia"/>
            </w:rPr>
            <w:fldChar w:fldCharType="begin"/>
          </w:r>
          <w:r>
            <w:rPr>
              <w:rFonts w:hint="eastAsia"/>
            </w:rPr>
            <w:instrText xml:space="preserve"> </w:instrText>
          </w:r>
          <w:r>
            <w:instrText xml:space="preserve">PAGEREF _Toc240550158 \h</w:instrText>
          </w:r>
          <w:r>
            <w:rPr>
              <w:rFonts w:hint="eastAsia"/>
            </w:rPr>
            <w:instrText xml:space="preserve"> </w:instrText>
          </w:r>
          <w:r>
            <w:rPr>
              <w:rFonts w:hint="eastAsia"/>
            </w:rPr>
            <w:fldChar w:fldCharType="separate"/>
          </w:r>
          <w:r>
            <w:t>170</w:t>
          </w:r>
          <w:r>
            <w:rPr>
              <w:rFonts w:hint="eastAsia"/>
            </w:rPr>
            <w:fldChar w:fldCharType="end"/>
          </w:r>
          <w:r>
            <w:rPr>
              <w:rFonts w:hint="eastAsia"/>
            </w:rPr>
            <w:fldChar w:fldCharType="end"/>
          </w:r>
        </w:p>
        <w:p w14:paraId="0FE51862">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"_Toc240550159" </w:instrText>
          </w:r>
          <w:r>
            <w:fldChar w:fldCharType="separate"/>
          </w:r>
          <w:r>
            <w:rPr>
              <w:rStyle w:val="50"/>
            </w:rPr>
            <w:t>5.9.6. 可视化展示与成果集成模块（SYC-GYSJ-WXYG-ZTZS-KSHJC）</w:t>
          </w:r>
          <w:r>
            <w:rPr>
              <w:rFonts w:hint="eastAsia"/>
            </w:rPr>
            <w:tab/>
          </w:r>
          <w:r>
            <w:rPr>
              <w:rFonts w:hint="eastAsia"/>
            </w:rPr>
            <w:fldChar w:fldCharType="begin"/>
          </w:r>
          <w:r>
            <w:rPr>
              <w:rFonts w:hint="eastAsia"/>
            </w:rPr>
            <w:instrText xml:space="preserve"> </w:instrText>
          </w:r>
          <w:r>
            <w:instrText xml:space="preserve">PAGEREF _Toc240550159 \h</w:instrText>
          </w:r>
          <w:r>
            <w:rPr>
              <w:rFonts w:hint="eastAsia"/>
            </w:rPr>
            <w:instrText xml:space="preserve"> </w:instrText>
          </w:r>
          <w:r>
            <w:rPr>
              <w:rFonts w:hint="eastAsia"/>
            </w:rPr>
            <w:fldChar w:fldCharType="separate"/>
          </w:r>
          <w:r>
            <w:t>176</w:t>
          </w:r>
          <w:r>
            <w:rPr>
              <w:rFonts w:hint="eastAsia"/>
            </w:rPr>
            <w:fldChar w:fldCharType="end"/>
          </w:r>
          <w:r>
            <w:rPr>
              <w:rFonts w:hint="eastAsia"/>
            </w:rPr>
            <w:fldChar w:fldCharType="end"/>
          </w:r>
        </w:p>
        <w:p w14:paraId="62E53048">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"_Toc240550160" </w:instrText>
          </w:r>
          <w:r>
            <w:fldChar w:fldCharType="separate"/>
          </w:r>
          <w:r>
            <w:rPr>
              <w:rStyle w:val="50"/>
            </w:rPr>
            <w:t>6. 数据库设计</w:t>
          </w:r>
          <w:r>
            <w:rPr>
              <w:rFonts w:hint="eastAsia"/>
            </w:rPr>
            <w:tab/>
          </w:r>
          <w:r>
            <w:rPr>
              <w:rFonts w:hint="eastAsia"/>
            </w:rPr>
            <w:fldChar w:fldCharType="begin"/>
          </w:r>
          <w:r>
            <w:rPr>
              <w:rFonts w:hint="eastAsia"/>
            </w:rPr>
            <w:instrText xml:space="preserve"> </w:instrText>
          </w:r>
          <w:r>
            <w:instrText xml:space="preserve">PAGEREF _Toc240550160 \h</w:instrText>
          </w:r>
          <w:r>
            <w:rPr>
              <w:rFonts w:hint="eastAsia"/>
            </w:rPr>
            <w:instrText xml:space="preserve"> </w:instrText>
          </w:r>
          <w:r>
            <w:rPr>
              <w:rFonts w:hint="eastAsia"/>
            </w:rPr>
            <w:fldChar w:fldCharType="separate"/>
          </w:r>
          <w:r>
            <w:t>182</w:t>
          </w:r>
          <w:r>
            <w:rPr>
              <w:rFonts w:hint="eastAsia"/>
            </w:rPr>
            <w:fldChar w:fldCharType="end"/>
          </w:r>
          <w:r>
            <w:rPr>
              <w:rFonts w:hint="eastAsia"/>
            </w:rPr>
            <w:fldChar w:fldCharType="end"/>
          </w:r>
        </w:p>
        <w:p w14:paraId="0D7A1B57">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"_Toc240550161" </w:instrText>
          </w:r>
          <w:r>
            <w:fldChar w:fldCharType="separate"/>
          </w:r>
          <w:r>
            <w:rPr>
              <w:rStyle w:val="50"/>
            </w:rPr>
            <w:t>6.1. 基础规范</w:t>
          </w:r>
          <w:r>
            <w:rPr>
              <w:rFonts w:hint="eastAsia"/>
            </w:rPr>
            <w:tab/>
          </w:r>
          <w:r>
            <w:rPr>
              <w:rFonts w:hint="eastAsia"/>
            </w:rPr>
            <w:fldChar w:fldCharType="begin"/>
          </w:r>
          <w:r>
            <w:rPr>
              <w:rFonts w:hint="eastAsia"/>
            </w:rPr>
            <w:instrText xml:space="preserve"> </w:instrText>
          </w:r>
          <w:r>
            <w:instrText xml:space="preserve">PAGEREF _Toc240550161 \h</w:instrText>
          </w:r>
          <w:r>
            <w:rPr>
              <w:rFonts w:hint="eastAsia"/>
            </w:rPr>
            <w:instrText xml:space="preserve"> </w:instrText>
          </w:r>
          <w:r>
            <w:rPr>
              <w:rFonts w:hint="eastAsia"/>
            </w:rPr>
            <w:fldChar w:fldCharType="separate"/>
          </w:r>
          <w:r>
            <w:t>182</w:t>
          </w:r>
          <w:r>
            <w:rPr>
              <w:rFonts w:hint="eastAsia"/>
            </w:rPr>
            <w:fldChar w:fldCharType="end"/>
          </w:r>
          <w:r>
            <w:rPr>
              <w:rFonts w:hint="eastAsia"/>
            </w:rPr>
            <w:fldChar w:fldCharType="end"/>
          </w:r>
        </w:p>
        <w:p w14:paraId="2077A2A3">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"_Toc240550162" </w:instrText>
          </w:r>
          <w:r>
            <w:fldChar w:fldCharType="separate"/>
          </w:r>
          <w:r>
            <w:rPr>
              <w:rStyle w:val="50"/>
            </w:rPr>
            <w:t>6.2. 命名规范</w:t>
          </w:r>
          <w:r>
            <w:rPr>
              <w:rFonts w:hint="eastAsia"/>
            </w:rPr>
            <w:tab/>
          </w:r>
          <w:r>
            <w:rPr>
              <w:rFonts w:hint="eastAsia"/>
            </w:rPr>
            <w:fldChar w:fldCharType="begin"/>
          </w:r>
          <w:r>
            <w:rPr>
              <w:rFonts w:hint="eastAsia"/>
            </w:rPr>
            <w:instrText xml:space="preserve"> </w:instrText>
          </w:r>
          <w:r>
            <w:instrText xml:space="preserve">PAGEREF _Toc240550162 \h</w:instrText>
          </w:r>
          <w:r>
            <w:rPr>
              <w:rFonts w:hint="eastAsia"/>
            </w:rPr>
            <w:instrText xml:space="preserve"> </w:instrText>
          </w:r>
          <w:r>
            <w:rPr>
              <w:rFonts w:hint="eastAsia"/>
            </w:rPr>
            <w:fldChar w:fldCharType="separate"/>
          </w:r>
          <w:r>
            <w:t>182</w:t>
          </w:r>
          <w:r>
            <w:rPr>
              <w:rFonts w:hint="eastAsia"/>
            </w:rPr>
            <w:fldChar w:fldCharType="end"/>
          </w:r>
          <w:r>
            <w:rPr>
              <w:rFonts w:hint="eastAsia"/>
            </w:rPr>
            <w:fldChar w:fldCharType="end"/>
          </w:r>
        </w:p>
        <w:p w14:paraId="28A70C60">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"_Toc240550163" </w:instrText>
          </w:r>
          <w:r>
            <w:fldChar w:fldCharType="separate"/>
          </w:r>
          <w:r>
            <w:rPr>
              <w:rStyle w:val="50"/>
            </w:rPr>
            <w:t>6.3. 开发设计规范</w:t>
          </w:r>
          <w:r>
            <w:rPr>
              <w:rFonts w:hint="eastAsia"/>
            </w:rPr>
            <w:tab/>
          </w:r>
          <w:r>
            <w:rPr>
              <w:rFonts w:hint="eastAsia"/>
            </w:rPr>
            <w:fldChar w:fldCharType="begin"/>
          </w:r>
          <w:r>
            <w:rPr>
              <w:rFonts w:hint="eastAsia"/>
            </w:rPr>
            <w:instrText xml:space="preserve"> </w:instrText>
          </w:r>
          <w:r>
            <w:instrText xml:space="preserve">PAGEREF _Toc240550163 \h</w:instrText>
          </w:r>
          <w:r>
            <w:rPr>
              <w:rFonts w:hint="eastAsia"/>
            </w:rPr>
            <w:instrText xml:space="preserve"> </w:instrText>
          </w:r>
          <w:r>
            <w:rPr>
              <w:rFonts w:hint="eastAsia"/>
            </w:rPr>
            <w:fldChar w:fldCharType="separate"/>
          </w:r>
          <w:r>
            <w:t>182</w:t>
          </w:r>
          <w:r>
            <w:rPr>
              <w:rFonts w:hint="eastAsia"/>
            </w:rPr>
            <w:fldChar w:fldCharType="end"/>
          </w:r>
          <w:r>
            <w:rPr>
              <w:rFonts w:hint="eastAsia"/>
            </w:rPr>
            <w:fldChar w:fldCharType="end"/>
          </w:r>
        </w:p>
        <w:p w14:paraId="2B928B74">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"_Toc240550164" </w:instrText>
          </w:r>
          <w:r>
            <w:fldChar w:fldCharType="separate"/>
          </w:r>
          <w:r>
            <w:rPr>
              <w:rStyle w:val="50"/>
            </w:rPr>
            <w:t>6.4. 索引规范</w:t>
          </w:r>
          <w:r>
            <w:rPr>
              <w:rFonts w:hint="eastAsia"/>
            </w:rPr>
            <w:tab/>
          </w:r>
          <w:r>
            <w:rPr>
              <w:rFonts w:hint="eastAsia"/>
            </w:rPr>
            <w:fldChar w:fldCharType="begin"/>
          </w:r>
          <w:r>
            <w:rPr>
              <w:rFonts w:hint="eastAsia"/>
            </w:rPr>
            <w:instrText xml:space="preserve"> </w:instrText>
          </w:r>
          <w:r>
            <w:instrText xml:space="preserve">PAGEREF _Toc240550164 \h</w:instrText>
          </w:r>
          <w:r>
            <w:rPr>
              <w:rFonts w:hint="eastAsia"/>
            </w:rPr>
            <w:instrText xml:space="preserve"> </w:instrText>
          </w:r>
          <w:r>
            <w:rPr>
              <w:rFonts w:hint="eastAsia"/>
            </w:rPr>
            <w:fldChar w:fldCharType="separate"/>
          </w:r>
          <w:r>
            <w:t>183</w:t>
          </w:r>
          <w:r>
            <w:rPr>
              <w:rFonts w:hint="eastAsia"/>
            </w:rPr>
            <w:fldChar w:fldCharType="end"/>
          </w:r>
          <w:r>
            <w:rPr>
              <w:rFonts w:hint="eastAsia"/>
            </w:rPr>
            <w:fldChar w:fldCharType="end"/>
          </w:r>
        </w:p>
        <w:p w14:paraId="2FFCAD0B">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"_Toc240550165" </w:instrText>
          </w:r>
          <w:r>
            <w:fldChar w:fldCharType="separate"/>
          </w:r>
          <w:r>
            <w:rPr>
              <w:rStyle w:val="50"/>
            </w:rPr>
            <w:t>6.5. SQL规范</w:t>
          </w:r>
          <w:r>
            <w:rPr>
              <w:rFonts w:hint="eastAsia"/>
            </w:rPr>
            <w:tab/>
          </w:r>
          <w:r>
            <w:rPr>
              <w:rFonts w:hint="eastAsia"/>
            </w:rPr>
            <w:fldChar w:fldCharType="begin"/>
          </w:r>
          <w:r>
            <w:rPr>
              <w:rFonts w:hint="eastAsia"/>
            </w:rPr>
            <w:instrText xml:space="preserve"> </w:instrText>
          </w:r>
          <w:r>
            <w:instrText xml:space="preserve">PAGEREF _Toc240550165 \h</w:instrText>
          </w:r>
          <w:r>
            <w:rPr>
              <w:rFonts w:hint="eastAsia"/>
            </w:rPr>
            <w:instrText xml:space="preserve"> </w:instrText>
          </w:r>
          <w:r>
            <w:rPr>
              <w:rFonts w:hint="eastAsia"/>
            </w:rPr>
            <w:fldChar w:fldCharType="separate"/>
          </w:r>
          <w:r>
            <w:t>183</w:t>
          </w:r>
          <w:r>
            <w:rPr>
              <w:rFonts w:hint="eastAsia"/>
            </w:rPr>
            <w:fldChar w:fldCharType="end"/>
          </w:r>
          <w:r>
            <w:rPr>
              <w:rFonts w:hint="eastAsia"/>
            </w:rPr>
            <w:fldChar w:fldCharType="end"/>
          </w:r>
        </w:p>
        <w:p w14:paraId="0B8758EA">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"_Toc240550166" </w:instrText>
          </w:r>
          <w:r>
            <w:fldChar w:fldCharType="separate"/>
          </w:r>
          <w:r>
            <w:rPr>
              <w:rStyle w:val="50"/>
            </w:rPr>
            <w:t>7. 非功能设计</w:t>
          </w:r>
          <w:r>
            <w:rPr>
              <w:rFonts w:hint="eastAsia"/>
            </w:rPr>
            <w:tab/>
          </w:r>
          <w:r>
            <w:rPr>
              <w:rFonts w:hint="eastAsia"/>
            </w:rPr>
            <w:fldChar w:fldCharType="begin"/>
          </w:r>
          <w:r>
            <w:rPr>
              <w:rFonts w:hint="eastAsia"/>
            </w:rPr>
            <w:instrText xml:space="preserve"> </w:instrText>
          </w:r>
          <w:r>
            <w:instrText xml:space="preserve">PAGEREF _Toc240550166 \h</w:instrText>
          </w:r>
          <w:r>
            <w:rPr>
              <w:rFonts w:hint="eastAsia"/>
            </w:rPr>
            <w:instrText xml:space="preserve"> </w:instrText>
          </w:r>
          <w:r>
            <w:rPr>
              <w:rFonts w:hint="eastAsia"/>
            </w:rPr>
            <w:fldChar w:fldCharType="separate"/>
          </w:r>
          <w:r>
            <w:t>184</w:t>
          </w:r>
          <w:r>
            <w:rPr>
              <w:rFonts w:hint="eastAsia"/>
            </w:rPr>
            <w:fldChar w:fldCharType="end"/>
          </w:r>
          <w:r>
            <w:rPr>
              <w:rFonts w:hint="eastAsia"/>
            </w:rPr>
            <w:fldChar w:fldCharType="end"/>
          </w:r>
        </w:p>
        <w:p w14:paraId="626ABB48">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"_Toc240550167" </w:instrText>
          </w:r>
          <w:r>
            <w:fldChar w:fldCharType="separate"/>
          </w:r>
          <w:r>
            <w:rPr>
              <w:rStyle w:val="50"/>
            </w:rPr>
            <w:t>7.1. 性能设计</w:t>
          </w:r>
          <w:r>
            <w:rPr>
              <w:rFonts w:hint="eastAsia"/>
            </w:rPr>
            <w:tab/>
          </w:r>
          <w:r>
            <w:rPr>
              <w:rFonts w:hint="eastAsia"/>
            </w:rPr>
            <w:fldChar w:fldCharType="begin"/>
          </w:r>
          <w:r>
            <w:rPr>
              <w:rFonts w:hint="eastAsia"/>
            </w:rPr>
            <w:instrText xml:space="preserve"> </w:instrText>
          </w:r>
          <w:r>
            <w:instrText xml:space="preserve">PAGEREF _Toc240550167 \h</w:instrText>
          </w:r>
          <w:r>
            <w:rPr>
              <w:rFonts w:hint="eastAsia"/>
            </w:rPr>
            <w:instrText xml:space="preserve"> </w:instrText>
          </w:r>
          <w:r>
            <w:rPr>
              <w:rFonts w:hint="eastAsia"/>
            </w:rPr>
            <w:fldChar w:fldCharType="separate"/>
          </w:r>
          <w:r>
            <w:t>184</w:t>
          </w:r>
          <w:r>
            <w:rPr>
              <w:rFonts w:hint="eastAsia"/>
            </w:rPr>
            <w:fldChar w:fldCharType="end"/>
          </w:r>
          <w:r>
            <w:rPr>
              <w:rFonts w:hint="eastAsia"/>
            </w:rPr>
            <w:fldChar w:fldCharType="end"/>
          </w:r>
        </w:p>
        <w:p w14:paraId="339FB4CA">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"_Toc240550168" </w:instrText>
          </w:r>
          <w:r>
            <w:fldChar w:fldCharType="separate"/>
          </w:r>
          <w:r>
            <w:rPr>
              <w:rStyle w:val="50"/>
            </w:rPr>
            <w:t>7.1.1. 地面站数据预处理与分析子系统性能设计</w:t>
          </w:r>
          <w:r>
            <w:rPr>
              <w:rFonts w:hint="eastAsia"/>
            </w:rPr>
            <w:tab/>
          </w:r>
          <w:r>
            <w:rPr>
              <w:rFonts w:hint="eastAsia"/>
            </w:rPr>
            <w:fldChar w:fldCharType="begin"/>
          </w:r>
          <w:r>
            <w:rPr>
              <w:rFonts w:hint="eastAsia"/>
            </w:rPr>
            <w:instrText xml:space="preserve"> </w:instrText>
          </w:r>
          <w:r>
            <w:instrText xml:space="preserve">PAGEREF _Toc240550168 \h</w:instrText>
          </w:r>
          <w:r>
            <w:rPr>
              <w:rFonts w:hint="eastAsia"/>
            </w:rPr>
            <w:instrText xml:space="preserve"> </w:instrText>
          </w:r>
          <w:r>
            <w:rPr>
              <w:rFonts w:hint="eastAsia"/>
            </w:rPr>
            <w:fldChar w:fldCharType="separate"/>
          </w:r>
          <w:r>
            <w:t>184</w:t>
          </w:r>
          <w:r>
            <w:rPr>
              <w:rFonts w:hint="eastAsia"/>
            </w:rPr>
            <w:fldChar w:fldCharType="end"/>
          </w:r>
          <w:r>
            <w:rPr>
              <w:rFonts w:hint="eastAsia"/>
            </w:rPr>
            <w:fldChar w:fldCharType="end"/>
          </w:r>
        </w:p>
        <w:p w14:paraId="10E777FC">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"_Toc240550169" </w:instrText>
          </w:r>
          <w:r>
            <w:fldChar w:fldCharType="separate"/>
          </w:r>
          <w:r>
            <w:rPr>
              <w:rStyle w:val="50"/>
            </w:rPr>
            <w:t>7.1.2. 地震风险区域监测子系统性能设计</w:t>
          </w:r>
          <w:r>
            <w:rPr>
              <w:rFonts w:hint="eastAsia"/>
            </w:rPr>
            <w:tab/>
          </w:r>
          <w:r>
            <w:rPr>
              <w:rFonts w:hint="eastAsia"/>
            </w:rPr>
            <w:fldChar w:fldCharType="begin"/>
          </w:r>
          <w:r>
            <w:rPr>
              <w:rFonts w:hint="eastAsia"/>
            </w:rPr>
            <w:instrText xml:space="preserve"> </w:instrText>
          </w:r>
          <w:r>
            <w:instrText xml:space="preserve">PAGEREF _Toc240550169 \h</w:instrText>
          </w:r>
          <w:r>
            <w:rPr>
              <w:rFonts w:hint="eastAsia"/>
            </w:rPr>
            <w:instrText xml:space="preserve"> </w:instrText>
          </w:r>
          <w:r>
            <w:rPr>
              <w:rFonts w:hint="eastAsia"/>
            </w:rPr>
            <w:fldChar w:fldCharType="separate"/>
          </w:r>
          <w:r>
            <w:t>187</w:t>
          </w:r>
          <w:r>
            <w:rPr>
              <w:rFonts w:hint="eastAsia"/>
            </w:rPr>
            <w:fldChar w:fldCharType="end"/>
          </w:r>
          <w:r>
            <w:rPr>
              <w:rFonts w:hint="eastAsia"/>
            </w:rPr>
            <w:fldChar w:fldCharType="end"/>
          </w:r>
        </w:p>
        <w:p w14:paraId="1AF2C6C8">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"_Toc240550170" </w:instrText>
          </w:r>
          <w:r>
            <w:fldChar w:fldCharType="separate"/>
          </w:r>
          <w:r>
            <w:rPr>
              <w:rStyle w:val="50"/>
            </w:rPr>
            <w:t>7.1.3. 地震中短期宏观异常监测子系统性能设计</w:t>
          </w:r>
          <w:r>
            <w:rPr>
              <w:rFonts w:hint="eastAsia"/>
            </w:rPr>
            <w:tab/>
          </w:r>
          <w:r>
            <w:rPr>
              <w:rFonts w:hint="eastAsia"/>
            </w:rPr>
            <w:fldChar w:fldCharType="begin"/>
          </w:r>
          <w:r>
            <w:rPr>
              <w:rFonts w:hint="eastAsia"/>
            </w:rPr>
            <w:instrText xml:space="preserve"> </w:instrText>
          </w:r>
          <w:r>
            <w:instrText xml:space="preserve">PAGEREF _Toc240550170 \h</w:instrText>
          </w:r>
          <w:r>
            <w:rPr>
              <w:rFonts w:hint="eastAsia"/>
            </w:rPr>
            <w:instrText xml:space="preserve"> </w:instrText>
          </w:r>
          <w:r>
            <w:rPr>
              <w:rFonts w:hint="eastAsia"/>
            </w:rPr>
            <w:fldChar w:fldCharType="separate"/>
          </w:r>
          <w:r>
            <w:t>189</w:t>
          </w:r>
          <w:r>
            <w:rPr>
              <w:rFonts w:hint="eastAsia"/>
            </w:rPr>
            <w:fldChar w:fldCharType="end"/>
          </w:r>
          <w:r>
            <w:rPr>
              <w:rFonts w:hint="eastAsia"/>
            </w:rPr>
            <w:fldChar w:fldCharType="end"/>
          </w:r>
        </w:p>
        <w:p w14:paraId="6EC09E07">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"_Toc240550171" </w:instrText>
          </w:r>
          <w:r>
            <w:fldChar w:fldCharType="separate"/>
          </w:r>
          <w:r>
            <w:rPr>
              <w:rStyle w:val="50"/>
            </w:rPr>
            <w:t>7.1.4. 地震灾害损失与影响快速评估子系统性能设计</w:t>
          </w:r>
          <w:r>
            <w:rPr>
              <w:rFonts w:hint="eastAsia"/>
            </w:rPr>
            <w:tab/>
          </w:r>
          <w:r>
            <w:rPr>
              <w:rFonts w:hint="eastAsia"/>
            </w:rPr>
            <w:fldChar w:fldCharType="begin"/>
          </w:r>
          <w:r>
            <w:rPr>
              <w:rFonts w:hint="eastAsia"/>
            </w:rPr>
            <w:instrText xml:space="preserve"> </w:instrText>
          </w:r>
          <w:r>
            <w:instrText xml:space="preserve">PAGEREF _Toc240550171 \h</w:instrText>
          </w:r>
          <w:r>
            <w:rPr>
              <w:rFonts w:hint="eastAsia"/>
            </w:rPr>
            <w:instrText xml:space="preserve"> </w:instrText>
          </w:r>
          <w:r>
            <w:rPr>
              <w:rFonts w:hint="eastAsia"/>
            </w:rPr>
            <w:fldChar w:fldCharType="separate"/>
          </w:r>
          <w:r>
            <w:t>189</w:t>
          </w:r>
          <w:r>
            <w:rPr>
              <w:rFonts w:hint="eastAsia"/>
            </w:rPr>
            <w:fldChar w:fldCharType="end"/>
          </w:r>
          <w:r>
            <w:rPr>
              <w:rFonts w:hint="eastAsia"/>
            </w:rPr>
            <w:fldChar w:fldCharType="end"/>
          </w:r>
        </w:p>
        <w:p w14:paraId="6E7B554C">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"_Toc240550172" </w:instrText>
          </w:r>
          <w:r>
            <w:fldChar w:fldCharType="separate"/>
          </w:r>
          <w:r>
            <w:rPr>
              <w:rStyle w:val="50"/>
            </w:rPr>
            <w:t>7.1.5. 地震数据灾备与大数据管理子系统性能设计</w:t>
          </w:r>
          <w:r>
            <w:rPr>
              <w:rFonts w:hint="eastAsia"/>
            </w:rPr>
            <w:tab/>
          </w:r>
          <w:r>
            <w:rPr>
              <w:rFonts w:hint="eastAsia"/>
            </w:rPr>
            <w:fldChar w:fldCharType="begin"/>
          </w:r>
          <w:r>
            <w:rPr>
              <w:rFonts w:hint="eastAsia"/>
            </w:rPr>
            <w:instrText xml:space="preserve"> </w:instrText>
          </w:r>
          <w:r>
            <w:instrText xml:space="preserve">PAGEREF _Toc240550172 \h</w:instrText>
          </w:r>
          <w:r>
            <w:rPr>
              <w:rFonts w:hint="eastAsia"/>
            </w:rPr>
            <w:instrText xml:space="preserve"> </w:instrText>
          </w:r>
          <w:r>
            <w:rPr>
              <w:rFonts w:hint="eastAsia"/>
            </w:rPr>
            <w:fldChar w:fldCharType="separate"/>
          </w:r>
          <w:r>
            <w:t>191</w:t>
          </w:r>
          <w:r>
            <w:rPr>
              <w:rFonts w:hint="eastAsia"/>
            </w:rPr>
            <w:fldChar w:fldCharType="end"/>
          </w:r>
          <w:r>
            <w:rPr>
              <w:rFonts w:hint="eastAsia"/>
            </w:rPr>
            <w:fldChar w:fldCharType="end"/>
          </w:r>
        </w:p>
        <w:p w14:paraId="0C842E09">
          <w:pPr>
            <w:pStyle w:val="23"/>
            <w:tabs>
              <w:tab w:val="right" w:leader="dot" w:pos="8720"/>
            </w:tabs>
            <w:ind w:left="96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"_Toc240550173" </w:instrText>
          </w:r>
          <w:r>
            <w:fldChar w:fldCharType="separate"/>
          </w:r>
          <w:r>
            <w:rPr>
              <w:rStyle w:val="50"/>
            </w:rPr>
            <w:t>7.1.6. 防灾减灾产品制图及展示子系统性能设计</w:t>
          </w:r>
          <w:r>
            <w:rPr>
              <w:rFonts w:hint="eastAsia"/>
            </w:rPr>
            <w:tab/>
          </w:r>
          <w:r>
            <w:rPr>
              <w:rFonts w:hint="eastAsia"/>
            </w:rPr>
            <w:fldChar w:fldCharType="begin"/>
          </w:r>
          <w:r>
            <w:rPr>
              <w:rFonts w:hint="eastAsia"/>
            </w:rPr>
            <w:instrText xml:space="preserve"> </w:instrText>
          </w:r>
          <w:r>
            <w:instrText xml:space="preserve">PAGEREF _Toc240550173 \h</w:instrText>
          </w:r>
          <w:r>
            <w:rPr>
              <w:rFonts w:hint="eastAsia"/>
            </w:rPr>
            <w:instrText xml:space="preserve"> </w:instrText>
          </w:r>
          <w:r>
            <w:rPr>
              <w:rFonts w:hint="eastAsia"/>
            </w:rPr>
            <w:fldChar w:fldCharType="separate"/>
          </w:r>
          <w:r>
            <w:t>191</w:t>
          </w:r>
          <w:r>
            <w:rPr>
              <w:rFonts w:hint="eastAsia"/>
            </w:rPr>
            <w:fldChar w:fldCharType="end"/>
          </w:r>
          <w:r>
            <w:rPr>
              <w:rFonts w:hint="eastAsia"/>
            </w:rPr>
            <w:fldChar w:fldCharType="end"/>
          </w:r>
        </w:p>
        <w:p w14:paraId="45E6D8A0">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"_Toc240550174" </w:instrText>
          </w:r>
          <w:r>
            <w:fldChar w:fldCharType="separate"/>
          </w:r>
          <w:r>
            <w:rPr>
              <w:rStyle w:val="50"/>
            </w:rPr>
            <w:t>7.2. 标准化设计</w:t>
          </w:r>
          <w:r>
            <w:rPr>
              <w:rFonts w:hint="eastAsia"/>
            </w:rPr>
            <w:tab/>
          </w:r>
          <w:r>
            <w:rPr>
              <w:rFonts w:hint="eastAsia"/>
            </w:rPr>
            <w:fldChar w:fldCharType="begin"/>
          </w:r>
          <w:r>
            <w:rPr>
              <w:rFonts w:hint="eastAsia"/>
            </w:rPr>
            <w:instrText xml:space="preserve"> </w:instrText>
          </w:r>
          <w:r>
            <w:instrText xml:space="preserve">PAGEREF _Toc240550174 \h</w:instrText>
          </w:r>
          <w:r>
            <w:rPr>
              <w:rFonts w:hint="eastAsia"/>
            </w:rPr>
            <w:instrText xml:space="preserve"> </w:instrText>
          </w:r>
          <w:r>
            <w:rPr>
              <w:rFonts w:hint="eastAsia"/>
            </w:rPr>
            <w:fldChar w:fldCharType="separate"/>
          </w:r>
          <w:r>
            <w:t>192</w:t>
          </w:r>
          <w:r>
            <w:rPr>
              <w:rFonts w:hint="eastAsia"/>
            </w:rPr>
            <w:fldChar w:fldCharType="end"/>
          </w:r>
          <w:r>
            <w:rPr>
              <w:rFonts w:hint="eastAsia"/>
            </w:rPr>
            <w:fldChar w:fldCharType="end"/>
          </w:r>
        </w:p>
        <w:p w14:paraId="4411454C">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"_Toc240550175" </w:instrText>
          </w:r>
          <w:r>
            <w:fldChar w:fldCharType="separate"/>
          </w:r>
          <w:r>
            <w:rPr>
              <w:rStyle w:val="50"/>
            </w:rPr>
            <w:t>7.3. 可靠性设计</w:t>
          </w:r>
          <w:r>
            <w:rPr>
              <w:rFonts w:hint="eastAsia"/>
            </w:rPr>
            <w:tab/>
          </w:r>
          <w:r>
            <w:rPr>
              <w:rFonts w:hint="eastAsia"/>
            </w:rPr>
            <w:fldChar w:fldCharType="begin"/>
          </w:r>
          <w:r>
            <w:rPr>
              <w:rFonts w:hint="eastAsia"/>
            </w:rPr>
            <w:instrText xml:space="preserve"> </w:instrText>
          </w:r>
          <w:r>
            <w:instrText xml:space="preserve">PAGEREF _Toc240550175 \h</w:instrText>
          </w:r>
          <w:r>
            <w:rPr>
              <w:rFonts w:hint="eastAsia"/>
            </w:rPr>
            <w:instrText xml:space="preserve"> </w:instrText>
          </w:r>
          <w:r>
            <w:rPr>
              <w:rFonts w:hint="eastAsia"/>
            </w:rPr>
            <w:fldChar w:fldCharType="separate"/>
          </w:r>
          <w:r>
            <w:t>193</w:t>
          </w:r>
          <w:r>
            <w:rPr>
              <w:rFonts w:hint="eastAsia"/>
            </w:rPr>
            <w:fldChar w:fldCharType="end"/>
          </w:r>
          <w:r>
            <w:rPr>
              <w:rFonts w:hint="eastAsia"/>
            </w:rPr>
            <w:fldChar w:fldCharType="end"/>
          </w:r>
        </w:p>
        <w:p w14:paraId="659C3FE9">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"_Toc240550176" </w:instrText>
          </w:r>
          <w:r>
            <w:fldChar w:fldCharType="separate"/>
          </w:r>
          <w:r>
            <w:rPr>
              <w:rStyle w:val="50"/>
            </w:rPr>
            <w:t>7.4. 可扩展设计</w:t>
          </w:r>
          <w:r>
            <w:rPr>
              <w:rFonts w:hint="eastAsia"/>
            </w:rPr>
            <w:tab/>
          </w:r>
          <w:r>
            <w:rPr>
              <w:rFonts w:hint="eastAsia"/>
            </w:rPr>
            <w:fldChar w:fldCharType="begin"/>
          </w:r>
          <w:r>
            <w:rPr>
              <w:rFonts w:hint="eastAsia"/>
            </w:rPr>
            <w:instrText xml:space="preserve"> </w:instrText>
          </w:r>
          <w:r>
            <w:instrText xml:space="preserve">PAGEREF _Toc240550176 \h</w:instrText>
          </w:r>
          <w:r>
            <w:rPr>
              <w:rFonts w:hint="eastAsia"/>
            </w:rPr>
            <w:instrText xml:space="preserve"> </w:instrText>
          </w:r>
          <w:r>
            <w:rPr>
              <w:rFonts w:hint="eastAsia"/>
            </w:rPr>
            <w:fldChar w:fldCharType="separate"/>
          </w:r>
          <w:r>
            <w:t>194</w:t>
          </w:r>
          <w:r>
            <w:rPr>
              <w:rFonts w:hint="eastAsia"/>
            </w:rPr>
            <w:fldChar w:fldCharType="end"/>
          </w:r>
          <w:r>
            <w:rPr>
              <w:rFonts w:hint="eastAsia"/>
            </w:rPr>
            <w:fldChar w:fldCharType="end"/>
          </w:r>
        </w:p>
        <w:p w14:paraId="364CBC8A">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"_Toc240550177" </w:instrText>
          </w:r>
          <w:r>
            <w:fldChar w:fldCharType="separate"/>
          </w:r>
          <w:r>
            <w:rPr>
              <w:rStyle w:val="50"/>
            </w:rPr>
            <w:t>7.5. 可测试性设计</w:t>
          </w:r>
          <w:r>
            <w:rPr>
              <w:rFonts w:hint="eastAsia"/>
            </w:rPr>
            <w:tab/>
          </w:r>
          <w:r>
            <w:rPr>
              <w:rFonts w:hint="eastAsia"/>
            </w:rPr>
            <w:fldChar w:fldCharType="begin"/>
          </w:r>
          <w:r>
            <w:rPr>
              <w:rFonts w:hint="eastAsia"/>
            </w:rPr>
            <w:instrText xml:space="preserve"> </w:instrText>
          </w:r>
          <w:r>
            <w:instrText xml:space="preserve">PAGEREF _Toc240550177 \h</w:instrText>
          </w:r>
          <w:r>
            <w:rPr>
              <w:rFonts w:hint="eastAsia"/>
            </w:rPr>
            <w:instrText xml:space="preserve"> </w:instrText>
          </w:r>
          <w:r>
            <w:rPr>
              <w:rFonts w:hint="eastAsia"/>
            </w:rPr>
            <w:fldChar w:fldCharType="separate"/>
          </w:r>
          <w:r>
            <w:t>195</w:t>
          </w:r>
          <w:r>
            <w:rPr>
              <w:rFonts w:hint="eastAsia"/>
            </w:rPr>
            <w:fldChar w:fldCharType="end"/>
          </w:r>
          <w:r>
            <w:rPr>
              <w:rFonts w:hint="eastAsia"/>
            </w:rPr>
            <w:fldChar w:fldCharType="end"/>
          </w:r>
        </w:p>
        <w:p w14:paraId="38E9CD61">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"_Toc240550178" </w:instrText>
          </w:r>
          <w:r>
            <w:fldChar w:fldCharType="separate"/>
          </w:r>
          <w:r>
            <w:rPr>
              <w:rStyle w:val="50"/>
            </w:rPr>
            <w:t>7.6. 维修性设计</w:t>
          </w:r>
          <w:r>
            <w:rPr>
              <w:rFonts w:hint="eastAsia"/>
            </w:rPr>
            <w:tab/>
          </w:r>
          <w:r>
            <w:rPr>
              <w:rFonts w:hint="eastAsia"/>
            </w:rPr>
            <w:fldChar w:fldCharType="begin"/>
          </w:r>
          <w:r>
            <w:rPr>
              <w:rFonts w:hint="eastAsia"/>
            </w:rPr>
            <w:instrText xml:space="preserve"> </w:instrText>
          </w:r>
          <w:r>
            <w:instrText xml:space="preserve">PAGEREF _Toc240550178 \h</w:instrText>
          </w:r>
          <w:r>
            <w:rPr>
              <w:rFonts w:hint="eastAsia"/>
            </w:rPr>
            <w:instrText xml:space="preserve"> </w:instrText>
          </w:r>
          <w:r>
            <w:rPr>
              <w:rFonts w:hint="eastAsia"/>
            </w:rPr>
            <w:fldChar w:fldCharType="separate"/>
          </w:r>
          <w:r>
            <w:t>196</w:t>
          </w:r>
          <w:r>
            <w:rPr>
              <w:rFonts w:hint="eastAsia"/>
            </w:rPr>
            <w:fldChar w:fldCharType="end"/>
          </w:r>
          <w:r>
            <w:rPr>
              <w:rFonts w:hint="eastAsia"/>
            </w:rPr>
            <w:fldChar w:fldCharType="end"/>
          </w:r>
        </w:p>
        <w:p w14:paraId="7C78D482">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"_Toc240550179" </w:instrText>
          </w:r>
          <w:r>
            <w:fldChar w:fldCharType="separate"/>
          </w:r>
          <w:r>
            <w:rPr>
              <w:rStyle w:val="50"/>
            </w:rPr>
            <w:t>7.7. 先进性设计</w:t>
          </w:r>
          <w:r>
            <w:rPr>
              <w:rFonts w:hint="eastAsia"/>
            </w:rPr>
            <w:tab/>
          </w:r>
          <w:r>
            <w:rPr>
              <w:rFonts w:hint="eastAsia"/>
            </w:rPr>
            <w:fldChar w:fldCharType="begin"/>
          </w:r>
          <w:r>
            <w:rPr>
              <w:rFonts w:hint="eastAsia"/>
            </w:rPr>
            <w:instrText xml:space="preserve"> </w:instrText>
          </w:r>
          <w:r>
            <w:instrText xml:space="preserve">PAGEREF _Toc240550179 \h</w:instrText>
          </w:r>
          <w:r>
            <w:rPr>
              <w:rFonts w:hint="eastAsia"/>
            </w:rPr>
            <w:instrText xml:space="preserve"> </w:instrText>
          </w:r>
          <w:r>
            <w:rPr>
              <w:rFonts w:hint="eastAsia"/>
            </w:rPr>
            <w:fldChar w:fldCharType="separate"/>
          </w:r>
          <w:r>
            <w:t>197</w:t>
          </w:r>
          <w:r>
            <w:rPr>
              <w:rFonts w:hint="eastAsia"/>
            </w:rPr>
            <w:fldChar w:fldCharType="end"/>
          </w:r>
          <w:r>
            <w:rPr>
              <w:rFonts w:hint="eastAsia"/>
            </w:rPr>
            <w:fldChar w:fldCharType="end"/>
          </w:r>
        </w:p>
        <w:p w14:paraId="427D6A00">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"_Toc240550180" </w:instrText>
          </w:r>
          <w:r>
            <w:fldChar w:fldCharType="separate"/>
          </w:r>
          <w:r>
            <w:rPr>
              <w:rStyle w:val="50"/>
            </w:rPr>
            <w:t>7.8. 安全性设计</w:t>
          </w:r>
          <w:r>
            <w:rPr>
              <w:rFonts w:hint="eastAsia"/>
            </w:rPr>
            <w:tab/>
          </w:r>
          <w:r>
            <w:rPr>
              <w:rFonts w:hint="eastAsia"/>
            </w:rPr>
            <w:fldChar w:fldCharType="begin"/>
          </w:r>
          <w:r>
            <w:rPr>
              <w:rFonts w:hint="eastAsia"/>
            </w:rPr>
            <w:instrText xml:space="preserve"> </w:instrText>
          </w:r>
          <w:r>
            <w:instrText xml:space="preserve">PAGEREF _Toc240550180 \h</w:instrText>
          </w:r>
          <w:r>
            <w:rPr>
              <w:rFonts w:hint="eastAsia"/>
            </w:rPr>
            <w:instrText xml:space="preserve"> </w:instrText>
          </w:r>
          <w:r>
            <w:rPr>
              <w:rFonts w:hint="eastAsia"/>
            </w:rPr>
            <w:fldChar w:fldCharType="separate"/>
          </w:r>
          <w:r>
            <w:t>198</w:t>
          </w:r>
          <w:r>
            <w:rPr>
              <w:rFonts w:hint="eastAsia"/>
            </w:rPr>
            <w:fldChar w:fldCharType="end"/>
          </w:r>
          <w:r>
            <w:rPr>
              <w:rFonts w:hint="eastAsia"/>
            </w:rPr>
            <w:fldChar w:fldCharType="end"/>
          </w:r>
        </w:p>
        <w:p w14:paraId="605855B1">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"_Toc240550181" </w:instrText>
          </w:r>
          <w:r>
            <w:fldChar w:fldCharType="separate"/>
          </w:r>
          <w:r>
            <w:rPr>
              <w:rStyle w:val="50"/>
              <w:snapToGrid w:val="0"/>
            </w:rPr>
            <w:t>7.9. 环境适应性设计</w:t>
          </w:r>
          <w:r>
            <w:rPr>
              <w:rFonts w:hint="eastAsia"/>
            </w:rPr>
            <w:tab/>
          </w:r>
          <w:r>
            <w:rPr>
              <w:rFonts w:hint="eastAsia"/>
            </w:rPr>
            <w:fldChar w:fldCharType="begin"/>
          </w:r>
          <w:r>
            <w:rPr>
              <w:rFonts w:hint="eastAsia"/>
            </w:rPr>
            <w:instrText xml:space="preserve"> </w:instrText>
          </w:r>
          <w:r>
            <w:instrText xml:space="preserve">PAGEREF _Toc240550181 \h</w:instrText>
          </w:r>
          <w:r>
            <w:rPr>
              <w:rFonts w:hint="eastAsia"/>
            </w:rPr>
            <w:instrText xml:space="preserve"> </w:instrText>
          </w:r>
          <w:r>
            <w:rPr>
              <w:rFonts w:hint="eastAsia"/>
            </w:rPr>
            <w:fldChar w:fldCharType="separate"/>
          </w:r>
          <w:r>
            <w:t>200</w:t>
          </w:r>
          <w:r>
            <w:rPr>
              <w:rFonts w:hint="eastAsia"/>
            </w:rPr>
            <w:fldChar w:fldCharType="end"/>
          </w:r>
          <w:r>
            <w:rPr>
              <w:rFonts w:hint="eastAsia"/>
            </w:rPr>
            <w:fldChar w:fldCharType="end"/>
          </w:r>
        </w:p>
        <w:p w14:paraId="37DC6362">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"_Toc240550182" </w:instrText>
          </w:r>
          <w:r>
            <w:fldChar w:fldCharType="separate"/>
          </w:r>
          <w:r>
            <w:rPr>
              <w:rStyle w:val="50"/>
            </w:rPr>
            <w:t>8. 注释</w:t>
          </w:r>
          <w:r>
            <w:rPr>
              <w:rFonts w:hint="eastAsia"/>
            </w:rPr>
            <w:tab/>
          </w:r>
          <w:r>
            <w:rPr>
              <w:rFonts w:hint="eastAsia"/>
            </w:rPr>
            <w:fldChar w:fldCharType="begin"/>
          </w:r>
          <w:r>
            <w:rPr>
              <w:rFonts w:hint="eastAsia"/>
            </w:rPr>
            <w:instrText xml:space="preserve"> </w:instrText>
          </w:r>
          <w:r>
            <w:instrText xml:space="preserve">PAGEREF _Toc240550182 \h</w:instrText>
          </w:r>
          <w:r>
            <w:rPr>
              <w:rFonts w:hint="eastAsia"/>
            </w:rPr>
            <w:instrText xml:space="preserve"> </w:instrText>
          </w:r>
          <w:r>
            <w:rPr>
              <w:rFonts w:hint="eastAsia"/>
            </w:rPr>
            <w:fldChar w:fldCharType="separate"/>
          </w:r>
          <w:r>
            <w:t>201</w:t>
          </w:r>
          <w:r>
            <w:rPr>
              <w:rFonts w:hint="eastAsia"/>
            </w:rPr>
            <w:fldChar w:fldCharType="end"/>
          </w:r>
          <w:r>
            <w:rPr>
              <w:rFonts w:hint="eastAsia"/>
            </w:rPr>
            <w:fldChar w:fldCharType="end"/>
          </w:r>
        </w:p>
        <w:p w14:paraId="1CDD78A7">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"_Toc240550183" </w:instrText>
          </w:r>
          <w:r>
            <w:fldChar w:fldCharType="separate"/>
          </w:r>
          <w:r>
            <w:rPr>
              <w:rStyle w:val="50"/>
            </w:rPr>
            <w:t>9. 需求规格与概要设计追踪表</w:t>
          </w:r>
          <w:r>
            <w:rPr>
              <w:rFonts w:hint="eastAsia"/>
            </w:rPr>
            <w:tab/>
          </w:r>
          <w:r>
            <w:rPr>
              <w:rFonts w:hint="eastAsia"/>
            </w:rPr>
            <w:fldChar w:fldCharType="begin"/>
          </w:r>
          <w:r>
            <w:rPr>
              <w:rFonts w:hint="eastAsia"/>
            </w:rPr>
            <w:instrText xml:space="preserve"> </w:instrText>
          </w:r>
          <w:r>
            <w:instrText xml:space="preserve">PAGEREF _Toc240550183 \h</w:instrText>
          </w:r>
          <w:r>
            <w:rPr>
              <w:rFonts w:hint="eastAsia"/>
            </w:rPr>
            <w:instrText xml:space="preserve"> </w:instrText>
          </w:r>
          <w:r>
            <w:rPr>
              <w:rFonts w:hint="eastAsia"/>
            </w:rPr>
            <w:fldChar w:fldCharType="separate"/>
          </w:r>
          <w:r>
            <w:t>203</w:t>
          </w:r>
          <w:r>
            <w:rPr>
              <w:rFonts w:hint="eastAsia"/>
            </w:rPr>
            <w:fldChar w:fldCharType="end"/>
          </w:r>
          <w:r>
            <w:rPr>
              <w:rFonts w:hint="eastAsia"/>
            </w:rPr>
            <w:fldChar w:fldCharType="end"/>
          </w:r>
        </w:p>
        <w:p w14:paraId="776A4E2B">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"_Toc240550184" </w:instrText>
          </w:r>
          <w:r>
            <w:fldChar w:fldCharType="separate"/>
          </w:r>
          <w:r>
            <w:rPr>
              <w:rStyle w:val="50"/>
            </w:rPr>
            <w:t>9.1. 逆向追踪</w:t>
          </w:r>
          <w:r>
            <w:rPr>
              <w:rFonts w:hint="eastAsia"/>
            </w:rPr>
            <w:tab/>
          </w:r>
          <w:r>
            <w:rPr>
              <w:rFonts w:hint="eastAsia"/>
            </w:rPr>
            <w:fldChar w:fldCharType="begin"/>
          </w:r>
          <w:r>
            <w:rPr>
              <w:rFonts w:hint="eastAsia"/>
            </w:rPr>
            <w:instrText xml:space="preserve"> </w:instrText>
          </w:r>
          <w:r>
            <w:instrText xml:space="preserve">PAGEREF _Toc240550184 \h</w:instrText>
          </w:r>
          <w:r>
            <w:rPr>
              <w:rFonts w:hint="eastAsia"/>
            </w:rPr>
            <w:instrText xml:space="preserve"> </w:instrText>
          </w:r>
          <w:r>
            <w:rPr>
              <w:rFonts w:hint="eastAsia"/>
            </w:rPr>
            <w:fldChar w:fldCharType="separate"/>
          </w:r>
          <w:r>
            <w:t>203</w:t>
          </w:r>
          <w:r>
            <w:rPr>
              <w:rFonts w:hint="eastAsia"/>
            </w:rPr>
            <w:fldChar w:fldCharType="end"/>
          </w:r>
          <w:r>
            <w:rPr>
              <w:rFonts w:hint="eastAsia"/>
            </w:rPr>
            <w:fldChar w:fldCharType="end"/>
          </w:r>
        </w:p>
        <w:p w14:paraId="4445CDF8">
          <w:pPr>
            <w:pStyle w:val="32"/>
            <w:tabs>
              <w:tab w:val="right" w:leader="dot" w:pos="8720"/>
            </w:tabs>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"_Toc240550185" </w:instrText>
          </w:r>
          <w:r>
            <w:fldChar w:fldCharType="separate"/>
          </w:r>
          <w:r>
            <w:rPr>
              <w:rStyle w:val="50"/>
            </w:rPr>
            <w:t>9.2. 正向追踪</w:t>
          </w:r>
          <w:r>
            <w:rPr>
              <w:rFonts w:hint="eastAsia"/>
            </w:rPr>
            <w:tab/>
          </w:r>
          <w:r>
            <w:rPr>
              <w:rFonts w:hint="eastAsia"/>
            </w:rPr>
            <w:fldChar w:fldCharType="begin"/>
          </w:r>
          <w:r>
            <w:rPr>
              <w:rFonts w:hint="eastAsia"/>
            </w:rPr>
            <w:instrText xml:space="preserve"> </w:instrText>
          </w:r>
          <w:r>
            <w:instrText xml:space="preserve">PAGEREF _Toc240550185 \h</w:instrText>
          </w:r>
          <w:r>
            <w:rPr>
              <w:rFonts w:hint="eastAsia"/>
            </w:rPr>
            <w:instrText xml:space="preserve"> </w:instrText>
          </w:r>
          <w:r>
            <w:rPr>
              <w:rFonts w:hint="eastAsia"/>
            </w:rPr>
            <w:fldChar w:fldCharType="separate"/>
          </w:r>
          <w:r>
            <w:t>205</w:t>
          </w:r>
          <w:r>
            <w:rPr>
              <w:rFonts w:hint="eastAsia"/>
            </w:rPr>
            <w:fldChar w:fldCharType="end"/>
          </w:r>
          <w:r>
            <w:rPr>
              <w:rFonts w:hint="eastAsia"/>
            </w:rPr>
            <w:fldChar w:fldCharType="end"/>
          </w:r>
        </w:p>
        <w:p w14:paraId="44FB70CB">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"_Toc240550186" </w:instrText>
          </w:r>
          <w:r>
            <w:fldChar w:fldCharType="separate"/>
          </w:r>
          <w:r>
            <w:rPr>
              <w:rStyle w:val="50"/>
            </w:rPr>
            <w:t>附录1卫星遥感软件数据资源情况</w:t>
          </w:r>
          <w:r>
            <w:rPr>
              <w:rFonts w:hint="eastAsia"/>
            </w:rPr>
            <w:tab/>
          </w:r>
          <w:r>
            <w:rPr>
              <w:rFonts w:hint="eastAsia"/>
            </w:rPr>
            <w:fldChar w:fldCharType="begin"/>
          </w:r>
          <w:r>
            <w:rPr>
              <w:rFonts w:hint="eastAsia"/>
            </w:rPr>
            <w:instrText xml:space="preserve"> </w:instrText>
          </w:r>
          <w:r>
            <w:instrText xml:space="preserve">PAGEREF _Toc240550186 \h</w:instrText>
          </w:r>
          <w:r>
            <w:rPr>
              <w:rFonts w:hint="eastAsia"/>
            </w:rPr>
            <w:instrText xml:space="preserve"> </w:instrText>
          </w:r>
          <w:r>
            <w:rPr>
              <w:rFonts w:hint="eastAsia"/>
            </w:rPr>
            <w:fldChar w:fldCharType="separate"/>
          </w:r>
          <w:r>
            <w:t>207</w:t>
          </w:r>
          <w:r>
            <w:rPr>
              <w:rFonts w:hint="eastAsia"/>
            </w:rPr>
            <w:fldChar w:fldCharType="end"/>
          </w:r>
          <w:r>
            <w:rPr>
              <w:rFonts w:hint="eastAsia"/>
            </w:rPr>
            <w:fldChar w:fldCharType="end"/>
          </w:r>
        </w:p>
        <w:p w14:paraId="7D230372">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"_Toc240550187" </w:instrText>
          </w:r>
          <w:r>
            <w:fldChar w:fldCharType="separate"/>
          </w:r>
          <w:r>
            <w:rPr>
              <w:rStyle w:val="50"/>
            </w:rPr>
            <w:t>附录2预处理生产模块说明</w:t>
          </w:r>
          <w:r>
            <w:rPr>
              <w:rFonts w:hint="eastAsia"/>
            </w:rPr>
            <w:tab/>
          </w:r>
          <w:r>
            <w:rPr>
              <w:rFonts w:hint="eastAsia"/>
            </w:rPr>
            <w:fldChar w:fldCharType="begin"/>
          </w:r>
          <w:r>
            <w:rPr>
              <w:rFonts w:hint="eastAsia"/>
            </w:rPr>
            <w:instrText xml:space="preserve"> </w:instrText>
          </w:r>
          <w:r>
            <w:instrText xml:space="preserve">PAGEREF _Toc240550187 \h</w:instrText>
          </w:r>
          <w:r>
            <w:rPr>
              <w:rFonts w:hint="eastAsia"/>
            </w:rPr>
            <w:instrText xml:space="preserve"> </w:instrText>
          </w:r>
          <w:r>
            <w:rPr>
              <w:rFonts w:hint="eastAsia"/>
            </w:rPr>
            <w:fldChar w:fldCharType="separate"/>
          </w:r>
          <w:r>
            <w:t>211</w:t>
          </w:r>
          <w:r>
            <w:rPr>
              <w:rFonts w:hint="eastAsia"/>
            </w:rPr>
            <w:fldChar w:fldCharType="end"/>
          </w:r>
          <w:r>
            <w:rPr>
              <w:rFonts w:hint="eastAsia"/>
            </w:rPr>
            <w:fldChar w:fldCharType="end"/>
          </w:r>
        </w:p>
        <w:p w14:paraId="4348153D">
          <w:pPr>
            <w:pStyle w:val="28"/>
            <w:tabs>
              <w:tab w:val="right" w:leader="dot" w:pos="8720"/>
            </w:tabs>
            <w:ind w:firstLine="0" w:firstLineChars="0"/>
            <w:rPr>
              <w:rFonts w:asciiTheme="minorHAnsi" w:hAnsiTheme="minorHAnsi" w:eastAsiaTheme="minorEastAsia" w:cstheme="minorBidi"/>
              <w:sz w:val="22"/>
              <w14:ligatures w14:val="standardContextual"/>
            </w:rPr>
          </w:pPr>
          <w:r>
            <w:fldChar w:fldCharType="begin"/>
          </w:r>
          <w:r>
            <w:instrText xml:space="preserve"> HYPERLINK \l "_Toc240550188" </w:instrText>
          </w:r>
          <w:r>
            <w:fldChar w:fldCharType="separate"/>
          </w:r>
          <w:r>
            <w:rPr>
              <w:rStyle w:val="50"/>
            </w:rPr>
            <w:t>附录3算法说明</w:t>
          </w:r>
          <w:r>
            <w:rPr>
              <w:rFonts w:hint="eastAsia"/>
            </w:rPr>
            <w:tab/>
          </w:r>
          <w:r>
            <w:rPr>
              <w:rFonts w:hint="eastAsia"/>
            </w:rPr>
            <w:fldChar w:fldCharType="begin"/>
          </w:r>
          <w:r>
            <w:rPr>
              <w:rFonts w:hint="eastAsia"/>
            </w:rPr>
            <w:instrText xml:space="preserve"> </w:instrText>
          </w:r>
          <w:r>
            <w:instrText xml:space="preserve">PAGEREF _Toc240550188 \h</w:instrText>
          </w:r>
          <w:r>
            <w:rPr>
              <w:rFonts w:hint="eastAsia"/>
            </w:rPr>
            <w:instrText xml:space="preserve"> </w:instrText>
          </w:r>
          <w:r>
            <w:rPr>
              <w:rFonts w:hint="eastAsia"/>
            </w:rPr>
            <w:fldChar w:fldCharType="separate"/>
          </w:r>
          <w:r>
            <w:t>213</w:t>
          </w:r>
          <w:r>
            <w:rPr>
              <w:rFonts w:hint="eastAsia"/>
            </w:rPr>
            <w:fldChar w:fldCharType="end"/>
          </w:r>
          <w:r>
            <w:rPr>
              <w:rFonts w:hint="eastAsia"/>
            </w:rPr>
            <w:fldChar w:fldCharType="end"/>
          </w:r>
        </w:p>
        <w:p w14:paraId="315CA84D">
          <w:pPr>
            <w:spacing w:after="312"/>
            <w:ind w:firstLine="0" w:firstLineChars="0"/>
            <w:jc w:val="center"/>
            <w:rPr>
              <w:szCs w:val="32"/>
            </w:rPr>
          </w:pPr>
          <w:r>
            <w:rPr>
              <w:szCs w:val="32"/>
            </w:rPr>
            <w:fldChar w:fldCharType="end"/>
          </w:r>
        </w:p>
      </w:sdtContent>
    </w:sdt>
    <w:p w14:paraId="1FC0D0F4">
      <w:pPr>
        <w:adjustRightInd/>
        <w:snapToGrid/>
        <w:spacing w:line="240" w:lineRule="auto"/>
        <w:ind w:firstLine="0" w:firstLineChars="0"/>
        <w:rPr>
          <w:b/>
          <w:bCs/>
          <w:sz w:val="32"/>
          <w:szCs w:val="32"/>
        </w:rPr>
      </w:pPr>
      <w:r>
        <w:rPr>
          <w:b/>
          <w:bCs/>
          <w:sz w:val="32"/>
          <w:szCs w:val="32"/>
        </w:rPr>
        <w:br w:type="page"/>
      </w:r>
    </w:p>
    <w:p w14:paraId="4AB1685D">
      <w:pPr>
        <w:spacing w:after="326" w:afterLines="100"/>
        <w:ind w:firstLine="0" w:firstLineChars="0"/>
        <w:jc w:val="center"/>
        <w:rPr>
          <w:b/>
          <w:bCs/>
          <w:sz w:val="32"/>
          <w:szCs w:val="32"/>
        </w:rPr>
      </w:pPr>
      <w:r>
        <w:rPr>
          <w:rFonts w:hint="eastAsia"/>
          <w:b/>
          <w:bCs/>
          <w:sz w:val="32"/>
          <w:szCs w:val="32"/>
        </w:rPr>
        <w:t>图目录</w:t>
      </w:r>
    </w:p>
    <w:p w14:paraId="20AFBF0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rPr>
          <w:szCs w:val="32"/>
        </w:rPr>
        <w:fldChar w:fldCharType="begin"/>
      </w:r>
      <w:r>
        <w:rPr>
          <w:szCs w:val="32"/>
        </w:rPr>
        <w:instrText xml:space="preserve"> </w:instrText>
      </w:r>
      <w:r>
        <w:rPr>
          <w:rFonts w:hint="eastAsia"/>
          <w:szCs w:val="32"/>
        </w:rPr>
        <w:instrText xml:space="preserve">TOC \h \z \t "图-题注" \c</w:instrText>
      </w:r>
      <w:r>
        <w:rPr>
          <w:szCs w:val="32"/>
        </w:rPr>
        <w:instrText xml:space="preserve"> </w:instrText>
      </w:r>
      <w:r>
        <w:rPr>
          <w:szCs w:val="32"/>
        </w:rPr>
        <w:fldChar w:fldCharType="separate"/>
      </w:r>
      <w:r>
        <w:fldChar w:fldCharType="begin"/>
      </w:r>
      <w:r>
        <w:instrText xml:space="preserve"> HYPERLINK \l "_Toc240550001" </w:instrText>
      </w:r>
      <w:r>
        <w:fldChar w:fldCharType="separate"/>
      </w:r>
      <w:r>
        <w:rPr>
          <w:rStyle w:val="50"/>
        </w:rPr>
        <w:t>图3-1卫星遥感软件业务流程图</w:t>
      </w:r>
      <w:r>
        <w:rPr>
          <w:rFonts w:hint="eastAsia"/>
        </w:rPr>
        <w:tab/>
      </w:r>
      <w:r>
        <w:rPr>
          <w:rFonts w:hint="eastAsia"/>
        </w:rPr>
        <w:fldChar w:fldCharType="begin"/>
      </w:r>
      <w:r>
        <w:rPr>
          <w:rFonts w:hint="eastAsia"/>
        </w:rPr>
        <w:instrText xml:space="preserve"> </w:instrText>
      </w:r>
      <w:r>
        <w:instrText xml:space="preserve">PAGEREF _Toc240550001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140163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"_Toc240550002" </w:instrText>
      </w:r>
      <w:r>
        <w:fldChar w:fldCharType="separate"/>
      </w:r>
      <w:r>
        <w:rPr>
          <w:rStyle w:val="50"/>
        </w:rPr>
        <w:t>图3-2数据流图</w:t>
      </w:r>
      <w:r>
        <w:rPr>
          <w:rFonts w:hint="eastAsia"/>
        </w:rPr>
        <w:tab/>
      </w:r>
      <w:r>
        <w:rPr>
          <w:rFonts w:hint="eastAsia"/>
        </w:rPr>
        <w:fldChar w:fldCharType="begin"/>
      </w:r>
      <w:r>
        <w:rPr>
          <w:rFonts w:hint="eastAsia"/>
        </w:rPr>
        <w:instrText xml:space="preserve"> </w:instrText>
      </w:r>
      <w:r>
        <w:instrText xml:space="preserve">PAGEREF _Toc240550002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2A0BE9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"_Toc240550003" </w:instrText>
      </w:r>
      <w:r>
        <w:fldChar w:fldCharType="separate"/>
      </w:r>
      <w:r>
        <w:rPr>
          <w:rStyle w:val="50"/>
        </w:rPr>
        <w:t>图3-3卫星遥感软件数据流程图</w:t>
      </w:r>
      <w:r>
        <w:rPr>
          <w:rFonts w:hint="eastAsia"/>
        </w:rPr>
        <w:tab/>
      </w:r>
      <w:r>
        <w:rPr>
          <w:rFonts w:hint="eastAsia"/>
        </w:rPr>
        <w:fldChar w:fldCharType="begin"/>
      </w:r>
      <w:r>
        <w:rPr>
          <w:rFonts w:hint="eastAsia"/>
        </w:rPr>
        <w:instrText xml:space="preserve"> </w:instrText>
      </w:r>
      <w:r>
        <w:instrText xml:space="preserve">PAGEREF _Toc240550003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BBD017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"_Toc240550004" </w:instrText>
      </w:r>
      <w:r>
        <w:fldChar w:fldCharType="separate"/>
      </w:r>
      <w:r>
        <w:rPr>
          <w:rStyle w:val="50"/>
        </w:rPr>
        <w:t>图3-4数据分级存储流转图</w:t>
      </w:r>
      <w:r>
        <w:rPr>
          <w:rFonts w:hint="eastAsia"/>
        </w:rPr>
        <w:tab/>
      </w:r>
      <w:r>
        <w:rPr>
          <w:rFonts w:hint="eastAsia"/>
        </w:rPr>
        <w:fldChar w:fldCharType="begin"/>
      </w:r>
      <w:r>
        <w:rPr>
          <w:rFonts w:hint="eastAsia"/>
        </w:rPr>
        <w:instrText xml:space="preserve"> </w:instrText>
      </w:r>
      <w:r>
        <w:instrText xml:space="preserve">PAGEREF _Toc240550004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CEF400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"_Toc240550005" </w:instrText>
      </w:r>
      <w:r>
        <w:fldChar w:fldCharType="separate"/>
      </w:r>
      <w:r>
        <w:rPr>
          <w:rStyle w:val="50"/>
        </w:rPr>
        <w:t>图3-5元数据全生命周期管理流程设计图</w:t>
      </w:r>
      <w:r>
        <w:rPr>
          <w:rFonts w:hint="eastAsia"/>
        </w:rPr>
        <w:tab/>
      </w:r>
      <w:r>
        <w:rPr>
          <w:rFonts w:hint="eastAsia"/>
        </w:rPr>
        <w:fldChar w:fldCharType="begin"/>
      </w:r>
      <w:r>
        <w:rPr>
          <w:rFonts w:hint="eastAsia"/>
        </w:rPr>
        <w:instrText xml:space="preserve"> </w:instrText>
      </w:r>
      <w:r>
        <w:instrText xml:space="preserve">PAGEREF _Toc240550005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1780CA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"_Toc240550006" </w:instrText>
      </w:r>
      <w:r>
        <w:fldChar w:fldCharType="separate"/>
      </w:r>
      <w:r>
        <w:rPr>
          <w:rStyle w:val="50"/>
        </w:rPr>
        <w:t>图3-6权限模型关系图</w:t>
      </w:r>
      <w:r>
        <w:rPr>
          <w:rFonts w:hint="eastAsia"/>
        </w:rPr>
        <w:tab/>
      </w:r>
      <w:r>
        <w:rPr>
          <w:rFonts w:hint="eastAsia"/>
        </w:rPr>
        <w:fldChar w:fldCharType="begin"/>
      </w:r>
      <w:r>
        <w:rPr>
          <w:rFonts w:hint="eastAsia"/>
        </w:rPr>
        <w:instrText xml:space="preserve"> </w:instrText>
      </w:r>
      <w:r>
        <w:instrText xml:space="preserve">PAGEREF _Toc240550006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58B5BA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"_Toc240550007" </w:instrText>
      </w:r>
      <w:r>
        <w:fldChar w:fldCharType="separate"/>
      </w:r>
      <w:r>
        <w:rPr>
          <w:rStyle w:val="50"/>
        </w:rPr>
        <w:t>图4-1部件划分图</w:t>
      </w:r>
      <w:r>
        <w:rPr>
          <w:rFonts w:hint="eastAsia"/>
        </w:rPr>
        <w:tab/>
      </w:r>
      <w:r>
        <w:rPr>
          <w:rFonts w:hint="eastAsia"/>
        </w:rPr>
        <w:fldChar w:fldCharType="begin"/>
      </w:r>
      <w:r>
        <w:rPr>
          <w:rFonts w:hint="eastAsia"/>
        </w:rPr>
        <w:instrText xml:space="preserve"> </w:instrText>
      </w:r>
      <w:r>
        <w:instrText xml:space="preserve">PAGEREF _Toc240550007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6E47296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"_Toc240550008" </w:instrText>
      </w:r>
      <w:r>
        <w:fldChar w:fldCharType="separate"/>
      </w:r>
      <w:r>
        <w:rPr>
          <w:rStyle w:val="50"/>
        </w:rPr>
        <w:t>图4-2卫星遥感软件业务流程设计图</w:t>
      </w:r>
      <w:r>
        <w:rPr>
          <w:rFonts w:hint="eastAsia"/>
        </w:rPr>
        <w:tab/>
      </w:r>
      <w:r>
        <w:rPr>
          <w:rFonts w:hint="eastAsia"/>
        </w:rPr>
        <w:fldChar w:fldCharType="begin"/>
      </w:r>
      <w:r>
        <w:rPr>
          <w:rFonts w:hint="eastAsia"/>
        </w:rPr>
        <w:instrText xml:space="preserve"> </w:instrText>
      </w:r>
      <w:r>
        <w:instrText xml:space="preserve">PAGEREF _Toc240550008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3B0BF5D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"_Toc240550009" </w:instrText>
      </w:r>
      <w:r>
        <w:fldChar w:fldCharType="separate"/>
      </w:r>
      <w:r>
        <w:rPr>
          <w:rStyle w:val="50"/>
        </w:rPr>
        <w:t>图4-3地面站数据预处理子系统业务流程图</w:t>
      </w:r>
      <w:r>
        <w:rPr>
          <w:rFonts w:hint="eastAsia"/>
        </w:rPr>
        <w:tab/>
      </w:r>
      <w:r>
        <w:rPr>
          <w:rFonts w:hint="eastAsia"/>
        </w:rPr>
        <w:fldChar w:fldCharType="begin"/>
      </w:r>
      <w:r>
        <w:rPr>
          <w:rFonts w:hint="eastAsia"/>
        </w:rPr>
        <w:instrText xml:space="preserve"> </w:instrText>
      </w:r>
      <w:r>
        <w:instrText xml:space="preserve">PAGEREF _Toc240550009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54E2ED2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"_Toc240550010" </w:instrText>
      </w:r>
      <w:r>
        <w:fldChar w:fldCharType="separate"/>
      </w:r>
      <w:r>
        <w:rPr>
          <w:rStyle w:val="50"/>
        </w:rPr>
        <w:t>图4-4地震风险区域监测子系统业务流程图</w:t>
      </w:r>
      <w:r>
        <w:rPr>
          <w:rFonts w:hint="eastAsia"/>
        </w:rPr>
        <w:tab/>
      </w:r>
      <w:r>
        <w:rPr>
          <w:rFonts w:hint="eastAsia"/>
        </w:rPr>
        <w:fldChar w:fldCharType="begin"/>
      </w:r>
      <w:r>
        <w:rPr>
          <w:rFonts w:hint="eastAsia"/>
        </w:rPr>
        <w:instrText xml:space="preserve"> </w:instrText>
      </w:r>
      <w:r>
        <w:instrText xml:space="preserve">PAGEREF _Toc240550010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20B1E0C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"_Toc240550011" </w:instrText>
      </w:r>
      <w:r>
        <w:fldChar w:fldCharType="separate"/>
      </w:r>
      <w:r>
        <w:rPr>
          <w:rStyle w:val="50"/>
        </w:rPr>
        <w:t>图4-5地震中短期宏观异常监测子系统业务流程图</w:t>
      </w:r>
      <w:r>
        <w:rPr>
          <w:rFonts w:hint="eastAsia"/>
        </w:rPr>
        <w:tab/>
      </w:r>
      <w:r>
        <w:rPr>
          <w:rFonts w:hint="eastAsia"/>
        </w:rPr>
        <w:fldChar w:fldCharType="begin"/>
      </w:r>
      <w:r>
        <w:rPr>
          <w:rFonts w:hint="eastAsia"/>
        </w:rPr>
        <w:instrText xml:space="preserve"> </w:instrText>
      </w:r>
      <w:r>
        <w:instrText xml:space="preserve">PAGEREF _Toc240550011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63089DF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"_Toc240550012" </w:instrText>
      </w:r>
      <w:r>
        <w:fldChar w:fldCharType="separate"/>
      </w:r>
      <w:r>
        <w:rPr>
          <w:rStyle w:val="50"/>
        </w:rPr>
        <w:t>图4-9卫星遥感软件数据流程</w:t>
      </w:r>
      <w:r>
        <w:rPr>
          <w:rFonts w:hint="eastAsia"/>
        </w:rPr>
        <w:tab/>
      </w:r>
      <w:r>
        <w:rPr>
          <w:rFonts w:hint="eastAsia"/>
        </w:rPr>
        <w:fldChar w:fldCharType="begin"/>
      </w:r>
      <w:r>
        <w:rPr>
          <w:rFonts w:hint="eastAsia"/>
        </w:rPr>
        <w:instrText xml:space="preserve"> </w:instrText>
      </w:r>
      <w:r>
        <w:instrText xml:space="preserve">PAGEREF _Toc240550012 \h</w:instrText>
      </w:r>
      <w:r>
        <w:rPr>
          <w:rFonts w:hint="eastAsia"/>
        </w:rPr>
        <w:instrText xml:space="preserve"> </w:instrText>
      </w:r>
      <w:r>
        <w:rPr>
          <w:rFonts w:hint="eastAsia"/>
        </w:rPr>
        <w:fldChar w:fldCharType="separate"/>
      </w:r>
      <w:r>
        <w:t>73</w:t>
      </w:r>
      <w:r>
        <w:rPr>
          <w:rFonts w:hint="eastAsia"/>
        </w:rPr>
        <w:fldChar w:fldCharType="end"/>
      </w:r>
      <w:r>
        <w:rPr>
          <w:rFonts w:hint="eastAsia"/>
        </w:rPr>
        <w:fldChar w:fldCharType="end"/>
      </w:r>
    </w:p>
    <w:p w14:paraId="5CA1C42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"_Toc240550013" </w:instrText>
      </w:r>
      <w:r>
        <w:fldChar w:fldCharType="separate"/>
      </w:r>
      <w:r>
        <w:rPr>
          <w:rStyle w:val="50"/>
        </w:rPr>
        <w:t>图5-1卫星遥感软件组成图</w:t>
      </w:r>
      <w:r>
        <w:rPr>
          <w:rFonts w:hint="eastAsia"/>
        </w:rPr>
        <w:tab/>
      </w:r>
      <w:r>
        <w:rPr>
          <w:rFonts w:hint="eastAsia"/>
        </w:rPr>
        <w:fldChar w:fldCharType="begin"/>
      </w:r>
      <w:r>
        <w:rPr>
          <w:rFonts w:hint="eastAsia"/>
        </w:rPr>
        <w:instrText xml:space="preserve"> </w:instrText>
      </w:r>
      <w:r>
        <w:instrText xml:space="preserve">PAGEREF _Toc240550013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44EE224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"_Toc240550014" </w:instrText>
      </w:r>
      <w:r>
        <w:fldChar w:fldCharType="separate"/>
      </w:r>
      <w:r>
        <w:rPr>
          <w:rStyle w:val="50"/>
        </w:rPr>
        <w:t>图5-2卫星遥感软件交互关系图</w:t>
      </w:r>
      <w:r>
        <w:rPr>
          <w:rFonts w:hint="eastAsia"/>
        </w:rPr>
        <w:tab/>
      </w:r>
      <w:r>
        <w:rPr>
          <w:rFonts w:hint="eastAsia"/>
        </w:rPr>
        <w:fldChar w:fldCharType="begin"/>
      </w:r>
      <w:r>
        <w:rPr>
          <w:rFonts w:hint="eastAsia"/>
        </w:rPr>
        <w:instrText xml:space="preserve"> </w:instrText>
      </w:r>
      <w:r>
        <w:instrText xml:space="preserve">PAGEREF _Toc240550014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7EA67E3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"_Toc240550015" </w:instrText>
      </w:r>
      <w:r>
        <w:fldChar w:fldCharType="separate"/>
      </w:r>
      <w:r>
        <w:rPr>
          <w:rStyle w:val="50"/>
        </w:rPr>
        <w:t>图5-3地面站数据预处理与分析部件组成图</w:t>
      </w:r>
      <w:r>
        <w:rPr>
          <w:rFonts w:hint="eastAsia"/>
        </w:rPr>
        <w:tab/>
      </w:r>
      <w:r>
        <w:rPr>
          <w:rFonts w:hint="eastAsia"/>
        </w:rPr>
        <w:fldChar w:fldCharType="begin"/>
      </w:r>
      <w:r>
        <w:rPr>
          <w:rFonts w:hint="eastAsia"/>
        </w:rPr>
        <w:instrText xml:space="preserve"> </w:instrText>
      </w:r>
      <w:r>
        <w:instrText xml:space="preserve">PAGEREF _Toc240550015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5444340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"_Toc240550016" </w:instrText>
      </w:r>
      <w:r>
        <w:fldChar w:fldCharType="separate"/>
      </w:r>
      <w:r>
        <w:rPr>
          <w:rStyle w:val="50"/>
        </w:rPr>
        <w:t>图5-4地面站数据预处理与分析部件交互关系图</w:t>
      </w:r>
      <w:r>
        <w:rPr>
          <w:rFonts w:hint="eastAsia"/>
        </w:rPr>
        <w:tab/>
      </w:r>
      <w:r>
        <w:rPr>
          <w:rFonts w:hint="eastAsia"/>
        </w:rPr>
        <w:fldChar w:fldCharType="begin"/>
      </w:r>
      <w:r>
        <w:rPr>
          <w:rFonts w:hint="eastAsia"/>
        </w:rPr>
        <w:instrText xml:space="preserve"> </w:instrText>
      </w:r>
      <w:r>
        <w:instrText xml:space="preserve">PAGEREF _Toc240550016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578CF81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"_Toc240550017" </w:instrText>
      </w:r>
      <w:r>
        <w:fldChar w:fldCharType="separate"/>
      </w:r>
      <w:r>
        <w:rPr>
          <w:rStyle w:val="50"/>
        </w:rPr>
        <w:t>图5-5数据检索模块组成图</w:t>
      </w:r>
      <w:r>
        <w:rPr>
          <w:rFonts w:hint="eastAsia"/>
        </w:rPr>
        <w:tab/>
      </w:r>
      <w:r>
        <w:rPr>
          <w:rFonts w:hint="eastAsia"/>
        </w:rPr>
        <w:fldChar w:fldCharType="begin"/>
      </w:r>
      <w:r>
        <w:rPr>
          <w:rFonts w:hint="eastAsia"/>
        </w:rPr>
        <w:instrText xml:space="preserve"> </w:instrText>
      </w:r>
      <w:r>
        <w:instrText xml:space="preserve">PAGEREF _Toc240550017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5616546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"_Toc240550018" </w:instrText>
      </w:r>
      <w:r>
        <w:fldChar w:fldCharType="separate"/>
      </w:r>
      <w:r>
        <w:rPr>
          <w:rStyle w:val="50"/>
        </w:rPr>
        <w:t>图5-6数据检索模块交互关系图</w:t>
      </w:r>
      <w:r>
        <w:rPr>
          <w:rFonts w:hint="eastAsia"/>
        </w:rPr>
        <w:tab/>
      </w:r>
      <w:r>
        <w:rPr>
          <w:rFonts w:hint="eastAsia"/>
        </w:rPr>
        <w:fldChar w:fldCharType="begin"/>
      </w:r>
      <w:r>
        <w:rPr>
          <w:rFonts w:hint="eastAsia"/>
        </w:rPr>
        <w:instrText xml:space="preserve"> </w:instrText>
      </w:r>
      <w:r>
        <w:instrText xml:space="preserve">PAGEREF _Toc240550018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31B01F2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"_Toc240550019" </w:instrText>
      </w:r>
      <w:r>
        <w:fldChar w:fldCharType="separate"/>
      </w:r>
      <w:r>
        <w:rPr>
          <w:rStyle w:val="50"/>
        </w:rPr>
        <w:t>图5-7数据生产模块组成图</w:t>
      </w:r>
      <w:r>
        <w:rPr>
          <w:rFonts w:hint="eastAsia"/>
        </w:rPr>
        <w:tab/>
      </w:r>
      <w:r>
        <w:rPr>
          <w:rFonts w:hint="eastAsia"/>
        </w:rPr>
        <w:fldChar w:fldCharType="begin"/>
      </w:r>
      <w:r>
        <w:rPr>
          <w:rFonts w:hint="eastAsia"/>
        </w:rPr>
        <w:instrText xml:space="preserve"> </w:instrText>
      </w:r>
      <w:r>
        <w:instrText xml:space="preserve">PAGEREF _Toc240550019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4CA6DB3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"_Toc240550020" </w:instrText>
      </w:r>
      <w:r>
        <w:fldChar w:fldCharType="separate"/>
      </w:r>
      <w:r>
        <w:rPr>
          <w:rStyle w:val="50"/>
        </w:rPr>
        <w:t>图5-8数据生产模块交互关系图</w:t>
      </w:r>
      <w:r>
        <w:rPr>
          <w:rFonts w:hint="eastAsia"/>
        </w:rPr>
        <w:tab/>
      </w:r>
      <w:r>
        <w:rPr>
          <w:rFonts w:hint="eastAsia"/>
        </w:rPr>
        <w:fldChar w:fldCharType="begin"/>
      </w:r>
      <w:r>
        <w:rPr>
          <w:rFonts w:hint="eastAsia"/>
        </w:rPr>
        <w:instrText xml:space="preserve"> </w:instrText>
      </w:r>
      <w:r>
        <w:instrText xml:space="preserve">PAGEREF _Toc240550020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383425C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"_Toc240550021" </w:instrText>
      </w:r>
      <w:r>
        <w:fldChar w:fldCharType="separate"/>
      </w:r>
      <w:r>
        <w:rPr>
          <w:rStyle w:val="50"/>
        </w:rPr>
        <w:t>图5-9生产工具模块组成图</w:t>
      </w:r>
      <w:r>
        <w:rPr>
          <w:rFonts w:hint="eastAsia"/>
        </w:rPr>
        <w:tab/>
      </w:r>
      <w:r>
        <w:rPr>
          <w:rFonts w:hint="eastAsia"/>
        </w:rPr>
        <w:fldChar w:fldCharType="begin"/>
      </w:r>
      <w:r>
        <w:rPr>
          <w:rFonts w:hint="eastAsia"/>
        </w:rPr>
        <w:instrText xml:space="preserve"> </w:instrText>
      </w:r>
      <w:r>
        <w:instrText xml:space="preserve">PAGEREF _Toc240550021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14:paraId="439AB6A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"_Toc240550022" </w:instrText>
      </w:r>
      <w:r>
        <w:fldChar w:fldCharType="separate"/>
      </w:r>
      <w:r>
        <w:rPr>
          <w:rStyle w:val="50"/>
        </w:rPr>
        <w:t>图5-10生产工具管理模块交互关系图</w:t>
      </w:r>
      <w:r>
        <w:rPr>
          <w:rFonts w:hint="eastAsia"/>
        </w:rPr>
        <w:tab/>
      </w:r>
      <w:r>
        <w:rPr>
          <w:rFonts w:hint="eastAsia"/>
        </w:rPr>
        <w:fldChar w:fldCharType="begin"/>
      </w:r>
      <w:r>
        <w:rPr>
          <w:rFonts w:hint="eastAsia"/>
        </w:rPr>
        <w:instrText xml:space="preserve"> </w:instrText>
      </w:r>
      <w:r>
        <w:instrText xml:space="preserve">PAGEREF _Toc240550022 \h</w:instrText>
      </w:r>
      <w:r>
        <w:rPr>
          <w:rFonts w:hint="eastAsia"/>
        </w:rPr>
        <w:instrText xml:space="preserve"> </w:instrText>
      </w:r>
      <w:r>
        <w:rPr>
          <w:rFonts w:hint="eastAsia"/>
        </w:rPr>
        <w:fldChar w:fldCharType="separate"/>
      </w:r>
      <w:r>
        <w:t>92</w:t>
      </w:r>
      <w:r>
        <w:rPr>
          <w:rFonts w:hint="eastAsia"/>
        </w:rPr>
        <w:fldChar w:fldCharType="end"/>
      </w:r>
      <w:r>
        <w:rPr>
          <w:rFonts w:hint="eastAsia"/>
        </w:rPr>
        <w:fldChar w:fldCharType="end"/>
      </w:r>
    </w:p>
    <w:p w14:paraId="215E4A0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"_Toc240550023" </w:instrText>
      </w:r>
      <w:r>
        <w:fldChar w:fldCharType="separate"/>
      </w:r>
      <w:r>
        <w:rPr>
          <w:rStyle w:val="50"/>
        </w:rPr>
        <w:t>图5-11系统资源管理模块组成图</w:t>
      </w:r>
      <w:r>
        <w:rPr>
          <w:rFonts w:hint="eastAsia"/>
        </w:rPr>
        <w:tab/>
      </w:r>
      <w:r>
        <w:rPr>
          <w:rFonts w:hint="eastAsia"/>
        </w:rPr>
        <w:fldChar w:fldCharType="begin"/>
      </w:r>
      <w:r>
        <w:rPr>
          <w:rFonts w:hint="eastAsia"/>
        </w:rPr>
        <w:instrText xml:space="preserve"> </w:instrText>
      </w:r>
      <w:r>
        <w:instrText xml:space="preserve">PAGEREF _Toc240550023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394B108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"_Toc240550024" </w:instrText>
      </w:r>
      <w:r>
        <w:fldChar w:fldCharType="separate"/>
      </w:r>
      <w:r>
        <w:rPr>
          <w:rStyle w:val="50"/>
        </w:rPr>
        <w:t>图5-12生产工具管理模块交互关系图</w:t>
      </w:r>
      <w:r>
        <w:rPr>
          <w:rFonts w:hint="eastAsia"/>
        </w:rPr>
        <w:tab/>
      </w:r>
      <w:r>
        <w:rPr>
          <w:rFonts w:hint="eastAsia"/>
        </w:rPr>
        <w:fldChar w:fldCharType="begin"/>
      </w:r>
      <w:r>
        <w:rPr>
          <w:rFonts w:hint="eastAsia"/>
        </w:rPr>
        <w:instrText xml:space="preserve"> </w:instrText>
      </w:r>
      <w:r>
        <w:instrText xml:space="preserve">PAGEREF _Toc240550024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0FC64CB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"_Toc240550025" </w:instrText>
      </w:r>
      <w:r>
        <w:fldChar w:fldCharType="separate"/>
      </w:r>
      <w:r>
        <w:rPr>
          <w:rStyle w:val="50"/>
        </w:rPr>
        <w:t>图5-13地震风险区域监测部件组成图</w:t>
      </w:r>
      <w:r>
        <w:rPr>
          <w:rFonts w:hint="eastAsia"/>
        </w:rPr>
        <w:tab/>
      </w:r>
      <w:r>
        <w:rPr>
          <w:rFonts w:hint="eastAsia"/>
        </w:rPr>
        <w:fldChar w:fldCharType="begin"/>
      </w:r>
      <w:r>
        <w:rPr>
          <w:rFonts w:hint="eastAsia"/>
        </w:rPr>
        <w:instrText xml:space="preserve"> </w:instrText>
      </w:r>
      <w:r>
        <w:instrText xml:space="preserve">PAGEREF _Toc240550025 \h</w:instrText>
      </w:r>
      <w:r>
        <w:rPr>
          <w:rFonts w:hint="eastAsia"/>
        </w:rPr>
        <w:instrText xml:space="preserve"> </w:instrText>
      </w:r>
      <w:r>
        <w:rPr>
          <w:rFonts w:hint="eastAsia"/>
        </w:rPr>
        <w:fldChar w:fldCharType="separate"/>
      </w:r>
      <w:r>
        <w:t>102</w:t>
      </w:r>
      <w:r>
        <w:rPr>
          <w:rFonts w:hint="eastAsia"/>
        </w:rPr>
        <w:fldChar w:fldCharType="end"/>
      </w:r>
      <w:r>
        <w:rPr>
          <w:rFonts w:hint="eastAsia"/>
        </w:rPr>
        <w:fldChar w:fldCharType="end"/>
      </w:r>
    </w:p>
    <w:p w14:paraId="457A908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"_Toc240550026" </w:instrText>
      </w:r>
      <w:r>
        <w:fldChar w:fldCharType="separate"/>
      </w:r>
      <w:r>
        <w:rPr>
          <w:rStyle w:val="50"/>
        </w:rPr>
        <w:t>图5-14地震风险区域监测子系统部件交互关系图</w:t>
      </w:r>
      <w:r>
        <w:rPr>
          <w:rFonts w:hint="eastAsia"/>
        </w:rPr>
        <w:tab/>
      </w:r>
      <w:r>
        <w:rPr>
          <w:rFonts w:hint="eastAsia"/>
        </w:rPr>
        <w:fldChar w:fldCharType="begin"/>
      </w:r>
      <w:r>
        <w:rPr>
          <w:rFonts w:hint="eastAsia"/>
        </w:rPr>
        <w:instrText xml:space="preserve"> </w:instrText>
      </w:r>
      <w:r>
        <w:instrText xml:space="preserve">PAGEREF _Toc240550026 \h</w:instrText>
      </w:r>
      <w:r>
        <w:rPr>
          <w:rFonts w:hint="eastAsia"/>
        </w:rPr>
        <w:instrText xml:space="preserve"> </w:instrText>
      </w:r>
      <w:r>
        <w:rPr>
          <w:rFonts w:hint="eastAsia"/>
        </w:rPr>
        <w:fldChar w:fldCharType="separate"/>
      </w:r>
      <w:r>
        <w:t>102</w:t>
      </w:r>
      <w:r>
        <w:rPr>
          <w:rFonts w:hint="eastAsia"/>
        </w:rPr>
        <w:fldChar w:fldCharType="end"/>
      </w:r>
      <w:r>
        <w:rPr>
          <w:rFonts w:hint="eastAsia"/>
        </w:rPr>
        <w:fldChar w:fldCharType="end"/>
      </w:r>
    </w:p>
    <w:p w14:paraId="0A0768C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"_Toc240550027" </w:instrText>
      </w:r>
      <w:r>
        <w:fldChar w:fldCharType="separate"/>
      </w:r>
      <w:r>
        <w:rPr>
          <w:rStyle w:val="50"/>
        </w:rPr>
        <w:t>图5-15多源数据融合模块组成图</w:t>
      </w:r>
      <w:r>
        <w:rPr>
          <w:rFonts w:hint="eastAsia"/>
        </w:rPr>
        <w:tab/>
      </w:r>
      <w:r>
        <w:rPr>
          <w:rFonts w:hint="eastAsia"/>
        </w:rPr>
        <w:fldChar w:fldCharType="begin"/>
      </w:r>
      <w:r>
        <w:rPr>
          <w:rFonts w:hint="eastAsia"/>
        </w:rPr>
        <w:instrText xml:space="preserve"> </w:instrText>
      </w:r>
      <w:r>
        <w:instrText xml:space="preserve">PAGEREF _Toc240550027 \h</w:instrText>
      </w:r>
      <w:r>
        <w:rPr>
          <w:rFonts w:hint="eastAsia"/>
        </w:rPr>
        <w:instrText xml:space="preserve"> </w:instrText>
      </w:r>
      <w:r>
        <w:rPr>
          <w:rFonts w:hint="eastAsia"/>
        </w:rPr>
        <w:fldChar w:fldCharType="separate"/>
      </w:r>
      <w:r>
        <w:t>103</w:t>
      </w:r>
      <w:r>
        <w:rPr>
          <w:rFonts w:hint="eastAsia"/>
        </w:rPr>
        <w:fldChar w:fldCharType="end"/>
      </w:r>
      <w:r>
        <w:rPr>
          <w:rFonts w:hint="eastAsia"/>
        </w:rPr>
        <w:fldChar w:fldCharType="end"/>
      </w:r>
    </w:p>
    <w:p w14:paraId="594B7D0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"_Toc240550028" </w:instrText>
      </w:r>
      <w:r>
        <w:fldChar w:fldCharType="separate"/>
      </w:r>
      <w:r>
        <w:rPr>
          <w:rStyle w:val="50"/>
        </w:rPr>
        <w:t>图5-16多源数据融合模块交互关系图</w:t>
      </w:r>
      <w:r>
        <w:rPr>
          <w:rFonts w:hint="eastAsia"/>
        </w:rPr>
        <w:tab/>
      </w:r>
      <w:r>
        <w:rPr>
          <w:rFonts w:hint="eastAsia"/>
        </w:rPr>
        <w:fldChar w:fldCharType="begin"/>
      </w:r>
      <w:r>
        <w:rPr>
          <w:rFonts w:hint="eastAsia"/>
        </w:rPr>
        <w:instrText xml:space="preserve"> </w:instrText>
      </w:r>
      <w:r>
        <w:instrText xml:space="preserve">PAGEREF _Toc240550028 \h</w:instrText>
      </w:r>
      <w:r>
        <w:rPr>
          <w:rFonts w:hint="eastAsia"/>
        </w:rPr>
        <w:instrText xml:space="preserve"> </w:instrText>
      </w:r>
      <w:r>
        <w:rPr>
          <w:rFonts w:hint="eastAsia"/>
        </w:rPr>
        <w:fldChar w:fldCharType="separate"/>
      </w:r>
      <w:r>
        <w:t>104</w:t>
      </w:r>
      <w:r>
        <w:rPr>
          <w:rFonts w:hint="eastAsia"/>
        </w:rPr>
        <w:fldChar w:fldCharType="end"/>
      </w:r>
      <w:r>
        <w:rPr>
          <w:rFonts w:hint="eastAsia"/>
        </w:rPr>
        <w:fldChar w:fldCharType="end"/>
      </w:r>
    </w:p>
    <w:p w14:paraId="40091EA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"_Toc240550029" </w:instrText>
      </w:r>
      <w:r>
        <w:fldChar w:fldCharType="separate"/>
      </w:r>
      <w:r>
        <w:rPr>
          <w:rStyle w:val="50"/>
        </w:rPr>
        <w:t>图5-17地质灾害识别模块组成图</w:t>
      </w:r>
      <w:r>
        <w:rPr>
          <w:rFonts w:hint="eastAsia"/>
        </w:rPr>
        <w:tab/>
      </w:r>
      <w:r>
        <w:rPr>
          <w:rFonts w:hint="eastAsia"/>
        </w:rPr>
        <w:fldChar w:fldCharType="begin"/>
      </w:r>
      <w:r>
        <w:rPr>
          <w:rFonts w:hint="eastAsia"/>
        </w:rPr>
        <w:instrText xml:space="preserve"> </w:instrText>
      </w:r>
      <w:r>
        <w:instrText xml:space="preserve">PAGEREF _Toc240550029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38E90E8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"_Toc240550030" </w:instrText>
      </w:r>
      <w:r>
        <w:fldChar w:fldCharType="separate"/>
      </w:r>
      <w:r>
        <w:rPr>
          <w:rStyle w:val="50"/>
        </w:rPr>
        <w:t>图5-18地质灾害识别模块交互关系图</w:t>
      </w:r>
      <w:r>
        <w:rPr>
          <w:rFonts w:hint="eastAsia"/>
        </w:rPr>
        <w:tab/>
      </w:r>
      <w:r>
        <w:rPr>
          <w:rFonts w:hint="eastAsia"/>
        </w:rPr>
        <w:fldChar w:fldCharType="begin"/>
      </w:r>
      <w:r>
        <w:rPr>
          <w:rFonts w:hint="eastAsia"/>
        </w:rPr>
        <w:instrText xml:space="preserve"> </w:instrText>
      </w:r>
      <w:r>
        <w:instrText xml:space="preserve">PAGEREF _Toc240550030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5FE0586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"_Toc240550031" </w:instrText>
      </w:r>
      <w:r>
        <w:fldChar w:fldCharType="separate"/>
      </w:r>
      <w:r>
        <w:rPr>
          <w:rStyle w:val="50"/>
        </w:rPr>
        <w:t>图5-19地震中短期宏观异常监测部件组成图</w:t>
      </w:r>
      <w:r>
        <w:rPr>
          <w:rFonts w:hint="eastAsia"/>
        </w:rPr>
        <w:tab/>
      </w:r>
      <w:r>
        <w:rPr>
          <w:rFonts w:hint="eastAsia"/>
        </w:rPr>
        <w:fldChar w:fldCharType="begin"/>
      </w:r>
      <w:r>
        <w:rPr>
          <w:rFonts w:hint="eastAsia"/>
        </w:rPr>
        <w:instrText xml:space="preserve"> </w:instrText>
      </w:r>
      <w:r>
        <w:instrText xml:space="preserve">PAGEREF _Toc240550031 \h</w:instrText>
      </w:r>
      <w:r>
        <w:rPr>
          <w:rFonts w:hint="eastAsia"/>
        </w:rPr>
        <w:instrText xml:space="preserve"> </w:instrText>
      </w:r>
      <w:r>
        <w:rPr>
          <w:rFonts w:hint="eastAsia"/>
        </w:rPr>
        <w:fldChar w:fldCharType="separate"/>
      </w:r>
      <w:r>
        <w:t>112</w:t>
      </w:r>
      <w:r>
        <w:rPr>
          <w:rFonts w:hint="eastAsia"/>
        </w:rPr>
        <w:fldChar w:fldCharType="end"/>
      </w:r>
      <w:r>
        <w:rPr>
          <w:rFonts w:hint="eastAsia"/>
        </w:rPr>
        <w:fldChar w:fldCharType="end"/>
      </w:r>
    </w:p>
    <w:p w14:paraId="3CABE95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"_Toc240550032" </w:instrText>
      </w:r>
      <w:r>
        <w:fldChar w:fldCharType="separate"/>
      </w:r>
      <w:r>
        <w:rPr>
          <w:rStyle w:val="50"/>
        </w:rPr>
        <w:t>图5-20地震中短期宏观异常监测部件交互关系图</w:t>
      </w:r>
      <w:r>
        <w:rPr>
          <w:rFonts w:hint="eastAsia"/>
        </w:rPr>
        <w:tab/>
      </w:r>
      <w:r>
        <w:rPr>
          <w:rFonts w:hint="eastAsia"/>
        </w:rPr>
        <w:fldChar w:fldCharType="begin"/>
      </w:r>
      <w:r>
        <w:rPr>
          <w:rFonts w:hint="eastAsia"/>
        </w:rPr>
        <w:instrText xml:space="preserve"> </w:instrText>
      </w:r>
      <w:r>
        <w:instrText xml:space="preserve">PAGEREF _Toc240550032 \h</w:instrText>
      </w:r>
      <w:r>
        <w:rPr>
          <w:rFonts w:hint="eastAsia"/>
        </w:rPr>
        <w:instrText xml:space="preserve"> </w:instrText>
      </w:r>
      <w:r>
        <w:rPr>
          <w:rFonts w:hint="eastAsia"/>
        </w:rPr>
        <w:fldChar w:fldCharType="separate"/>
      </w:r>
      <w:r>
        <w:t>113</w:t>
      </w:r>
      <w:r>
        <w:rPr>
          <w:rFonts w:hint="eastAsia"/>
        </w:rPr>
        <w:fldChar w:fldCharType="end"/>
      </w:r>
      <w:r>
        <w:rPr>
          <w:rFonts w:hint="eastAsia"/>
        </w:rPr>
        <w:fldChar w:fldCharType="end"/>
      </w:r>
    </w:p>
    <w:p w14:paraId="2A248A5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"_Toc240550033" </w:instrText>
      </w:r>
      <w:r>
        <w:fldChar w:fldCharType="separate"/>
      </w:r>
      <w:r>
        <w:rPr>
          <w:rStyle w:val="50"/>
        </w:rPr>
        <w:t>图5-21数据接入模块组成图</w:t>
      </w:r>
      <w:r>
        <w:rPr>
          <w:rFonts w:hint="eastAsia"/>
        </w:rPr>
        <w:tab/>
      </w:r>
      <w:r>
        <w:rPr>
          <w:rFonts w:hint="eastAsia"/>
        </w:rPr>
        <w:fldChar w:fldCharType="begin"/>
      </w:r>
      <w:r>
        <w:rPr>
          <w:rFonts w:hint="eastAsia"/>
        </w:rPr>
        <w:instrText xml:space="preserve"> </w:instrText>
      </w:r>
      <w:r>
        <w:instrText xml:space="preserve">PAGEREF _Toc240550033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56DC51F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"_Toc240550034" </w:instrText>
      </w:r>
      <w:r>
        <w:fldChar w:fldCharType="separate"/>
      </w:r>
      <w:r>
        <w:rPr>
          <w:rStyle w:val="50"/>
        </w:rPr>
        <w:t>图5-22数据接入模块交互关系图</w:t>
      </w:r>
      <w:r>
        <w:rPr>
          <w:rFonts w:hint="eastAsia"/>
        </w:rPr>
        <w:tab/>
      </w:r>
      <w:r>
        <w:rPr>
          <w:rFonts w:hint="eastAsia"/>
        </w:rPr>
        <w:fldChar w:fldCharType="begin"/>
      </w:r>
      <w:r>
        <w:rPr>
          <w:rFonts w:hint="eastAsia"/>
        </w:rPr>
        <w:instrText xml:space="preserve"> </w:instrText>
      </w:r>
      <w:r>
        <w:instrText xml:space="preserve">PAGEREF _Toc240550034 \h</w:instrText>
      </w:r>
      <w:r>
        <w:rPr>
          <w:rFonts w:hint="eastAsia"/>
        </w:rPr>
        <w:instrText xml:space="preserve"> </w:instrText>
      </w:r>
      <w:r>
        <w:rPr>
          <w:rFonts w:hint="eastAsia"/>
        </w:rPr>
        <w:fldChar w:fldCharType="separate"/>
      </w:r>
      <w:r>
        <w:t>115</w:t>
      </w:r>
      <w:r>
        <w:rPr>
          <w:rFonts w:hint="eastAsia"/>
        </w:rPr>
        <w:fldChar w:fldCharType="end"/>
      </w:r>
      <w:r>
        <w:rPr>
          <w:rFonts w:hint="eastAsia"/>
        </w:rPr>
        <w:fldChar w:fldCharType="end"/>
      </w:r>
    </w:p>
    <w:p w14:paraId="5D40940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"_Toc240550035" </w:instrText>
      </w:r>
      <w:r>
        <w:fldChar w:fldCharType="separate"/>
      </w:r>
      <w:r>
        <w:rPr>
          <w:rStyle w:val="50"/>
        </w:rPr>
        <w:t>图5-23异常信息处理模块组成图</w:t>
      </w:r>
      <w:r>
        <w:rPr>
          <w:rFonts w:hint="eastAsia"/>
        </w:rPr>
        <w:tab/>
      </w:r>
      <w:r>
        <w:rPr>
          <w:rFonts w:hint="eastAsia"/>
        </w:rPr>
        <w:fldChar w:fldCharType="begin"/>
      </w:r>
      <w:r>
        <w:rPr>
          <w:rFonts w:hint="eastAsia"/>
        </w:rPr>
        <w:instrText xml:space="preserve"> </w:instrText>
      </w:r>
      <w:r>
        <w:instrText xml:space="preserve">PAGEREF _Toc240550035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117C4FC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"_Toc240550036" </w:instrText>
      </w:r>
      <w:r>
        <w:fldChar w:fldCharType="separate"/>
      </w:r>
      <w:r>
        <w:rPr>
          <w:rStyle w:val="50"/>
        </w:rPr>
        <w:t>图5-24异常信息处理模块交互关系图</w:t>
      </w:r>
      <w:r>
        <w:rPr>
          <w:rFonts w:hint="eastAsia"/>
        </w:rPr>
        <w:tab/>
      </w:r>
      <w:r>
        <w:rPr>
          <w:rFonts w:hint="eastAsia"/>
        </w:rPr>
        <w:fldChar w:fldCharType="begin"/>
      </w:r>
      <w:r>
        <w:rPr>
          <w:rFonts w:hint="eastAsia"/>
        </w:rPr>
        <w:instrText xml:space="preserve"> </w:instrText>
      </w:r>
      <w:r>
        <w:instrText xml:space="preserve">PAGEREF _Toc240550036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690C45D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"_Toc240550037" </w:instrText>
      </w:r>
      <w:r>
        <w:fldChar w:fldCharType="separate"/>
      </w:r>
      <w:r>
        <w:rPr>
          <w:rStyle w:val="50"/>
        </w:rPr>
        <w:t>图5-25相关性分析模块组成图</w:t>
      </w:r>
      <w:r>
        <w:rPr>
          <w:rFonts w:hint="eastAsia"/>
        </w:rPr>
        <w:tab/>
      </w:r>
      <w:r>
        <w:rPr>
          <w:rFonts w:hint="eastAsia"/>
        </w:rPr>
        <w:fldChar w:fldCharType="begin"/>
      </w:r>
      <w:r>
        <w:rPr>
          <w:rFonts w:hint="eastAsia"/>
        </w:rPr>
        <w:instrText xml:space="preserve"> </w:instrText>
      </w:r>
      <w:r>
        <w:instrText xml:space="preserve">PAGEREF _Toc240550037 \h</w:instrText>
      </w:r>
      <w:r>
        <w:rPr>
          <w:rFonts w:hint="eastAsia"/>
        </w:rPr>
        <w:instrText xml:space="preserve"> </w:instrText>
      </w:r>
      <w:r>
        <w:rPr>
          <w:rFonts w:hint="eastAsia"/>
        </w:rPr>
        <w:fldChar w:fldCharType="separate"/>
      </w:r>
      <w:r>
        <w:t>121</w:t>
      </w:r>
      <w:r>
        <w:rPr>
          <w:rFonts w:hint="eastAsia"/>
        </w:rPr>
        <w:fldChar w:fldCharType="end"/>
      </w:r>
      <w:r>
        <w:rPr>
          <w:rFonts w:hint="eastAsia"/>
        </w:rPr>
        <w:fldChar w:fldCharType="end"/>
      </w:r>
    </w:p>
    <w:p w14:paraId="16E0928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"_Toc240550038" </w:instrText>
      </w:r>
      <w:r>
        <w:fldChar w:fldCharType="separate"/>
      </w:r>
      <w:r>
        <w:rPr>
          <w:rStyle w:val="50"/>
        </w:rPr>
        <w:t>图5-26相关性分析模块交互关系图</w:t>
      </w:r>
      <w:r>
        <w:rPr>
          <w:rFonts w:hint="eastAsia"/>
        </w:rPr>
        <w:tab/>
      </w:r>
      <w:r>
        <w:rPr>
          <w:rFonts w:hint="eastAsia"/>
        </w:rPr>
        <w:fldChar w:fldCharType="begin"/>
      </w:r>
      <w:r>
        <w:rPr>
          <w:rFonts w:hint="eastAsia"/>
        </w:rPr>
        <w:instrText xml:space="preserve"> </w:instrText>
      </w:r>
      <w:r>
        <w:instrText xml:space="preserve">PAGEREF _Toc240550038 \h</w:instrText>
      </w:r>
      <w:r>
        <w:rPr>
          <w:rFonts w:hint="eastAsia"/>
        </w:rPr>
        <w:instrText xml:space="preserve"> </w:instrText>
      </w:r>
      <w:r>
        <w:rPr>
          <w:rFonts w:hint="eastAsia"/>
        </w:rPr>
        <w:fldChar w:fldCharType="separate"/>
      </w:r>
      <w:r>
        <w:t>122</w:t>
      </w:r>
      <w:r>
        <w:rPr>
          <w:rFonts w:hint="eastAsia"/>
        </w:rPr>
        <w:fldChar w:fldCharType="end"/>
      </w:r>
      <w:r>
        <w:rPr>
          <w:rFonts w:hint="eastAsia"/>
        </w:rPr>
        <w:fldChar w:fldCharType="end"/>
      </w:r>
    </w:p>
    <w:p w14:paraId="40618F0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"_Toc240550039" </w:instrText>
      </w:r>
      <w:r>
        <w:fldChar w:fldCharType="separate"/>
      </w:r>
      <w:r>
        <w:rPr>
          <w:rStyle w:val="50"/>
        </w:rPr>
        <w:t>图5-27结果输出模块组成图</w:t>
      </w:r>
      <w:r>
        <w:rPr>
          <w:rFonts w:hint="eastAsia"/>
        </w:rPr>
        <w:tab/>
      </w:r>
      <w:r>
        <w:rPr>
          <w:rFonts w:hint="eastAsia"/>
        </w:rPr>
        <w:fldChar w:fldCharType="begin"/>
      </w:r>
      <w:r>
        <w:rPr>
          <w:rFonts w:hint="eastAsia"/>
        </w:rPr>
        <w:instrText xml:space="preserve"> </w:instrText>
      </w:r>
      <w:r>
        <w:instrText xml:space="preserve">PAGEREF _Toc240550039 \h</w:instrText>
      </w:r>
      <w:r>
        <w:rPr>
          <w:rFonts w:hint="eastAsia"/>
        </w:rPr>
        <w:instrText xml:space="preserve"> </w:instrText>
      </w:r>
      <w:r>
        <w:rPr>
          <w:rFonts w:hint="eastAsia"/>
        </w:rPr>
        <w:fldChar w:fldCharType="separate"/>
      </w:r>
      <w:r>
        <w:t>129</w:t>
      </w:r>
      <w:r>
        <w:rPr>
          <w:rFonts w:hint="eastAsia"/>
        </w:rPr>
        <w:fldChar w:fldCharType="end"/>
      </w:r>
      <w:r>
        <w:rPr>
          <w:rFonts w:hint="eastAsia"/>
        </w:rPr>
        <w:fldChar w:fldCharType="end"/>
      </w:r>
    </w:p>
    <w:p w14:paraId="79B88E1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"_Toc240550040" </w:instrText>
      </w:r>
      <w:r>
        <w:fldChar w:fldCharType="separate"/>
      </w:r>
      <w:r>
        <w:rPr>
          <w:rStyle w:val="50"/>
        </w:rPr>
        <w:t>图5-28结果输出模块交互关系图</w:t>
      </w:r>
      <w:r>
        <w:rPr>
          <w:rFonts w:hint="eastAsia"/>
        </w:rPr>
        <w:tab/>
      </w:r>
      <w:r>
        <w:rPr>
          <w:rFonts w:hint="eastAsia"/>
        </w:rPr>
        <w:fldChar w:fldCharType="begin"/>
      </w:r>
      <w:r>
        <w:rPr>
          <w:rFonts w:hint="eastAsia"/>
        </w:rPr>
        <w:instrText xml:space="preserve"> </w:instrText>
      </w:r>
      <w:r>
        <w:instrText xml:space="preserve">PAGEREF _Toc240550040 \h</w:instrText>
      </w:r>
      <w:r>
        <w:rPr>
          <w:rFonts w:hint="eastAsia"/>
        </w:rPr>
        <w:instrText xml:space="preserve"> </w:instrText>
      </w:r>
      <w:r>
        <w:rPr>
          <w:rFonts w:hint="eastAsia"/>
        </w:rPr>
        <w:fldChar w:fldCharType="separate"/>
      </w:r>
      <w:r>
        <w:t>130</w:t>
      </w:r>
      <w:r>
        <w:rPr>
          <w:rFonts w:hint="eastAsia"/>
        </w:rPr>
        <w:fldChar w:fldCharType="end"/>
      </w:r>
      <w:r>
        <w:rPr>
          <w:rFonts w:hint="eastAsia"/>
        </w:rPr>
        <w:fldChar w:fldCharType="end"/>
      </w:r>
    </w:p>
    <w:p w14:paraId="382F783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"_Toc240550041" </w:instrText>
      </w:r>
      <w:r>
        <w:fldChar w:fldCharType="separate"/>
      </w:r>
      <w:r>
        <w:rPr>
          <w:rStyle w:val="50"/>
        </w:rPr>
        <w:t>图5-29地震灾害损失与影响快速风险评估部件组成图</w:t>
      </w:r>
      <w:r>
        <w:rPr>
          <w:rFonts w:hint="eastAsia"/>
        </w:rPr>
        <w:tab/>
      </w:r>
      <w:r>
        <w:rPr>
          <w:rFonts w:hint="eastAsia"/>
        </w:rPr>
        <w:fldChar w:fldCharType="begin"/>
      </w:r>
      <w:r>
        <w:rPr>
          <w:rFonts w:hint="eastAsia"/>
        </w:rPr>
        <w:instrText xml:space="preserve"> </w:instrText>
      </w:r>
      <w:r>
        <w:instrText xml:space="preserve">PAGEREF _Toc240550041 \h</w:instrText>
      </w:r>
      <w:r>
        <w:rPr>
          <w:rFonts w:hint="eastAsia"/>
        </w:rPr>
        <w:instrText xml:space="preserve"> </w:instrText>
      </w:r>
      <w:r>
        <w:rPr>
          <w:rFonts w:hint="eastAsia"/>
        </w:rPr>
        <w:fldChar w:fldCharType="separate"/>
      </w:r>
      <w:r>
        <w:t>132</w:t>
      </w:r>
      <w:r>
        <w:rPr>
          <w:rFonts w:hint="eastAsia"/>
        </w:rPr>
        <w:fldChar w:fldCharType="end"/>
      </w:r>
      <w:r>
        <w:rPr>
          <w:rFonts w:hint="eastAsia"/>
        </w:rPr>
        <w:fldChar w:fldCharType="end"/>
      </w:r>
    </w:p>
    <w:p w14:paraId="1024E0C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"_Toc240550042" </w:instrText>
      </w:r>
      <w:r>
        <w:fldChar w:fldCharType="separate"/>
      </w:r>
      <w:r>
        <w:rPr>
          <w:rStyle w:val="50"/>
        </w:rPr>
        <w:t>图5-30地震灾害损失与影响快速风险评估部件交互关系图</w:t>
      </w:r>
      <w:r>
        <w:rPr>
          <w:rFonts w:hint="eastAsia"/>
        </w:rPr>
        <w:tab/>
      </w:r>
      <w:r>
        <w:rPr>
          <w:rFonts w:hint="eastAsia"/>
        </w:rPr>
        <w:fldChar w:fldCharType="begin"/>
      </w:r>
      <w:r>
        <w:rPr>
          <w:rFonts w:hint="eastAsia"/>
        </w:rPr>
        <w:instrText xml:space="preserve"> </w:instrText>
      </w:r>
      <w:r>
        <w:instrText xml:space="preserve">PAGEREF _Toc240550042 \h</w:instrText>
      </w:r>
      <w:r>
        <w:rPr>
          <w:rFonts w:hint="eastAsia"/>
        </w:rPr>
        <w:instrText xml:space="preserve"> </w:instrText>
      </w:r>
      <w:r>
        <w:rPr>
          <w:rFonts w:hint="eastAsia"/>
        </w:rPr>
        <w:fldChar w:fldCharType="separate"/>
      </w:r>
      <w:r>
        <w:t>133</w:t>
      </w:r>
      <w:r>
        <w:rPr>
          <w:rFonts w:hint="eastAsia"/>
        </w:rPr>
        <w:fldChar w:fldCharType="end"/>
      </w:r>
      <w:r>
        <w:rPr>
          <w:rFonts w:hint="eastAsia"/>
        </w:rPr>
        <w:fldChar w:fldCharType="end"/>
      </w:r>
    </w:p>
    <w:p w14:paraId="71D00E9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"_Toc240550043" </w:instrText>
      </w:r>
      <w:r>
        <w:fldChar w:fldCharType="separate"/>
      </w:r>
      <w:r>
        <w:rPr>
          <w:rStyle w:val="50"/>
        </w:rPr>
        <w:t>图5-31数据接入模块组成图</w:t>
      </w:r>
      <w:r>
        <w:rPr>
          <w:rFonts w:hint="eastAsia"/>
        </w:rPr>
        <w:tab/>
      </w:r>
      <w:r>
        <w:rPr>
          <w:rFonts w:hint="eastAsia"/>
        </w:rPr>
        <w:fldChar w:fldCharType="begin"/>
      </w:r>
      <w:r>
        <w:rPr>
          <w:rFonts w:hint="eastAsia"/>
        </w:rPr>
        <w:instrText xml:space="preserve"> </w:instrText>
      </w:r>
      <w:r>
        <w:instrText xml:space="preserve">PAGEREF _Toc240550043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55CD21C1">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"_Toc240550044" </w:instrText>
      </w:r>
      <w:r>
        <w:fldChar w:fldCharType="separate"/>
      </w:r>
      <w:r>
        <w:rPr>
          <w:rStyle w:val="50"/>
        </w:rPr>
        <w:t>图5-32数据接入模块交互关系图</w:t>
      </w:r>
      <w:r>
        <w:rPr>
          <w:rFonts w:hint="eastAsia"/>
        </w:rPr>
        <w:tab/>
      </w:r>
      <w:r>
        <w:rPr>
          <w:rFonts w:hint="eastAsia"/>
        </w:rPr>
        <w:fldChar w:fldCharType="begin"/>
      </w:r>
      <w:r>
        <w:rPr>
          <w:rFonts w:hint="eastAsia"/>
        </w:rPr>
        <w:instrText xml:space="preserve"> </w:instrText>
      </w:r>
      <w:r>
        <w:instrText xml:space="preserve">PAGEREF _Toc240550044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3994D40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"_Toc240550045" </w:instrText>
      </w:r>
      <w:r>
        <w:fldChar w:fldCharType="separate"/>
      </w:r>
      <w:r>
        <w:rPr>
          <w:rStyle w:val="50"/>
        </w:rPr>
        <w:t>图5-33 AI分析模块组成图</w:t>
      </w:r>
      <w:r>
        <w:rPr>
          <w:rFonts w:hint="eastAsia"/>
        </w:rPr>
        <w:tab/>
      </w:r>
      <w:r>
        <w:rPr>
          <w:rFonts w:hint="eastAsia"/>
        </w:rPr>
        <w:fldChar w:fldCharType="begin"/>
      </w:r>
      <w:r>
        <w:rPr>
          <w:rFonts w:hint="eastAsia"/>
        </w:rPr>
        <w:instrText xml:space="preserve"> </w:instrText>
      </w:r>
      <w:r>
        <w:instrText xml:space="preserve">PAGEREF _Toc240550045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1D973ED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"_Toc240550046" </w:instrText>
      </w:r>
      <w:r>
        <w:fldChar w:fldCharType="separate"/>
      </w:r>
      <w:r>
        <w:rPr>
          <w:rStyle w:val="50"/>
        </w:rPr>
        <w:t>图5-34 AI分析模块交互关系图</w:t>
      </w:r>
      <w:r>
        <w:rPr>
          <w:rFonts w:hint="eastAsia"/>
        </w:rPr>
        <w:tab/>
      </w:r>
      <w:r>
        <w:rPr>
          <w:rFonts w:hint="eastAsia"/>
        </w:rPr>
        <w:fldChar w:fldCharType="begin"/>
      </w:r>
      <w:r>
        <w:rPr>
          <w:rFonts w:hint="eastAsia"/>
        </w:rPr>
        <w:instrText xml:space="preserve"> </w:instrText>
      </w:r>
      <w:r>
        <w:instrText xml:space="preserve">PAGEREF _Toc240550046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4E52118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"_Toc240550047" </w:instrText>
      </w:r>
      <w:r>
        <w:fldChar w:fldCharType="separate"/>
      </w:r>
      <w:r>
        <w:rPr>
          <w:rStyle w:val="50"/>
        </w:rPr>
        <w:t>图5-35风险评估模块组成图</w:t>
      </w:r>
      <w:r>
        <w:rPr>
          <w:rFonts w:hint="eastAsia"/>
        </w:rPr>
        <w:tab/>
      </w:r>
      <w:r>
        <w:rPr>
          <w:rFonts w:hint="eastAsia"/>
        </w:rPr>
        <w:fldChar w:fldCharType="begin"/>
      </w:r>
      <w:r>
        <w:rPr>
          <w:rFonts w:hint="eastAsia"/>
        </w:rPr>
        <w:instrText xml:space="preserve"> </w:instrText>
      </w:r>
      <w:r>
        <w:instrText xml:space="preserve">PAGEREF _Toc240550047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3D77189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"_Toc240550048" </w:instrText>
      </w:r>
      <w:r>
        <w:fldChar w:fldCharType="separate"/>
      </w:r>
      <w:r>
        <w:rPr>
          <w:rStyle w:val="50"/>
        </w:rPr>
        <w:t>图5-36风险评估模块交互关系图</w:t>
      </w:r>
      <w:r>
        <w:rPr>
          <w:rFonts w:hint="eastAsia"/>
        </w:rPr>
        <w:tab/>
      </w:r>
      <w:r>
        <w:rPr>
          <w:rFonts w:hint="eastAsia"/>
        </w:rPr>
        <w:fldChar w:fldCharType="begin"/>
      </w:r>
      <w:r>
        <w:rPr>
          <w:rFonts w:hint="eastAsia"/>
        </w:rPr>
        <w:instrText xml:space="preserve"> </w:instrText>
      </w:r>
      <w:r>
        <w:instrText xml:space="preserve">PAGEREF _Toc240550048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1CF7740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"_Toc240550049" </w:instrText>
      </w:r>
      <w:r>
        <w:fldChar w:fldCharType="separate"/>
      </w:r>
      <w:r>
        <w:rPr>
          <w:rStyle w:val="50"/>
        </w:rPr>
        <w:t>图5-37结果输出模块组成图</w:t>
      </w:r>
      <w:r>
        <w:rPr>
          <w:rFonts w:hint="eastAsia"/>
        </w:rPr>
        <w:tab/>
      </w:r>
      <w:r>
        <w:rPr>
          <w:rFonts w:hint="eastAsia"/>
        </w:rPr>
        <w:fldChar w:fldCharType="begin"/>
      </w:r>
      <w:r>
        <w:rPr>
          <w:rFonts w:hint="eastAsia"/>
        </w:rPr>
        <w:instrText xml:space="preserve"> </w:instrText>
      </w:r>
      <w:r>
        <w:instrText xml:space="preserve">PAGEREF _Toc240550049 \h</w:instrText>
      </w:r>
      <w:r>
        <w:rPr>
          <w:rFonts w:hint="eastAsia"/>
        </w:rPr>
        <w:instrText xml:space="preserve"> </w:instrText>
      </w:r>
      <w:r>
        <w:rPr>
          <w:rFonts w:hint="eastAsia"/>
        </w:rPr>
        <w:fldChar w:fldCharType="separate"/>
      </w:r>
      <w:r>
        <w:t>147</w:t>
      </w:r>
      <w:r>
        <w:rPr>
          <w:rFonts w:hint="eastAsia"/>
        </w:rPr>
        <w:fldChar w:fldCharType="end"/>
      </w:r>
      <w:r>
        <w:rPr>
          <w:rFonts w:hint="eastAsia"/>
        </w:rPr>
        <w:fldChar w:fldCharType="end"/>
      </w:r>
    </w:p>
    <w:p w14:paraId="5C2B379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"_Toc240550050" </w:instrText>
      </w:r>
      <w:r>
        <w:fldChar w:fldCharType="separate"/>
      </w:r>
      <w:r>
        <w:rPr>
          <w:rStyle w:val="50"/>
        </w:rPr>
        <w:t>图5-38（结果输出模块交互关系图）</w:t>
      </w:r>
      <w:r>
        <w:rPr>
          <w:rFonts w:hint="eastAsia"/>
        </w:rPr>
        <w:tab/>
      </w:r>
      <w:r>
        <w:rPr>
          <w:rFonts w:hint="eastAsia"/>
        </w:rPr>
        <w:fldChar w:fldCharType="begin"/>
      </w:r>
      <w:r>
        <w:rPr>
          <w:rFonts w:hint="eastAsia"/>
        </w:rPr>
        <w:instrText xml:space="preserve"> </w:instrText>
      </w:r>
      <w:r>
        <w:instrText xml:space="preserve">PAGEREF _Toc240550050 \h</w:instrText>
      </w:r>
      <w:r>
        <w:rPr>
          <w:rFonts w:hint="eastAsia"/>
        </w:rPr>
        <w:instrText xml:space="preserve"> </w:instrText>
      </w:r>
      <w:r>
        <w:rPr>
          <w:rFonts w:hint="eastAsia"/>
        </w:rPr>
        <w:fldChar w:fldCharType="separate"/>
      </w:r>
      <w:r>
        <w:t>147</w:t>
      </w:r>
      <w:r>
        <w:rPr>
          <w:rFonts w:hint="eastAsia"/>
        </w:rPr>
        <w:fldChar w:fldCharType="end"/>
      </w:r>
      <w:r>
        <w:rPr>
          <w:rFonts w:hint="eastAsia"/>
        </w:rPr>
        <w:fldChar w:fldCharType="end"/>
      </w:r>
    </w:p>
    <w:p w14:paraId="00FF754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"_Toc240550051" </w:instrText>
      </w:r>
      <w:r>
        <w:fldChar w:fldCharType="separate"/>
      </w:r>
      <w:r>
        <w:rPr>
          <w:rStyle w:val="50"/>
        </w:rPr>
        <w:t>图5-39地震数据灾备与大数据管理部件组成图</w:t>
      </w:r>
      <w:r>
        <w:rPr>
          <w:rFonts w:hint="eastAsia"/>
        </w:rPr>
        <w:tab/>
      </w:r>
      <w:r>
        <w:rPr>
          <w:rFonts w:hint="eastAsia"/>
        </w:rPr>
        <w:fldChar w:fldCharType="begin"/>
      </w:r>
      <w:r>
        <w:rPr>
          <w:rFonts w:hint="eastAsia"/>
        </w:rPr>
        <w:instrText xml:space="preserve"> </w:instrText>
      </w:r>
      <w:r>
        <w:instrText xml:space="preserve">PAGEREF _Toc240550051 \h</w:instrText>
      </w:r>
      <w:r>
        <w:rPr>
          <w:rFonts w:hint="eastAsia"/>
        </w:rPr>
        <w:instrText xml:space="preserve"> </w:instrText>
      </w:r>
      <w:r>
        <w:rPr>
          <w:rFonts w:hint="eastAsia"/>
        </w:rPr>
        <w:fldChar w:fldCharType="separate"/>
      </w:r>
      <w:r>
        <w:t>151</w:t>
      </w:r>
      <w:r>
        <w:rPr>
          <w:rFonts w:hint="eastAsia"/>
        </w:rPr>
        <w:fldChar w:fldCharType="end"/>
      </w:r>
      <w:r>
        <w:rPr>
          <w:rFonts w:hint="eastAsia"/>
        </w:rPr>
        <w:fldChar w:fldCharType="end"/>
      </w:r>
    </w:p>
    <w:p w14:paraId="634379E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"_Toc240550052" </w:instrText>
      </w:r>
      <w:r>
        <w:fldChar w:fldCharType="separate"/>
      </w:r>
      <w:r>
        <w:rPr>
          <w:rStyle w:val="50"/>
        </w:rPr>
        <w:t>图5-40地震数据灾备与大数据管理部件交互关系图</w:t>
      </w:r>
      <w:r>
        <w:rPr>
          <w:rFonts w:hint="eastAsia"/>
        </w:rPr>
        <w:tab/>
      </w:r>
      <w:r>
        <w:rPr>
          <w:rFonts w:hint="eastAsia"/>
        </w:rPr>
        <w:fldChar w:fldCharType="begin"/>
      </w:r>
      <w:r>
        <w:rPr>
          <w:rFonts w:hint="eastAsia"/>
        </w:rPr>
        <w:instrText xml:space="preserve"> </w:instrText>
      </w:r>
      <w:r>
        <w:instrText xml:space="preserve">PAGEREF _Toc240550052 \h</w:instrText>
      </w:r>
      <w:r>
        <w:rPr>
          <w:rFonts w:hint="eastAsia"/>
        </w:rPr>
        <w:instrText xml:space="preserve"> </w:instrText>
      </w:r>
      <w:r>
        <w:rPr>
          <w:rFonts w:hint="eastAsia"/>
        </w:rPr>
        <w:fldChar w:fldCharType="separate"/>
      </w:r>
      <w:r>
        <w:t>151</w:t>
      </w:r>
      <w:r>
        <w:rPr>
          <w:rFonts w:hint="eastAsia"/>
        </w:rPr>
        <w:fldChar w:fldCharType="end"/>
      </w:r>
      <w:r>
        <w:rPr>
          <w:rFonts w:hint="eastAsia"/>
        </w:rPr>
        <w:fldChar w:fldCharType="end"/>
      </w:r>
    </w:p>
    <w:p w14:paraId="2EA7E9C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"_Toc240550053" </w:instrText>
      </w:r>
      <w:r>
        <w:fldChar w:fldCharType="separate"/>
      </w:r>
      <w:r>
        <w:rPr>
          <w:rStyle w:val="50"/>
        </w:rPr>
        <w:t>图5-41数据接入模块组成图</w:t>
      </w:r>
      <w:r>
        <w:rPr>
          <w:rFonts w:hint="eastAsia"/>
        </w:rPr>
        <w:tab/>
      </w:r>
      <w:r>
        <w:rPr>
          <w:rFonts w:hint="eastAsia"/>
        </w:rPr>
        <w:fldChar w:fldCharType="begin"/>
      </w:r>
      <w:r>
        <w:rPr>
          <w:rFonts w:hint="eastAsia"/>
        </w:rPr>
        <w:instrText xml:space="preserve"> </w:instrText>
      </w:r>
      <w:r>
        <w:instrText xml:space="preserve">PAGEREF _Toc240550053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7AC08DA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"_Toc240550054" </w:instrText>
      </w:r>
      <w:r>
        <w:fldChar w:fldCharType="separate"/>
      </w:r>
      <w:r>
        <w:rPr>
          <w:rStyle w:val="50"/>
        </w:rPr>
        <w:t>图5-42数据接入模块交互关系图</w:t>
      </w:r>
      <w:r>
        <w:rPr>
          <w:rFonts w:hint="eastAsia"/>
        </w:rPr>
        <w:tab/>
      </w:r>
      <w:r>
        <w:rPr>
          <w:rFonts w:hint="eastAsia"/>
        </w:rPr>
        <w:fldChar w:fldCharType="begin"/>
      </w:r>
      <w:r>
        <w:rPr>
          <w:rFonts w:hint="eastAsia"/>
        </w:rPr>
        <w:instrText xml:space="preserve"> </w:instrText>
      </w:r>
      <w:r>
        <w:instrText xml:space="preserve">PAGEREF _Toc240550054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4807EE8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"_Toc240550055" </w:instrText>
      </w:r>
      <w:r>
        <w:fldChar w:fldCharType="separate"/>
      </w:r>
      <w:r>
        <w:rPr>
          <w:rStyle w:val="50"/>
        </w:rPr>
        <w:t>图5-43灾备管理模块组成图</w:t>
      </w:r>
      <w:r>
        <w:rPr>
          <w:rFonts w:hint="eastAsia"/>
        </w:rPr>
        <w:tab/>
      </w:r>
      <w:r>
        <w:rPr>
          <w:rFonts w:hint="eastAsia"/>
        </w:rPr>
        <w:fldChar w:fldCharType="begin"/>
      </w:r>
      <w:r>
        <w:rPr>
          <w:rFonts w:hint="eastAsia"/>
        </w:rPr>
        <w:instrText xml:space="preserve"> </w:instrText>
      </w:r>
      <w:r>
        <w:instrText xml:space="preserve">PAGEREF _Toc240550055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7356925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"_Toc240550056" </w:instrText>
      </w:r>
      <w:r>
        <w:fldChar w:fldCharType="separate"/>
      </w:r>
      <w:r>
        <w:rPr>
          <w:rStyle w:val="50"/>
        </w:rPr>
        <w:t>图5-44灾备管理模块交互关系图</w:t>
      </w:r>
      <w:r>
        <w:rPr>
          <w:rFonts w:hint="eastAsia"/>
        </w:rPr>
        <w:tab/>
      </w:r>
      <w:r>
        <w:rPr>
          <w:rFonts w:hint="eastAsia"/>
        </w:rPr>
        <w:fldChar w:fldCharType="begin"/>
      </w:r>
      <w:r>
        <w:rPr>
          <w:rFonts w:hint="eastAsia"/>
        </w:rPr>
        <w:instrText xml:space="preserve"> </w:instrText>
      </w:r>
      <w:r>
        <w:instrText xml:space="preserve">PAGEREF _Toc240550056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5B3A44D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"_Toc240550057" </w:instrText>
      </w:r>
      <w:r>
        <w:fldChar w:fldCharType="separate"/>
      </w:r>
      <w:r>
        <w:rPr>
          <w:rStyle w:val="50"/>
        </w:rPr>
        <w:t>图5-45结果输出模块组成图</w:t>
      </w:r>
      <w:r>
        <w:rPr>
          <w:rFonts w:hint="eastAsia"/>
        </w:rPr>
        <w:tab/>
      </w:r>
      <w:r>
        <w:rPr>
          <w:rFonts w:hint="eastAsia"/>
        </w:rPr>
        <w:fldChar w:fldCharType="begin"/>
      </w:r>
      <w:r>
        <w:rPr>
          <w:rFonts w:hint="eastAsia"/>
        </w:rPr>
        <w:instrText xml:space="preserve"> </w:instrText>
      </w:r>
      <w:r>
        <w:instrText xml:space="preserve">PAGEREF _Toc240550057 \h</w:instrText>
      </w:r>
      <w:r>
        <w:rPr>
          <w:rFonts w:hint="eastAsia"/>
        </w:rPr>
        <w:instrText xml:space="preserve"> </w:instrText>
      </w:r>
      <w:r>
        <w:rPr>
          <w:rFonts w:hint="eastAsia"/>
        </w:rPr>
        <w:fldChar w:fldCharType="separate"/>
      </w:r>
      <w:r>
        <w:t>160</w:t>
      </w:r>
      <w:r>
        <w:rPr>
          <w:rFonts w:hint="eastAsia"/>
        </w:rPr>
        <w:fldChar w:fldCharType="end"/>
      </w:r>
      <w:r>
        <w:rPr>
          <w:rFonts w:hint="eastAsia"/>
        </w:rPr>
        <w:fldChar w:fldCharType="end"/>
      </w:r>
    </w:p>
    <w:p w14:paraId="656FCF8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"_Toc240550058" </w:instrText>
      </w:r>
      <w:r>
        <w:fldChar w:fldCharType="separate"/>
      </w:r>
      <w:r>
        <w:rPr>
          <w:rStyle w:val="50"/>
        </w:rPr>
        <w:t>图5-46结果输出模块交互关系图</w:t>
      </w:r>
      <w:r>
        <w:rPr>
          <w:rFonts w:hint="eastAsia"/>
        </w:rPr>
        <w:tab/>
      </w:r>
      <w:r>
        <w:rPr>
          <w:rFonts w:hint="eastAsia"/>
        </w:rPr>
        <w:fldChar w:fldCharType="begin"/>
      </w:r>
      <w:r>
        <w:rPr>
          <w:rFonts w:hint="eastAsia"/>
        </w:rPr>
        <w:instrText xml:space="preserve"> </w:instrText>
      </w:r>
      <w:r>
        <w:instrText xml:space="preserve">PAGEREF _Toc240550058 \h</w:instrText>
      </w:r>
      <w:r>
        <w:rPr>
          <w:rFonts w:hint="eastAsia"/>
        </w:rPr>
        <w:instrText xml:space="preserve"> </w:instrText>
      </w:r>
      <w:r>
        <w:rPr>
          <w:rFonts w:hint="eastAsia"/>
        </w:rPr>
        <w:fldChar w:fldCharType="separate"/>
      </w:r>
      <w:r>
        <w:t>161</w:t>
      </w:r>
      <w:r>
        <w:rPr>
          <w:rFonts w:hint="eastAsia"/>
        </w:rPr>
        <w:fldChar w:fldCharType="end"/>
      </w:r>
      <w:r>
        <w:rPr>
          <w:rFonts w:hint="eastAsia"/>
        </w:rPr>
        <w:fldChar w:fldCharType="end"/>
      </w:r>
    </w:p>
    <w:p w14:paraId="0D79960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"_Toc240550059" </w:instrText>
      </w:r>
      <w:r>
        <w:fldChar w:fldCharType="separate"/>
      </w:r>
      <w:r>
        <w:rPr>
          <w:rStyle w:val="50"/>
        </w:rPr>
        <w:t>图5-47防灾减灾产品制图及展示部件组成图</w:t>
      </w:r>
      <w:r>
        <w:rPr>
          <w:rFonts w:hint="eastAsia"/>
        </w:rPr>
        <w:tab/>
      </w:r>
      <w:r>
        <w:rPr>
          <w:rFonts w:hint="eastAsia"/>
        </w:rPr>
        <w:fldChar w:fldCharType="begin"/>
      </w:r>
      <w:r>
        <w:rPr>
          <w:rFonts w:hint="eastAsia"/>
        </w:rPr>
        <w:instrText xml:space="preserve"> </w:instrText>
      </w:r>
      <w:r>
        <w:instrText xml:space="preserve">PAGEREF _Toc240550059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0C7D93E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"_Toc240550060" </w:instrText>
      </w:r>
      <w:r>
        <w:fldChar w:fldCharType="separate"/>
      </w:r>
      <w:r>
        <w:rPr>
          <w:rStyle w:val="50"/>
        </w:rPr>
        <w:t>图5-48防灾减灾产品制图及展示部件交互关系图</w:t>
      </w:r>
      <w:r>
        <w:rPr>
          <w:rFonts w:hint="eastAsia"/>
        </w:rPr>
        <w:tab/>
      </w:r>
      <w:r>
        <w:rPr>
          <w:rFonts w:hint="eastAsia"/>
        </w:rPr>
        <w:fldChar w:fldCharType="begin"/>
      </w:r>
      <w:r>
        <w:rPr>
          <w:rFonts w:hint="eastAsia"/>
        </w:rPr>
        <w:instrText xml:space="preserve"> </w:instrText>
      </w:r>
      <w:r>
        <w:instrText xml:space="preserve">PAGEREF _Toc240550060 \h</w:instrText>
      </w:r>
      <w:r>
        <w:rPr>
          <w:rFonts w:hint="eastAsia"/>
        </w:rPr>
        <w:instrText xml:space="preserve"> </w:instrText>
      </w:r>
      <w:r>
        <w:rPr>
          <w:rFonts w:hint="eastAsia"/>
        </w:rPr>
        <w:fldChar w:fldCharType="separate"/>
      </w:r>
      <w:r>
        <w:t>166</w:t>
      </w:r>
      <w:r>
        <w:rPr>
          <w:rFonts w:hint="eastAsia"/>
        </w:rPr>
        <w:fldChar w:fldCharType="end"/>
      </w:r>
      <w:r>
        <w:rPr>
          <w:rFonts w:hint="eastAsia"/>
        </w:rPr>
        <w:fldChar w:fldCharType="end"/>
      </w:r>
    </w:p>
    <w:p w14:paraId="489F434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"_Toc240550061" </w:instrText>
      </w:r>
      <w:r>
        <w:fldChar w:fldCharType="separate"/>
      </w:r>
      <w:r>
        <w:rPr>
          <w:rStyle w:val="50"/>
        </w:rPr>
        <w:t>图5-49可视化加载模块组成图</w:t>
      </w:r>
      <w:r>
        <w:rPr>
          <w:rFonts w:hint="eastAsia"/>
        </w:rPr>
        <w:tab/>
      </w:r>
      <w:r>
        <w:rPr>
          <w:rFonts w:hint="eastAsia"/>
        </w:rPr>
        <w:fldChar w:fldCharType="begin"/>
      </w:r>
      <w:r>
        <w:rPr>
          <w:rFonts w:hint="eastAsia"/>
        </w:rPr>
        <w:instrText xml:space="preserve"> </w:instrText>
      </w:r>
      <w:r>
        <w:instrText xml:space="preserve">PAGEREF _Toc240550061 \h</w:instrText>
      </w:r>
      <w:r>
        <w:rPr>
          <w:rFonts w:hint="eastAsia"/>
        </w:rPr>
        <w:instrText xml:space="preserve"> </w:instrText>
      </w:r>
      <w:r>
        <w:rPr>
          <w:rFonts w:hint="eastAsia"/>
        </w:rPr>
        <w:fldChar w:fldCharType="separate"/>
      </w:r>
      <w:r>
        <w:t>167</w:t>
      </w:r>
      <w:r>
        <w:rPr>
          <w:rFonts w:hint="eastAsia"/>
        </w:rPr>
        <w:fldChar w:fldCharType="end"/>
      </w:r>
      <w:r>
        <w:rPr>
          <w:rFonts w:hint="eastAsia"/>
        </w:rPr>
        <w:fldChar w:fldCharType="end"/>
      </w:r>
    </w:p>
    <w:p w14:paraId="20E4F68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"_Toc240550062" </w:instrText>
      </w:r>
      <w:r>
        <w:fldChar w:fldCharType="separate"/>
      </w:r>
      <w:r>
        <w:rPr>
          <w:rStyle w:val="50"/>
        </w:rPr>
        <w:t>图5-50可视化加载模块交互关系图</w:t>
      </w:r>
      <w:r>
        <w:rPr>
          <w:rFonts w:hint="eastAsia"/>
        </w:rPr>
        <w:tab/>
      </w:r>
      <w:r>
        <w:rPr>
          <w:rFonts w:hint="eastAsia"/>
        </w:rPr>
        <w:fldChar w:fldCharType="begin"/>
      </w:r>
      <w:r>
        <w:rPr>
          <w:rFonts w:hint="eastAsia"/>
        </w:rPr>
        <w:instrText xml:space="preserve"> </w:instrText>
      </w:r>
      <w:r>
        <w:instrText xml:space="preserve">PAGEREF _Toc240550062 \h</w:instrText>
      </w:r>
      <w:r>
        <w:rPr>
          <w:rFonts w:hint="eastAsia"/>
        </w:rPr>
        <w:instrText xml:space="preserve"> </w:instrText>
      </w:r>
      <w:r>
        <w:rPr>
          <w:rFonts w:hint="eastAsia"/>
        </w:rPr>
        <w:fldChar w:fldCharType="separate"/>
      </w:r>
      <w:r>
        <w:t>167</w:t>
      </w:r>
      <w:r>
        <w:rPr>
          <w:rFonts w:hint="eastAsia"/>
        </w:rPr>
        <w:fldChar w:fldCharType="end"/>
      </w:r>
      <w:r>
        <w:rPr>
          <w:rFonts w:hint="eastAsia"/>
        </w:rPr>
        <w:fldChar w:fldCharType="end"/>
      </w:r>
    </w:p>
    <w:p w14:paraId="0AD1621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"_Toc240550063" </w:instrText>
      </w:r>
      <w:r>
        <w:fldChar w:fldCharType="separate"/>
      </w:r>
      <w:r>
        <w:rPr>
          <w:rStyle w:val="50"/>
        </w:rPr>
        <w:t>图5-51专题制图与标准化产品生成模块组成图</w:t>
      </w:r>
      <w:r>
        <w:rPr>
          <w:rFonts w:hint="eastAsia"/>
        </w:rPr>
        <w:tab/>
      </w:r>
      <w:r>
        <w:rPr>
          <w:rFonts w:hint="eastAsia"/>
        </w:rPr>
        <w:fldChar w:fldCharType="begin"/>
      </w:r>
      <w:r>
        <w:rPr>
          <w:rFonts w:hint="eastAsia"/>
        </w:rPr>
        <w:instrText xml:space="preserve"> </w:instrText>
      </w:r>
      <w:r>
        <w:instrText xml:space="preserve">PAGEREF _Toc240550063 \h</w:instrText>
      </w:r>
      <w:r>
        <w:rPr>
          <w:rFonts w:hint="eastAsia"/>
        </w:rPr>
        <w:instrText xml:space="preserve"> </w:instrText>
      </w:r>
      <w:r>
        <w:rPr>
          <w:rFonts w:hint="eastAsia"/>
        </w:rPr>
        <w:fldChar w:fldCharType="separate"/>
      </w:r>
      <w:r>
        <w:t>170</w:t>
      </w:r>
      <w:r>
        <w:rPr>
          <w:rFonts w:hint="eastAsia"/>
        </w:rPr>
        <w:fldChar w:fldCharType="end"/>
      </w:r>
      <w:r>
        <w:rPr>
          <w:rFonts w:hint="eastAsia"/>
        </w:rPr>
        <w:fldChar w:fldCharType="end"/>
      </w:r>
    </w:p>
    <w:p w14:paraId="1DAC10A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"_Toc240550064" </w:instrText>
      </w:r>
      <w:r>
        <w:fldChar w:fldCharType="separate"/>
      </w:r>
      <w:r>
        <w:rPr>
          <w:rStyle w:val="50"/>
        </w:rPr>
        <w:t>图5-52专题制图与标准化产品生成模块交互关系图</w:t>
      </w:r>
      <w:r>
        <w:rPr>
          <w:rFonts w:hint="eastAsia"/>
        </w:rPr>
        <w:tab/>
      </w:r>
      <w:r>
        <w:rPr>
          <w:rFonts w:hint="eastAsia"/>
        </w:rPr>
        <w:fldChar w:fldCharType="begin"/>
      </w:r>
      <w:r>
        <w:rPr>
          <w:rFonts w:hint="eastAsia"/>
        </w:rPr>
        <w:instrText xml:space="preserve"> </w:instrText>
      </w:r>
      <w:r>
        <w:instrText xml:space="preserve">PAGEREF _Toc240550064 \h</w:instrText>
      </w:r>
      <w:r>
        <w:rPr>
          <w:rFonts w:hint="eastAsia"/>
        </w:rPr>
        <w:instrText xml:space="preserve"> </w:instrText>
      </w:r>
      <w:r>
        <w:rPr>
          <w:rFonts w:hint="eastAsia"/>
        </w:rPr>
        <w:fldChar w:fldCharType="separate"/>
      </w:r>
      <w:r>
        <w:t>171</w:t>
      </w:r>
      <w:r>
        <w:rPr>
          <w:rFonts w:hint="eastAsia"/>
        </w:rPr>
        <w:fldChar w:fldCharType="end"/>
      </w:r>
      <w:r>
        <w:rPr>
          <w:rFonts w:hint="eastAsia"/>
        </w:rPr>
        <w:fldChar w:fldCharType="end"/>
      </w:r>
    </w:p>
    <w:p w14:paraId="6D078E6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"_Toc240550065" </w:instrText>
      </w:r>
      <w:r>
        <w:fldChar w:fldCharType="separate"/>
      </w:r>
      <w:r>
        <w:rPr>
          <w:rStyle w:val="50"/>
        </w:rPr>
        <w:t>图5-53可视化展示与成果集成模块组成图</w:t>
      </w:r>
      <w:r>
        <w:rPr>
          <w:rFonts w:hint="eastAsia"/>
        </w:rPr>
        <w:tab/>
      </w:r>
      <w:r>
        <w:rPr>
          <w:rFonts w:hint="eastAsia"/>
        </w:rPr>
        <w:fldChar w:fldCharType="begin"/>
      </w:r>
      <w:r>
        <w:rPr>
          <w:rFonts w:hint="eastAsia"/>
        </w:rPr>
        <w:instrText xml:space="preserve"> </w:instrText>
      </w:r>
      <w:r>
        <w:instrText xml:space="preserve">PAGEREF _Toc240550065 \h</w:instrText>
      </w:r>
      <w:r>
        <w:rPr>
          <w:rFonts w:hint="eastAsia"/>
        </w:rPr>
        <w:instrText xml:space="preserve"> </w:instrText>
      </w:r>
      <w:r>
        <w:rPr>
          <w:rFonts w:hint="eastAsia"/>
        </w:rPr>
        <w:fldChar w:fldCharType="separate"/>
      </w:r>
      <w:r>
        <w:t>177</w:t>
      </w:r>
      <w:r>
        <w:rPr>
          <w:rFonts w:hint="eastAsia"/>
        </w:rPr>
        <w:fldChar w:fldCharType="end"/>
      </w:r>
      <w:r>
        <w:rPr>
          <w:rFonts w:hint="eastAsia"/>
        </w:rPr>
        <w:fldChar w:fldCharType="end"/>
      </w:r>
    </w:p>
    <w:p w14:paraId="55EF57B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"_Toc240550066" </w:instrText>
      </w:r>
      <w:r>
        <w:fldChar w:fldCharType="separate"/>
      </w:r>
      <w:r>
        <w:rPr>
          <w:rStyle w:val="50"/>
        </w:rPr>
        <w:t>图5-54可视化展示与成果集成模块交互关系图</w:t>
      </w:r>
      <w:r>
        <w:rPr>
          <w:rFonts w:hint="eastAsia"/>
        </w:rPr>
        <w:tab/>
      </w:r>
      <w:r>
        <w:rPr>
          <w:rFonts w:hint="eastAsia"/>
        </w:rPr>
        <w:fldChar w:fldCharType="begin"/>
      </w:r>
      <w:r>
        <w:rPr>
          <w:rFonts w:hint="eastAsia"/>
        </w:rPr>
        <w:instrText xml:space="preserve"> </w:instrText>
      </w:r>
      <w:r>
        <w:instrText xml:space="preserve">PAGEREF _Toc240550066 \h</w:instrText>
      </w:r>
      <w:r>
        <w:rPr>
          <w:rFonts w:hint="eastAsia"/>
        </w:rPr>
        <w:instrText xml:space="preserve"> </w:instrText>
      </w:r>
      <w:r>
        <w:rPr>
          <w:rFonts w:hint="eastAsia"/>
        </w:rPr>
        <w:fldChar w:fldCharType="separate"/>
      </w:r>
      <w:r>
        <w:t>177</w:t>
      </w:r>
      <w:r>
        <w:rPr>
          <w:rFonts w:hint="eastAsia"/>
        </w:rPr>
        <w:fldChar w:fldCharType="end"/>
      </w:r>
      <w:r>
        <w:rPr>
          <w:rFonts w:hint="eastAsia"/>
        </w:rPr>
        <w:fldChar w:fldCharType="end"/>
      </w:r>
    </w:p>
    <w:p w14:paraId="35E567AE">
      <w:pPr>
        <w:ind w:left="-480" w:firstLine="0" w:firstLineChars="0"/>
        <w:rPr>
          <w:szCs w:val="32"/>
        </w:rPr>
      </w:pPr>
      <w:r>
        <w:rPr>
          <w:szCs w:val="32"/>
        </w:rPr>
        <w:fldChar w:fldCharType="end"/>
      </w:r>
    </w:p>
    <w:p w14:paraId="3CC749E4">
      <w:pPr>
        <w:adjustRightInd/>
        <w:snapToGrid/>
        <w:spacing w:line="240" w:lineRule="auto"/>
        <w:ind w:firstLine="0" w:firstLineChars="0"/>
        <w:rPr>
          <w:szCs w:val="32"/>
        </w:rPr>
      </w:pPr>
      <w:r>
        <w:rPr>
          <w:szCs w:val="32"/>
        </w:rPr>
        <w:br w:type="page"/>
      </w:r>
    </w:p>
    <w:p w14:paraId="446A74D6">
      <w:pPr>
        <w:spacing w:after="326" w:afterLines="100"/>
        <w:ind w:firstLineChars="0"/>
        <w:jc w:val="center"/>
        <w:rPr>
          <w:rFonts w:hint="eastAsia" w:ascii="宋体" w:hAnsi="宋体"/>
          <w:b/>
          <w:bCs/>
          <w:sz w:val="32"/>
          <w:szCs w:val="32"/>
        </w:rPr>
      </w:pPr>
      <w:r>
        <w:rPr>
          <w:rFonts w:hint="eastAsia" w:ascii="宋体" w:hAnsi="宋体"/>
          <w:b/>
          <w:bCs/>
          <w:sz w:val="32"/>
          <w:szCs w:val="32"/>
        </w:rPr>
        <w:t>表目录</w:t>
      </w:r>
    </w:p>
    <w:p w14:paraId="092D68A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rPr>
          <w:szCs w:val="32"/>
        </w:rPr>
        <w:fldChar w:fldCharType="begin"/>
      </w:r>
      <w:r>
        <w:rPr>
          <w:szCs w:val="32"/>
        </w:rPr>
        <w:instrText xml:space="preserve"> </w:instrText>
      </w:r>
      <w:r>
        <w:rPr>
          <w:rFonts w:hint="eastAsia"/>
          <w:szCs w:val="32"/>
        </w:rPr>
        <w:instrText xml:space="preserve">TOC \h \z \t "表-题注" \c</w:instrText>
      </w:r>
      <w:r>
        <w:rPr>
          <w:szCs w:val="32"/>
        </w:rPr>
        <w:instrText xml:space="preserve"> </w:instrText>
      </w:r>
      <w:r>
        <w:rPr>
          <w:szCs w:val="32"/>
        </w:rPr>
        <w:fldChar w:fldCharType="separate"/>
      </w:r>
      <w:r>
        <w:fldChar w:fldCharType="begin"/>
      </w:r>
      <w:r>
        <w:instrText xml:space="preserve"> HYPERLINK \l "_Toc240549915" </w:instrText>
      </w:r>
      <w:r>
        <w:fldChar w:fldCharType="separate"/>
      </w:r>
      <w:r>
        <w:rPr>
          <w:rStyle w:val="50"/>
        </w:rPr>
        <w:t>表3-1用户角色说明</w:t>
      </w:r>
      <w:r>
        <w:rPr>
          <w:rFonts w:hint="eastAsia"/>
        </w:rPr>
        <w:tab/>
      </w:r>
      <w:r>
        <w:rPr>
          <w:rFonts w:hint="eastAsia"/>
        </w:rPr>
        <w:fldChar w:fldCharType="begin"/>
      </w:r>
      <w:r>
        <w:rPr>
          <w:rFonts w:hint="eastAsia"/>
        </w:rPr>
        <w:instrText xml:space="preserve"> </w:instrText>
      </w:r>
      <w:r>
        <w:instrText xml:space="preserve">PAGEREF _Toc240549915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E159C4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"_Toc240549916" </w:instrText>
      </w:r>
      <w:r>
        <w:fldChar w:fldCharType="separate"/>
      </w:r>
      <w:r>
        <w:rPr>
          <w:rStyle w:val="50"/>
        </w:rPr>
        <w:t>表3-2元数据二级分类信息表</w:t>
      </w:r>
      <w:r>
        <w:rPr>
          <w:rFonts w:hint="eastAsia"/>
        </w:rPr>
        <w:tab/>
      </w:r>
      <w:r>
        <w:rPr>
          <w:rFonts w:hint="eastAsia"/>
        </w:rPr>
        <w:fldChar w:fldCharType="begin"/>
      </w:r>
      <w:r>
        <w:rPr>
          <w:rFonts w:hint="eastAsia"/>
        </w:rPr>
        <w:instrText xml:space="preserve"> </w:instrText>
      </w:r>
      <w:r>
        <w:instrText xml:space="preserve">PAGEREF _Toc240549916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E18103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"_Toc240549917" </w:instrText>
      </w:r>
      <w:r>
        <w:fldChar w:fldCharType="separate"/>
      </w:r>
      <w:r>
        <w:rPr>
          <w:rStyle w:val="50"/>
        </w:rPr>
        <w:t>表3-3卫星遥感软件元数据三级设计表</w:t>
      </w:r>
      <w:r>
        <w:rPr>
          <w:rFonts w:hint="eastAsia"/>
        </w:rPr>
        <w:tab/>
      </w:r>
      <w:r>
        <w:rPr>
          <w:rFonts w:hint="eastAsia"/>
        </w:rPr>
        <w:fldChar w:fldCharType="begin"/>
      </w:r>
      <w:r>
        <w:rPr>
          <w:rFonts w:hint="eastAsia"/>
        </w:rPr>
        <w:instrText xml:space="preserve"> </w:instrText>
      </w:r>
      <w:r>
        <w:instrText xml:space="preserve">PAGEREF _Toc240549917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C32634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"_Toc240549918" </w:instrText>
      </w:r>
      <w:r>
        <w:fldChar w:fldCharType="separate"/>
      </w:r>
      <w:r>
        <w:rPr>
          <w:rStyle w:val="50"/>
        </w:rPr>
        <w:t>表3-4数据库物理模型分析</w:t>
      </w:r>
      <w:r>
        <w:rPr>
          <w:rFonts w:hint="eastAsia"/>
        </w:rPr>
        <w:tab/>
      </w:r>
      <w:r>
        <w:rPr>
          <w:rFonts w:hint="eastAsia"/>
        </w:rPr>
        <w:fldChar w:fldCharType="begin"/>
      </w:r>
      <w:r>
        <w:rPr>
          <w:rFonts w:hint="eastAsia"/>
        </w:rPr>
        <w:instrText xml:space="preserve"> </w:instrText>
      </w:r>
      <w:r>
        <w:instrText xml:space="preserve">PAGEREF _Toc240549918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41739BD">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"_Toc240549919" </w:instrText>
      </w:r>
      <w:r>
        <w:fldChar w:fldCharType="separate"/>
      </w:r>
      <w:r>
        <w:rPr>
          <w:rStyle w:val="50"/>
        </w:rPr>
        <w:t>表3-5数据概念模型清单</w:t>
      </w:r>
      <w:r>
        <w:rPr>
          <w:rFonts w:hint="eastAsia"/>
        </w:rPr>
        <w:tab/>
      </w:r>
      <w:r>
        <w:rPr>
          <w:rFonts w:hint="eastAsia"/>
        </w:rPr>
        <w:fldChar w:fldCharType="begin"/>
      </w:r>
      <w:r>
        <w:rPr>
          <w:rFonts w:hint="eastAsia"/>
        </w:rPr>
        <w:instrText xml:space="preserve"> </w:instrText>
      </w:r>
      <w:r>
        <w:instrText xml:space="preserve">PAGEREF _Toc240549919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A0EE22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"_Toc240549920" </w:instrText>
      </w:r>
      <w:r>
        <w:fldChar w:fldCharType="separate"/>
      </w:r>
      <w:r>
        <w:rPr>
          <w:rStyle w:val="50"/>
        </w:rPr>
        <w:t>表3-6数据对象存储模型对应表</w:t>
      </w:r>
      <w:r>
        <w:rPr>
          <w:rFonts w:hint="eastAsia"/>
        </w:rPr>
        <w:tab/>
      </w:r>
      <w:r>
        <w:rPr>
          <w:rFonts w:hint="eastAsia"/>
        </w:rPr>
        <w:fldChar w:fldCharType="begin"/>
      </w:r>
      <w:r>
        <w:rPr>
          <w:rFonts w:hint="eastAsia"/>
        </w:rPr>
        <w:instrText xml:space="preserve"> </w:instrText>
      </w:r>
      <w:r>
        <w:instrText xml:space="preserve">PAGEREF _Toc240549920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8079C0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"_Toc240549921" </w:instrText>
      </w:r>
      <w:r>
        <w:fldChar w:fldCharType="separate"/>
      </w:r>
      <w:r>
        <w:rPr>
          <w:rStyle w:val="50"/>
        </w:rPr>
        <w:t>表3-7关系型数据库数据对象表</w:t>
      </w:r>
      <w:r>
        <w:rPr>
          <w:rFonts w:hint="eastAsia"/>
        </w:rPr>
        <w:tab/>
      </w:r>
      <w:r>
        <w:rPr>
          <w:rFonts w:hint="eastAsia"/>
        </w:rPr>
        <w:fldChar w:fldCharType="begin"/>
      </w:r>
      <w:r>
        <w:rPr>
          <w:rFonts w:hint="eastAsia"/>
        </w:rPr>
        <w:instrText xml:space="preserve"> </w:instrText>
      </w:r>
      <w:r>
        <w:instrText xml:space="preserve">PAGEREF _Toc240549921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6F8D36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"_Toc240549922" </w:instrText>
      </w:r>
      <w:r>
        <w:fldChar w:fldCharType="separate"/>
      </w:r>
      <w:r>
        <w:rPr>
          <w:rStyle w:val="50"/>
        </w:rPr>
        <w:t>表3-8消息队列数据存储设计</w:t>
      </w:r>
      <w:r>
        <w:rPr>
          <w:rFonts w:hint="eastAsia"/>
        </w:rPr>
        <w:tab/>
      </w:r>
      <w:r>
        <w:rPr>
          <w:rFonts w:hint="eastAsia"/>
        </w:rPr>
        <w:fldChar w:fldCharType="begin"/>
      </w:r>
      <w:r>
        <w:rPr>
          <w:rFonts w:hint="eastAsia"/>
        </w:rPr>
        <w:instrText xml:space="preserve"> </w:instrText>
      </w:r>
      <w:r>
        <w:instrText xml:space="preserve">PAGEREF _Toc240549922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2D274E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"_Toc240549923" </w:instrText>
      </w:r>
      <w:r>
        <w:fldChar w:fldCharType="separate"/>
      </w:r>
      <w:r>
        <w:rPr>
          <w:rStyle w:val="50"/>
        </w:rPr>
        <w:t>表3-9消息队列存储数据对象表</w:t>
      </w:r>
      <w:r>
        <w:rPr>
          <w:rFonts w:hint="eastAsia"/>
        </w:rPr>
        <w:tab/>
      </w:r>
      <w:r>
        <w:rPr>
          <w:rFonts w:hint="eastAsia"/>
        </w:rPr>
        <w:fldChar w:fldCharType="begin"/>
      </w:r>
      <w:r>
        <w:rPr>
          <w:rFonts w:hint="eastAsia"/>
        </w:rPr>
        <w:instrText xml:space="preserve"> </w:instrText>
      </w:r>
      <w:r>
        <w:instrText xml:space="preserve">PAGEREF _Toc240549923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EDC7A8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"_Toc240549924" </w:instrText>
      </w:r>
      <w:r>
        <w:fldChar w:fldCharType="separate"/>
      </w:r>
      <w:r>
        <w:rPr>
          <w:rStyle w:val="50"/>
        </w:rPr>
        <w:t>表3-10Hbase存储设计</w:t>
      </w:r>
      <w:r>
        <w:rPr>
          <w:rFonts w:hint="eastAsia"/>
        </w:rPr>
        <w:tab/>
      </w:r>
      <w:r>
        <w:rPr>
          <w:rFonts w:hint="eastAsia"/>
        </w:rPr>
        <w:fldChar w:fldCharType="begin"/>
      </w:r>
      <w:r>
        <w:rPr>
          <w:rFonts w:hint="eastAsia"/>
        </w:rPr>
        <w:instrText xml:space="preserve"> </w:instrText>
      </w:r>
      <w:r>
        <w:instrText xml:space="preserve">PAGEREF _Toc240549924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B5512A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"_Toc240549925" </w:instrText>
      </w:r>
      <w:r>
        <w:fldChar w:fldCharType="separate"/>
      </w:r>
      <w:r>
        <w:rPr>
          <w:rStyle w:val="50"/>
        </w:rPr>
        <w:t>表3-11搜索引擎存储对象表</w:t>
      </w:r>
      <w:r>
        <w:rPr>
          <w:rFonts w:hint="eastAsia"/>
        </w:rPr>
        <w:tab/>
      </w:r>
      <w:r>
        <w:rPr>
          <w:rFonts w:hint="eastAsia"/>
        </w:rPr>
        <w:fldChar w:fldCharType="begin"/>
      </w:r>
      <w:r>
        <w:rPr>
          <w:rFonts w:hint="eastAsia"/>
        </w:rPr>
        <w:instrText xml:space="preserve"> </w:instrText>
      </w:r>
      <w:r>
        <w:instrText xml:space="preserve">PAGEREF _Toc240549925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9B9CF2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"_Toc240549926" </w:instrText>
      </w:r>
      <w:r>
        <w:fldChar w:fldCharType="separate"/>
      </w:r>
      <w:r>
        <w:rPr>
          <w:rStyle w:val="50"/>
        </w:rPr>
        <w:t>表3-12文件系统存储数据对象表</w:t>
      </w:r>
      <w:r>
        <w:rPr>
          <w:rFonts w:hint="eastAsia"/>
        </w:rPr>
        <w:tab/>
      </w:r>
      <w:r>
        <w:rPr>
          <w:rFonts w:hint="eastAsia"/>
        </w:rPr>
        <w:fldChar w:fldCharType="begin"/>
      </w:r>
      <w:r>
        <w:rPr>
          <w:rFonts w:hint="eastAsia"/>
        </w:rPr>
        <w:instrText xml:space="preserve"> </w:instrText>
      </w:r>
      <w:r>
        <w:instrText xml:space="preserve">PAGEREF _Toc240549926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84C413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"_Toc240549927" </w:instrText>
      </w:r>
      <w:r>
        <w:fldChar w:fldCharType="separate"/>
      </w:r>
      <w:r>
        <w:rPr>
          <w:rStyle w:val="50"/>
        </w:rPr>
        <w:t>表3-13缓存系统存储数据对象表</w:t>
      </w:r>
      <w:r>
        <w:rPr>
          <w:rFonts w:hint="eastAsia"/>
        </w:rPr>
        <w:tab/>
      </w:r>
      <w:r>
        <w:rPr>
          <w:rFonts w:hint="eastAsia"/>
        </w:rPr>
        <w:fldChar w:fldCharType="begin"/>
      </w:r>
      <w:r>
        <w:rPr>
          <w:rFonts w:hint="eastAsia"/>
        </w:rPr>
        <w:instrText xml:space="preserve"> </w:instrText>
      </w:r>
      <w:r>
        <w:instrText xml:space="preserve">PAGEREF _Toc240549927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506EAA2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"_Toc240549928" </w:instrText>
      </w:r>
      <w:r>
        <w:fldChar w:fldCharType="separate"/>
      </w:r>
      <w:r>
        <w:rPr>
          <w:rStyle w:val="50"/>
        </w:rPr>
        <w:t>表3-14用户权限设计表</w:t>
      </w:r>
      <w:r>
        <w:rPr>
          <w:rFonts w:hint="eastAsia"/>
        </w:rPr>
        <w:tab/>
      </w:r>
      <w:r>
        <w:rPr>
          <w:rFonts w:hint="eastAsia"/>
        </w:rPr>
        <w:fldChar w:fldCharType="begin"/>
      </w:r>
      <w:r>
        <w:rPr>
          <w:rFonts w:hint="eastAsia"/>
        </w:rPr>
        <w:instrText xml:space="preserve"> </w:instrText>
      </w:r>
      <w:r>
        <w:instrText xml:space="preserve">PAGEREF _Toc240549928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083805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"_Toc240549929" </w:instrText>
      </w:r>
      <w:r>
        <w:fldChar w:fldCharType="separate"/>
      </w:r>
      <w:r>
        <w:rPr>
          <w:rStyle w:val="50"/>
        </w:rPr>
        <w:t>表3-15审计日志核心要素表</w:t>
      </w:r>
      <w:r>
        <w:rPr>
          <w:rFonts w:hint="eastAsia"/>
        </w:rPr>
        <w:tab/>
      </w:r>
      <w:r>
        <w:rPr>
          <w:rFonts w:hint="eastAsia"/>
        </w:rPr>
        <w:fldChar w:fldCharType="begin"/>
      </w:r>
      <w:r>
        <w:rPr>
          <w:rFonts w:hint="eastAsia"/>
        </w:rPr>
        <w:instrText xml:space="preserve"> </w:instrText>
      </w:r>
      <w:r>
        <w:instrText xml:space="preserve">PAGEREF _Toc240549929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0FDED34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"_Toc240549930" </w:instrText>
      </w:r>
      <w:r>
        <w:fldChar w:fldCharType="separate"/>
      </w:r>
      <w:r>
        <w:rPr>
          <w:rStyle w:val="50"/>
        </w:rPr>
        <w:t>表3-16监控范围表</w:t>
      </w:r>
      <w:r>
        <w:rPr>
          <w:rFonts w:hint="eastAsia"/>
        </w:rPr>
        <w:tab/>
      </w:r>
      <w:r>
        <w:rPr>
          <w:rFonts w:hint="eastAsia"/>
        </w:rPr>
        <w:fldChar w:fldCharType="begin"/>
      </w:r>
      <w:r>
        <w:rPr>
          <w:rFonts w:hint="eastAsia"/>
        </w:rPr>
        <w:instrText xml:space="preserve"> </w:instrText>
      </w:r>
      <w:r>
        <w:instrText xml:space="preserve">PAGEREF _Toc240549930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25C56E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"_Toc240549931" </w:instrText>
      </w:r>
      <w:r>
        <w:fldChar w:fldCharType="separate"/>
      </w:r>
      <w:r>
        <w:rPr>
          <w:rStyle w:val="50"/>
        </w:rPr>
        <w:t>表3-17监控指标表</w:t>
      </w:r>
      <w:r>
        <w:rPr>
          <w:rFonts w:hint="eastAsia"/>
        </w:rPr>
        <w:tab/>
      </w:r>
      <w:r>
        <w:rPr>
          <w:rFonts w:hint="eastAsia"/>
        </w:rPr>
        <w:fldChar w:fldCharType="begin"/>
      </w:r>
      <w:r>
        <w:rPr>
          <w:rFonts w:hint="eastAsia"/>
        </w:rPr>
        <w:instrText xml:space="preserve"> </w:instrText>
      </w:r>
      <w:r>
        <w:instrText xml:space="preserve">PAGEREF _Toc240549931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5B7EF5B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"_Toc240549932" </w:instrText>
      </w:r>
      <w:r>
        <w:fldChar w:fldCharType="separate"/>
      </w:r>
      <w:r>
        <w:rPr>
          <w:rStyle w:val="50"/>
        </w:rPr>
        <w:t>表3-18审计日志核心要素表</w:t>
      </w:r>
      <w:r>
        <w:rPr>
          <w:rFonts w:hint="eastAsia"/>
        </w:rPr>
        <w:tab/>
      </w:r>
      <w:r>
        <w:rPr>
          <w:rFonts w:hint="eastAsia"/>
        </w:rPr>
        <w:fldChar w:fldCharType="begin"/>
      </w:r>
      <w:r>
        <w:rPr>
          <w:rFonts w:hint="eastAsia"/>
        </w:rPr>
        <w:instrText xml:space="preserve"> </w:instrText>
      </w:r>
      <w:r>
        <w:instrText xml:space="preserve">PAGEREF _Toc240549932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30A676C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"_Toc240549933" </w:instrText>
      </w:r>
      <w:r>
        <w:fldChar w:fldCharType="separate"/>
      </w:r>
      <w:r>
        <w:rPr>
          <w:rStyle w:val="50"/>
        </w:rPr>
        <w:t>表3-19数据部署详情</w:t>
      </w:r>
      <w:r>
        <w:rPr>
          <w:rFonts w:hint="eastAsia"/>
        </w:rPr>
        <w:tab/>
      </w:r>
      <w:r>
        <w:rPr>
          <w:rFonts w:hint="eastAsia"/>
        </w:rPr>
        <w:fldChar w:fldCharType="begin"/>
      </w:r>
      <w:r>
        <w:rPr>
          <w:rFonts w:hint="eastAsia"/>
        </w:rPr>
        <w:instrText xml:space="preserve"> </w:instrText>
      </w:r>
      <w:r>
        <w:instrText xml:space="preserve">PAGEREF _Toc240549933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D279AB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"_Toc240549934" </w:instrText>
      </w:r>
      <w:r>
        <w:fldChar w:fldCharType="separate"/>
      </w:r>
      <w:r>
        <w:rPr>
          <w:rStyle w:val="50"/>
        </w:rPr>
        <w:t>表3-20决策考虑因素表</w:t>
      </w:r>
      <w:r>
        <w:rPr>
          <w:rFonts w:hint="eastAsia"/>
        </w:rPr>
        <w:tab/>
      </w:r>
      <w:r>
        <w:rPr>
          <w:rFonts w:hint="eastAsia"/>
        </w:rPr>
        <w:fldChar w:fldCharType="begin"/>
      </w:r>
      <w:r>
        <w:rPr>
          <w:rFonts w:hint="eastAsia"/>
        </w:rPr>
        <w:instrText xml:space="preserve"> </w:instrText>
      </w:r>
      <w:r>
        <w:instrText xml:space="preserve">PAGEREF _Toc240549934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73664F71">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"_Toc240549935" </w:instrText>
      </w:r>
      <w:r>
        <w:fldChar w:fldCharType="separate"/>
      </w:r>
      <w:r>
        <w:rPr>
          <w:rStyle w:val="50"/>
        </w:rPr>
        <w:t>表3-21数据推荐同步策略表</w:t>
      </w:r>
      <w:r>
        <w:rPr>
          <w:rFonts w:hint="eastAsia"/>
        </w:rPr>
        <w:tab/>
      </w:r>
      <w:r>
        <w:rPr>
          <w:rFonts w:hint="eastAsia"/>
        </w:rPr>
        <w:fldChar w:fldCharType="begin"/>
      </w:r>
      <w:r>
        <w:rPr>
          <w:rFonts w:hint="eastAsia"/>
        </w:rPr>
        <w:instrText xml:space="preserve"> </w:instrText>
      </w:r>
      <w:r>
        <w:instrText xml:space="preserve">PAGEREF _Toc240549935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3702857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"_Toc240549936" </w:instrText>
      </w:r>
      <w:r>
        <w:fldChar w:fldCharType="separate"/>
      </w:r>
      <w:r>
        <w:rPr>
          <w:rStyle w:val="50"/>
        </w:rPr>
        <w:t>表3-22数据备份策略考虑因素表</w:t>
      </w:r>
      <w:r>
        <w:rPr>
          <w:rFonts w:hint="eastAsia"/>
        </w:rPr>
        <w:tab/>
      </w:r>
      <w:r>
        <w:rPr>
          <w:rFonts w:hint="eastAsia"/>
        </w:rPr>
        <w:fldChar w:fldCharType="begin"/>
      </w:r>
      <w:r>
        <w:rPr>
          <w:rFonts w:hint="eastAsia"/>
        </w:rPr>
        <w:instrText xml:space="preserve"> </w:instrText>
      </w:r>
      <w:r>
        <w:instrText xml:space="preserve">PAGEREF _Toc240549936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76C79B0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"_Toc240549937" </w:instrText>
      </w:r>
      <w:r>
        <w:fldChar w:fldCharType="separate"/>
      </w:r>
      <w:r>
        <w:rPr>
          <w:rStyle w:val="50"/>
        </w:rPr>
        <w:t>表3-23数据推荐备份策略表</w:t>
      </w:r>
      <w:r>
        <w:rPr>
          <w:rFonts w:hint="eastAsia"/>
        </w:rPr>
        <w:tab/>
      </w:r>
      <w:r>
        <w:rPr>
          <w:rFonts w:hint="eastAsia"/>
        </w:rPr>
        <w:fldChar w:fldCharType="begin"/>
      </w:r>
      <w:r>
        <w:rPr>
          <w:rFonts w:hint="eastAsia"/>
        </w:rPr>
        <w:instrText xml:space="preserve"> </w:instrText>
      </w:r>
      <w:r>
        <w:instrText xml:space="preserve">PAGEREF _Toc240549937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6292F8C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"_Toc240549938" </w:instrText>
      </w:r>
      <w:r>
        <w:fldChar w:fldCharType="separate"/>
      </w:r>
      <w:r>
        <w:rPr>
          <w:rStyle w:val="50"/>
        </w:rPr>
        <w:t>表3-24平台需遵循的国家和行业标准清单表</w:t>
      </w:r>
      <w:r>
        <w:rPr>
          <w:rFonts w:hint="eastAsia"/>
        </w:rPr>
        <w:tab/>
      </w:r>
      <w:r>
        <w:rPr>
          <w:rFonts w:hint="eastAsia"/>
        </w:rPr>
        <w:fldChar w:fldCharType="begin"/>
      </w:r>
      <w:r>
        <w:rPr>
          <w:rFonts w:hint="eastAsia"/>
        </w:rPr>
        <w:instrText xml:space="preserve"> </w:instrText>
      </w:r>
      <w:r>
        <w:instrText xml:space="preserve">PAGEREF _Toc240549938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B5E4B0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"_Toc240549939" </w:instrText>
      </w:r>
      <w:r>
        <w:fldChar w:fldCharType="separate"/>
      </w:r>
      <w:r>
        <w:rPr>
          <w:rStyle w:val="50"/>
        </w:rPr>
        <w:t>表3-25卫星遥感软件专业数据处理流程规范表</w:t>
      </w:r>
      <w:r>
        <w:rPr>
          <w:rFonts w:hint="eastAsia"/>
        </w:rPr>
        <w:tab/>
      </w:r>
      <w:r>
        <w:rPr>
          <w:rFonts w:hint="eastAsia"/>
        </w:rPr>
        <w:fldChar w:fldCharType="begin"/>
      </w:r>
      <w:r>
        <w:rPr>
          <w:rFonts w:hint="eastAsia"/>
        </w:rPr>
        <w:instrText xml:space="preserve"> </w:instrText>
      </w:r>
      <w:r>
        <w:instrText xml:space="preserve">PAGEREF _Toc240549939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2B71EF0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"_Toc240549940" </w:instrText>
      </w:r>
      <w:r>
        <w:fldChar w:fldCharType="separate"/>
      </w:r>
      <w:r>
        <w:rPr>
          <w:rStyle w:val="50"/>
        </w:rPr>
        <w:t>表4-1配置项部件划分表</w:t>
      </w:r>
      <w:r>
        <w:rPr>
          <w:rFonts w:hint="eastAsia"/>
        </w:rPr>
        <w:tab/>
      </w:r>
      <w:r>
        <w:rPr>
          <w:rFonts w:hint="eastAsia"/>
        </w:rPr>
        <w:fldChar w:fldCharType="begin"/>
      </w:r>
      <w:r>
        <w:rPr>
          <w:rFonts w:hint="eastAsia"/>
        </w:rPr>
        <w:instrText xml:space="preserve"> </w:instrText>
      </w:r>
      <w:r>
        <w:instrText xml:space="preserve">PAGEREF _Toc240549940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CEB364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"_Toc240549941" </w:instrText>
      </w:r>
      <w:r>
        <w:fldChar w:fldCharType="separate"/>
      </w:r>
      <w:r>
        <w:rPr>
          <w:rStyle w:val="50"/>
        </w:rPr>
        <w:t>表4-2运行环境软件设施清单</w:t>
      </w:r>
      <w:r>
        <w:rPr>
          <w:rFonts w:hint="eastAsia"/>
        </w:rPr>
        <w:tab/>
      </w:r>
      <w:r>
        <w:rPr>
          <w:rFonts w:hint="eastAsia"/>
        </w:rPr>
        <w:fldChar w:fldCharType="begin"/>
      </w:r>
      <w:r>
        <w:rPr>
          <w:rFonts w:hint="eastAsia"/>
        </w:rPr>
        <w:instrText xml:space="preserve"> </w:instrText>
      </w:r>
      <w:r>
        <w:instrText xml:space="preserve">PAGEREF _Toc240549941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768D589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"_Toc240549942" </w:instrText>
      </w:r>
      <w:r>
        <w:fldChar w:fldCharType="separate"/>
      </w:r>
      <w:r>
        <w:rPr>
          <w:rStyle w:val="50"/>
        </w:rPr>
        <w:t>表4-3运行环境硬件设施清单</w:t>
      </w:r>
      <w:r>
        <w:rPr>
          <w:rFonts w:hint="eastAsia"/>
        </w:rPr>
        <w:tab/>
      </w:r>
      <w:r>
        <w:rPr>
          <w:rFonts w:hint="eastAsia"/>
        </w:rPr>
        <w:fldChar w:fldCharType="begin"/>
      </w:r>
      <w:r>
        <w:rPr>
          <w:rFonts w:hint="eastAsia"/>
        </w:rPr>
        <w:instrText xml:space="preserve"> </w:instrText>
      </w:r>
      <w:r>
        <w:instrText xml:space="preserve">PAGEREF _Toc240549942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278C982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"_Toc240549943" </w:instrText>
      </w:r>
      <w:r>
        <w:fldChar w:fldCharType="separate"/>
      </w:r>
      <w:r>
        <w:rPr>
          <w:rStyle w:val="50"/>
        </w:rPr>
        <w:t>表5-1数据入库功能输入输出表</w:t>
      </w:r>
      <w:r>
        <w:rPr>
          <w:rFonts w:hint="eastAsia"/>
        </w:rPr>
        <w:tab/>
      </w:r>
      <w:r>
        <w:rPr>
          <w:rFonts w:hint="eastAsia"/>
        </w:rPr>
        <w:fldChar w:fldCharType="begin"/>
      </w:r>
      <w:r>
        <w:rPr>
          <w:rFonts w:hint="eastAsia"/>
        </w:rPr>
        <w:instrText xml:space="preserve"> </w:instrText>
      </w:r>
      <w:r>
        <w:instrText xml:space="preserve">PAGEREF _Toc240549943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57B627B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"_Toc240549944" </w:instrText>
      </w:r>
      <w:r>
        <w:fldChar w:fldCharType="separate"/>
      </w:r>
      <w:r>
        <w:rPr>
          <w:rStyle w:val="50"/>
        </w:rPr>
        <w:t>表5-2数据管理功能输入输出表</w:t>
      </w:r>
      <w:r>
        <w:rPr>
          <w:rFonts w:hint="eastAsia"/>
        </w:rPr>
        <w:tab/>
      </w:r>
      <w:r>
        <w:rPr>
          <w:rFonts w:hint="eastAsia"/>
        </w:rPr>
        <w:fldChar w:fldCharType="begin"/>
      </w:r>
      <w:r>
        <w:rPr>
          <w:rFonts w:hint="eastAsia"/>
        </w:rPr>
        <w:instrText xml:space="preserve"> </w:instrText>
      </w:r>
      <w:r>
        <w:instrText xml:space="preserve">PAGEREF _Toc240549944 \h</w:instrText>
      </w:r>
      <w:r>
        <w:rPr>
          <w:rFonts w:hint="eastAsia"/>
        </w:rPr>
        <w:instrText xml:space="preserve"> </w:instrText>
      </w:r>
      <w:r>
        <w:rPr>
          <w:rFonts w:hint="eastAsia"/>
        </w:rPr>
        <w:fldChar w:fldCharType="separate"/>
      </w:r>
      <w:r>
        <w:t>85</w:t>
      </w:r>
      <w:r>
        <w:rPr>
          <w:rFonts w:hint="eastAsia"/>
        </w:rPr>
        <w:fldChar w:fldCharType="end"/>
      </w:r>
      <w:r>
        <w:rPr>
          <w:rFonts w:hint="eastAsia"/>
        </w:rPr>
        <w:fldChar w:fldCharType="end"/>
      </w:r>
    </w:p>
    <w:p w14:paraId="021FB5D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"_Toc240549945" </w:instrText>
      </w:r>
      <w:r>
        <w:fldChar w:fldCharType="separate"/>
      </w:r>
      <w:r>
        <w:rPr>
          <w:rStyle w:val="50"/>
        </w:rPr>
        <w:t>表5-3数据统计功能输入输出表</w:t>
      </w:r>
      <w:r>
        <w:rPr>
          <w:rFonts w:hint="eastAsia"/>
        </w:rPr>
        <w:tab/>
      </w:r>
      <w:r>
        <w:rPr>
          <w:rFonts w:hint="eastAsia"/>
        </w:rPr>
        <w:fldChar w:fldCharType="begin"/>
      </w:r>
      <w:r>
        <w:rPr>
          <w:rFonts w:hint="eastAsia"/>
        </w:rPr>
        <w:instrText xml:space="preserve"> </w:instrText>
      </w:r>
      <w:r>
        <w:instrText xml:space="preserve">PAGEREF _Toc240549945 \h</w:instrText>
      </w:r>
      <w:r>
        <w:rPr>
          <w:rFonts w:hint="eastAsia"/>
        </w:rPr>
        <w:instrText xml:space="preserve"> </w:instrText>
      </w:r>
      <w:r>
        <w:rPr>
          <w:rFonts w:hint="eastAsia"/>
        </w:rPr>
        <w:fldChar w:fldCharType="separate"/>
      </w:r>
      <w:r>
        <w:t>86</w:t>
      </w:r>
      <w:r>
        <w:rPr>
          <w:rFonts w:hint="eastAsia"/>
        </w:rPr>
        <w:fldChar w:fldCharType="end"/>
      </w:r>
      <w:r>
        <w:rPr>
          <w:rFonts w:hint="eastAsia"/>
        </w:rPr>
        <w:fldChar w:fldCharType="end"/>
      </w:r>
    </w:p>
    <w:p w14:paraId="158F985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"_Toc240549946" </w:instrText>
      </w:r>
      <w:r>
        <w:fldChar w:fldCharType="separate"/>
      </w:r>
      <w:r>
        <w:rPr>
          <w:rStyle w:val="50"/>
        </w:rPr>
        <w:t>表5-4标准化生产流程功能输入输出表</w:t>
      </w:r>
      <w:r>
        <w:rPr>
          <w:rFonts w:hint="eastAsia"/>
        </w:rPr>
        <w:tab/>
      </w:r>
      <w:r>
        <w:rPr>
          <w:rFonts w:hint="eastAsia"/>
        </w:rPr>
        <w:fldChar w:fldCharType="begin"/>
      </w:r>
      <w:r>
        <w:rPr>
          <w:rFonts w:hint="eastAsia"/>
        </w:rPr>
        <w:instrText xml:space="preserve"> </w:instrText>
      </w:r>
      <w:r>
        <w:instrText xml:space="preserve">PAGEREF _Toc240549946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40D484B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"_Toc240549947" </w:instrText>
      </w:r>
      <w:r>
        <w:fldChar w:fldCharType="separate"/>
      </w:r>
      <w:r>
        <w:rPr>
          <w:rStyle w:val="50"/>
        </w:rPr>
        <w:t>表5-5自定义生产流程功能输入输出表</w:t>
      </w:r>
      <w:r>
        <w:rPr>
          <w:rFonts w:hint="eastAsia"/>
        </w:rPr>
        <w:tab/>
      </w:r>
      <w:r>
        <w:rPr>
          <w:rFonts w:hint="eastAsia"/>
        </w:rPr>
        <w:fldChar w:fldCharType="begin"/>
      </w:r>
      <w:r>
        <w:rPr>
          <w:rFonts w:hint="eastAsia"/>
        </w:rPr>
        <w:instrText xml:space="preserve"> </w:instrText>
      </w:r>
      <w:r>
        <w:instrText xml:space="preserve">PAGEREF _Toc240549947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33F4776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"_Toc240549948" </w:instrText>
      </w:r>
      <w:r>
        <w:fldChar w:fldCharType="separate"/>
      </w:r>
      <w:r>
        <w:rPr>
          <w:rStyle w:val="50"/>
        </w:rPr>
        <w:t>表5-6生产任务监控功能输入输出表</w:t>
      </w:r>
      <w:r>
        <w:rPr>
          <w:rFonts w:hint="eastAsia"/>
        </w:rPr>
        <w:tab/>
      </w:r>
      <w:r>
        <w:rPr>
          <w:rFonts w:hint="eastAsia"/>
        </w:rPr>
        <w:fldChar w:fldCharType="begin"/>
      </w:r>
      <w:r>
        <w:rPr>
          <w:rFonts w:hint="eastAsia"/>
        </w:rPr>
        <w:instrText xml:space="preserve"> </w:instrText>
      </w:r>
      <w:r>
        <w:instrText xml:space="preserve">PAGEREF _Toc240549948 \h</w:instrText>
      </w:r>
      <w:r>
        <w:rPr>
          <w:rFonts w:hint="eastAsia"/>
        </w:rPr>
        <w:instrText xml:space="preserve"> </w:instrText>
      </w:r>
      <w:r>
        <w:rPr>
          <w:rFonts w:hint="eastAsia"/>
        </w:rPr>
        <w:fldChar w:fldCharType="separate"/>
      </w:r>
      <w:r>
        <w:t>90</w:t>
      </w:r>
      <w:r>
        <w:rPr>
          <w:rFonts w:hint="eastAsia"/>
        </w:rPr>
        <w:fldChar w:fldCharType="end"/>
      </w:r>
      <w:r>
        <w:rPr>
          <w:rFonts w:hint="eastAsia"/>
        </w:rPr>
        <w:fldChar w:fldCharType="end"/>
      </w:r>
    </w:p>
    <w:p w14:paraId="4494E40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"_Toc240549949" </w:instrText>
      </w:r>
      <w:r>
        <w:fldChar w:fldCharType="separate"/>
      </w:r>
      <w:r>
        <w:rPr>
          <w:rStyle w:val="50"/>
        </w:rPr>
        <w:t>表5-7生产工具管理功能输入输出表</w:t>
      </w:r>
      <w:r>
        <w:rPr>
          <w:rFonts w:hint="eastAsia"/>
        </w:rPr>
        <w:tab/>
      </w:r>
      <w:r>
        <w:rPr>
          <w:rFonts w:hint="eastAsia"/>
        </w:rPr>
        <w:fldChar w:fldCharType="begin"/>
      </w:r>
      <w:r>
        <w:rPr>
          <w:rFonts w:hint="eastAsia"/>
        </w:rPr>
        <w:instrText xml:space="preserve"> </w:instrText>
      </w:r>
      <w:r>
        <w:instrText xml:space="preserve">PAGEREF _Toc240549949 \h</w:instrText>
      </w:r>
      <w:r>
        <w:rPr>
          <w:rFonts w:hint="eastAsia"/>
        </w:rPr>
        <w:instrText xml:space="preserve"> </w:instrText>
      </w:r>
      <w:r>
        <w:rPr>
          <w:rFonts w:hint="eastAsia"/>
        </w:rPr>
        <w:fldChar w:fldCharType="separate"/>
      </w:r>
      <w:r>
        <w:t>92</w:t>
      </w:r>
      <w:r>
        <w:rPr>
          <w:rFonts w:hint="eastAsia"/>
        </w:rPr>
        <w:fldChar w:fldCharType="end"/>
      </w:r>
      <w:r>
        <w:rPr>
          <w:rFonts w:hint="eastAsia"/>
        </w:rPr>
        <w:fldChar w:fldCharType="end"/>
      </w:r>
    </w:p>
    <w:p w14:paraId="1EFDFE2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"_Toc240549950" </w:instrText>
      </w:r>
      <w:r>
        <w:fldChar w:fldCharType="separate"/>
      </w:r>
      <w:r>
        <w:rPr>
          <w:rStyle w:val="50"/>
        </w:rPr>
        <w:t>表5-8生产线管理功能输入输出表</w:t>
      </w:r>
      <w:r>
        <w:rPr>
          <w:rFonts w:hint="eastAsia"/>
        </w:rPr>
        <w:tab/>
      </w:r>
      <w:r>
        <w:rPr>
          <w:rFonts w:hint="eastAsia"/>
        </w:rPr>
        <w:fldChar w:fldCharType="begin"/>
      </w:r>
      <w:r>
        <w:rPr>
          <w:rFonts w:hint="eastAsia"/>
        </w:rPr>
        <w:instrText xml:space="preserve"> </w:instrText>
      </w:r>
      <w:r>
        <w:instrText xml:space="preserve">PAGEREF _Toc240549950 \h</w:instrText>
      </w:r>
      <w:r>
        <w:rPr>
          <w:rFonts w:hint="eastAsia"/>
        </w:rPr>
        <w:instrText xml:space="preserve"> </w:instrText>
      </w:r>
      <w:r>
        <w:rPr>
          <w:rFonts w:hint="eastAsia"/>
        </w:rPr>
        <w:fldChar w:fldCharType="separate"/>
      </w:r>
      <w:r>
        <w:t>93</w:t>
      </w:r>
      <w:r>
        <w:rPr>
          <w:rFonts w:hint="eastAsia"/>
        </w:rPr>
        <w:fldChar w:fldCharType="end"/>
      </w:r>
      <w:r>
        <w:rPr>
          <w:rFonts w:hint="eastAsia"/>
        </w:rPr>
        <w:fldChar w:fldCharType="end"/>
      </w:r>
    </w:p>
    <w:p w14:paraId="110BC47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"_Toc240549951" </w:instrText>
      </w:r>
      <w:r>
        <w:fldChar w:fldCharType="separate"/>
      </w:r>
      <w:r>
        <w:rPr>
          <w:rStyle w:val="50"/>
        </w:rPr>
        <w:t>表5-9数据集管理功能输入输出表</w:t>
      </w:r>
      <w:r>
        <w:rPr>
          <w:rFonts w:hint="eastAsia"/>
        </w:rPr>
        <w:tab/>
      </w:r>
      <w:r>
        <w:rPr>
          <w:rFonts w:hint="eastAsia"/>
        </w:rPr>
        <w:fldChar w:fldCharType="begin"/>
      </w:r>
      <w:r>
        <w:rPr>
          <w:rFonts w:hint="eastAsia"/>
        </w:rPr>
        <w:instrText xml:space="preserve"> </w:instrText>
      </w:r>
      <w:r>
        <w:instrText xml:space="preserve">PAGEREF _Toc240549951 \h</w:instrText>
      </w:r>
      <w:r>
        <w:rPr>
          <w:rFonts w:hint="eastAsia"/>
        </w:rPr>
        <w:instrText xml:space="preserve"> </w:instrText>
      </w:r>
      <w:r>
        <w:rPr>
          <w:rFonts w:hint="eastAsia"/>
        </w:rPr>
        <w:fldChar w:fldCharType="separate"/>
      </w:r>
      <w:r>
        <w:t>94</w:t>
      </w:r>
      <w:r>
        <w:rPr>
          <w:rFonts w:hint="eastAsia"/>
        </w:rPr>
        <w:fldChar w:fldCharType="end"/>
      </w:r>
      <w:r>
        <w:rPr>
          <w:rFonts w:hint="eastAsia"/>
        </w:rPr>
        <w:fldChar w:fldCharType="end"/>
      </w:r>
    </w:p>
    <w:p w14:paraId="0B7C8F61">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"_Toc240549952" </w:instrText>
      </w:r>
      <w:r>
        <w:fldChar w:fldCharType="separate"/>
      </w:r>
      <w:r>
        <w:rPr>
          <w:rStyle w:val="50"/>
        </w:rPr>
        <w:t>表5-10服务接口管理功能输入输出表</w:t>
      </w:r>
      <w:r>
        <w:rPr>
          <w:rFonts w:hint="eastAsia"/>
        </w:rPr>
        <w:tab/>
      </w:r>
      <w:r>
        <w:rPr>
          <w:rFonts w:hint="eastAsia"/>
        </w:rPr>
        <w:fldChar w:fldCharType="begin"/>
      </w:r>
      <w:r>
        <w:rPr>
          <w:rFonts w:hint="eastAsia"/>
        </w:rPr>
        <w:instrText xml:space="preserve"> </w:instrText>
      </w:r>
      <w:r>
        <w:instrText xml:space="preserve">PAGEREF _Toc240549952 \h</w:instrText>
      </w:r>
      <w:r>
        <w:rPr>
          <w:rFonts w:hint="eastAsia"/>
        </w:rPr>
        <w:instrText xml:space="preserve"> </w:instrText>
      </w:r>
      <w:r>
        <w:rPr>
          <w:rFonts w:hint="eastAsia"/>
        </w:rPr>
        <w:fldChar w:fldCharType="separate"/>
      </w:r>
      <w:r>
        <w:t>95</w:t>
      </w:r>
      <w:r>
        <w:rPr>
          <w:rFonts w:hint="eastAsia"/>
        </w:rPr>
        <w:fldChar w:fldCharType="end"/>
      </w:r>
      <w:r>
        <w:rPr>
          <w:rFonts w:hint="eastAsia"/>
        </w:rPr>
        <w:fldChar w:fldCharType="end"/>
      </w:r>
    </w:p>
    <w:p w14:paraId="44952BA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"_Toc240549953" </w:instrText>
      </w:r>
      <w:r>
        <w:fldChar w:fldCharType="separate"/>
      </w:r>
      <w:r>
        <w:rPr>
          <w:rStyle w:val="50"/>
        </w:rPr>
        <w:t>表5-11用户权限管理功能输入输出表</w:t>
      </w:r>
      <w:r>
        <w:rPr>
          <w:rFonts w:hint="eastAsia"/>
        </w:rPr>
        <w:tab/>
      </w:r>
      <w:r>
        <w:rPr>
          <w:rFonts w:hint="eastAsia"/>
        </w:rPr>
        <w:fldChar w:fldCharType="begin"/>
      </w:r>
      <w:r>
        <w:rPr>
          <w:rFonts w:hint="eastAsia"/>
        </w:rPr>
        <w:instrText xml:space="preserve"> </w:instrText>
      </w:r>
      <w:r>
        <w:instrText xml:space="preserve">PAGEREF _Toc240549953 \h</w:instrText>
      </w:r>
      <w:r>
        <w:rPr>
          <w:rFonts w:hint="eastAsia"/>
        </w:rPr>
        <w:instrText xml:space="preserve"> </w:instrText>
      </w:r>
      <w:r>
        <w:rPr>
          <w:rFonts w:hint="eastAsia"/>
        </w:rPr>
        <w:fldChar w:fldCharType="separate"/>
      </w:r>
      <w:r>
        <w:t>97</w:t>
      </w:r>
      <w:r>
        <w:rPr>
          <w:rFonts w:hint="eastAsia"/>
        </w:rPr>
        <w:fldChar w:fldCharType="end"/>
      </w:r>
      <w:r>
        <w:rPr>
          <w:rFonts w:hint="eastAsia"/>
        </w:rPr>
        <w:fldChar w:fldCharType="end"/>
      </w:r>
    </w:p>
    <w:p w14:paraId="29B9182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"_Toc240549954" </w:instrText>
      </w:r>
      <w:r>
        <w:fldChar w:fldCharType="separate"/>
      </w:r>
      <w:r>
        <w:rPr>
          <w:rStyle w:val="50"/>
        </w:rPr>
        <w:t>表5-12角色管理功能输入输出表</w:t>
      </w:r>
      <w:r>
        <w:rPr>
          <w:rFonts w:hint="eastAsia"/>
        </w:rPr>
        <w:tab/>
      </w:r>
      <w:r>
        <w:rPr>
          <w:rFonts w:hint="eastAsia"/>
        </w:rPr>
        <w:fldChar w:fldCharType="begin"/>
      </w:r>
      <w:r>
        <w:rPr>
          <w:rFonts w:hint="eastAsia"/>
        </w:rPr>
        <w:instrText xml:space="preserve"> </w:instrText>
      </w:r>
      <w:r>
        <w:instrText xml:space="preserve">PAGEREF _Toc240549954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3CDFC87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"_Toc240549955" </w:instrText>
      </w:r>
      <w:r>
        <w:fldChar w:fldCharType="separate"/>
      </w:r>
      <w:r>
        <w:rPr>
          <w:rStyle w:val="50"/>
        </w:rPr>
        <w:t>表5-13菜单管理功能输入输出表</w:t>
      </w:r>
      <w:r>
        <w:rPr>
          <w:rFonts w:hint="eastAsia"/>
        </w:rPr>
        <w:tab/>
      </w:r>
      <w:r>
        <w:rPr>
          <w:rFonts w:hint="eastAsia"/>
        </w:rPr>
        <w:fldChar w:fldCharType="begin"/>
      </w:r>
      <w:r>
        <w:rPr>
          <w:rFonts w:hint="eastAsia"/>
        </w:rPr>
        <w:instrText xml:space="preserve"> </w:instrText>
      </w:r>
      <w:r>
        <w:instrText xml:space="preserve">PAGEREF _Toc240549955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701A3739">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"_Toc240549956" </w:instrText>
      </w:r>
      <w:r>
        <w:fldChar w:fldCharType="separate"/>
      </w:r>
      <w:r>
        <w:rPr>
          <w:rStyle w:val="50"/>
        </w:rPr>
        <w:t>表5-14日志管理功能输入输出表</w:t>
      </w:r>
      <w:r>
        <w:rPr>
          <w:rFonts w:hint="eastAsia"/>
        </w:rPr>
        <w:tab/>
      </w:r>
      <w:r>
        <w:rPr>
          <w:rFonts w:hint="eastAsia"/>
        </w:rPr>
        <w:fldChar w:fldCharType="begin"/>
      </w:r>
      <w:r>
        <w:rPr>
          <w:rFonts w:hint="eastAsia"/>
        </w:rPr>
        <w:instrText xml:space="preserve"> </w:instrText>
      </w:r>
      <w:r>
        <w:instrText xml:space="preserve">PAGEREF _Toc240549956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38C5762D">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"_Toc240549957" </w:instrText>
      </w:r>
      <w:r>
        <w:fldChar w:fldCharType="separate"/>
      </w:r>
      <w:r>
        <w:rPr>
          <w:rStyle w:val="50"/>
        </w:rPr>
        <w:t>表5-15资源监控功能输入输出表</w:t>
      </w:r>
      <w:r>
        <w:rPr>
          <w:rFonts w:hint="eastAsia"/>
        </w:rPr>
        <w:tab/>
      </w:r>
      <w:r>
        <w:rPr>
          <w:rFonts w:hint="eastAsia"/>
        </w:rPr>
        <w:fldChar w:fldCharType="begin"/>
      </w:r>
      <w:r>
        <w:rPr>
          <w:rFonts w:hint="eastAsia"/>
        </w:rPr>
        <w:instrText xml:space="preserve"> </w:instrText>
      </w:r>
      <w:r>
        <w:instrText xml:space="preserve">PAGEREF _Toc240549957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0A53688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"_Toc240549958" </w:instrText>
      </w:r>
      <w:r>
        <w:fldChar w:fldCharType="separate"/>
      </w:r>
      <w:r>
        <w:rPr>
          <w:rStyle w:val="50"/>
        </w:rPr>
        <w:t>表5-16差分多源融合功能输入输出表</w:t>
      </w:r>
      <w:r>
        <w:rPr>
          <w:rFonts w:hint="eastAsia"/>
        </w:rPr>
        <w:tab/>
      </w:r>
      <w:r>
        <w:rPr>
          <w:rFonts w:hint="eastAsia"/>
        </w:rPr>
        <w:fldChar w:fldCharType="begin"/>
      </w:r>
      <w:r>
        <w:rPr>
          <w:rFonts w:hint="eastAsia"/>
        </w:rPr>
        <w:instrText xml:space="preserve"> </w:instrText>
      </w:r>
      <w:r>
        <w:instrText xml:space="preserve">PAGEREF _Toc240549958 \h</w:instrText>
      </w:r>
      <w:r>
        <w:rPr>
          <w:rFonts w:hint="eastAsia"/>
        </w:rPr>
        <w:instrText xml:space="preserve"> </w:instrText>
      </w:r>
      <w:r>
        <w:rPr>
          <w:rFonts w:hint="eastAsia"/>
        </w:rPr>
        <w:fldChar w:fldCharType="separate"/>
      </w:r>
      <w:r>
        <w:t>104</w:t>
      </w:r>
      <w:r>
        <w:rPr>
          <w:rFonts w:hint="eastAsia"/>
        </w:rPr>
        <w:fldChar w:fldCharType="end"/>
      </w:r>
      <w:r>
        <w:rPr>
          <w:rFonts w:hint="eastAsia"/>
        </w:rPr>
        <w:fldChar w:fldCharType="end"/>
      </w:r>
    </w:p>
    <w:p w14:paraId="3CDEB8A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"_Toc240549959" </w:instrText>
      </w:r>
      <w:r>
        <w:fldChar w:fldCharType="separate"/>
      </w:r>
      <w:r>
        <w:rPr>
          <w:rStyle w:val="50"/>
        </w:rPr>
        <w:t>表5-17时序多源融合功能输入输出表</w:t>
      </w:r>
      <w:r>
        <w:rPr>
          <w:rFonts w:hint="eastAsia"/>
        </w:rPr>
        <w:tab/>
      </w:r>
      <w:r>
        <w:rPr>
          <w:rFonts w:hint="eastAsia"/>
        </w:rPr>
        <w:fldChar w:fldCharType="begin"/>
      </w:r>
      <w:r>
        <w:rPr>
          <w:rFonts w:hint="eastAsia"/>
        </w:rPr>
        <w:instrText xml:space="preserve"> </w:instrText>
      </w:r>
      <w:r>
        <w:instrText xml:space="preserve">PAGEREF _Toc240549959 \h</w:instrText>
      </w:r>
      <w:r>
        <w:rPr>
          <w:rFonts w:hint="eastAsia"/>
        </w:rPr>
        <w:instrText xml:space="preserve"> </w:instrText>
      </w:r>
      <w:r>
        <w:rPr>
          <w:rFonts w:hint="eastAsia"/>
        </w:rPr>
        <w:fldChar w:fldCharType="separate"/>
      </w:r>
      <w:r>
        <w:t>105</w:t>
      </w:r>
      <w:r>
        <w:rPr>
          <w:rFonts w:hint="eastAsia"/>
        </w:rPr>
        <w:fldChar w:fldCharType="end"/>
      </w:r>
      <w:r>
        <w:rPr>
          <w:rFonts w:hint="eastAsia"/>
        </w:rPr>
        <w:fldChar w:fldCharType="end"/>
      </w:r>
    </w:p>
    <w:p w14:paraId="475E807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"_Toc240549960" </w:instrText>
      </w:r>
      <w:r>
        <w:fldChar w:fldCharType="separate"/>
      </w:r>
      <w:r>
        <w:rPr>
          <w:rStyle w:val="50"/>
        </w:rPr>
        <w:t>表5-18识别隐患区功能输入输出表</w:t>
      </w:r>
      <w:r>
        <w:rPr>
          <w:rFonts w:hint="eastAsia"/>
        </w:rPr>
        <w:tab/>
      </w:r>
      <w:r>
        <w:rPr>
          <w:rFonts w:hint="eastAsia"/>
        </w:rPr>
        <w:fldChar w:fldCharType="begin"/>
      </w:r>
      <w:r>
        <w:rPr>
          <w:rFonts w:hint="eastAsia"/>
        </w:rPr>
        <w:instrText xml:space="preserve"> </w:instrText>
      </w:r>
      <w:r>
        <w:instrText xml:space="preserve">PAGEREF _Toc240549960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0F7305A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"_Toc240549961" </w:instrText>
      </w:r>
      <w:r>
        <w:fldChar w:fldCharType="separate"/>
      </w:r>
      <w:r>
        <w:rPr>
          <w:rStyle w:val="50"/>
        </w:rPr>
        <w:t>表5-19绘制隐患区功能输入输出表</w:t>
      </w:r>
      <w:r>
        <w:rPr>
          <w:rFonts w:hint="eastAsia"/>
        </w:rPr>
        <w:tab/>
      </w:r>
      <w:r>
        <w:rPr>
          <w:rFonts w:hint="eastAsia"/>
        </w:rPr>
        <w:fldChar w:fldCharType="begin"/>
      </w:r>
      <w:r>
        <w:rPr>
          <w:rFonts w:hint="eastAsia"/>
        </w:rPr>
        <w:instrText xml:space="preserve"> </w:instrText>
      </w:r>
      <w:r>
        <w:instrText xml:space="preserve">PAGEREF _Toc240549961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4AABFEB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"_Toc240549962" </w:instrText>
      </w:r>
      <w:r>
        <w:fldChar w:fldCharType="separate"/>
      </w:r>
      <w:r>
        <w:rPr>
          <w:rStyle w:val="50"/>
        </w:rPr>
        <w:t>表5-20编辑隐患区功能输入输出表</w:t>
      </w:r>
      <w:r>
        <w:rPr>
          <w:rFonts w:hint="eastAsia"/>
        </w:rPr>
        <w:tab/>
      </w:r>
      <w:r>
        <w:rPr>
          <w:rFonts w:hint="eastAsia"/>
        </w:rPr>
        <w:fldChar w:fldCharType="begin"/>
      </w:r>
      <w:r>
        <w:rPr>
          <w:rFonts w:hint="eastAsia"/>
        </w:rPr>
        <w:instrText xml:space="preserve"> </w:instrText>
      </w:r>
      <w:r>
        <w:instrText xml:space="preserve">PAGEREF _Toc240549962 \h</w:instrText>
      </w:r>
      <w:r>
        <w:rPr>
          <w:rFonts w:hint="eastAsia"/>
        </w:rPr>
        <w:instrText xml:space="preserve"> </w:instrText>
      </w:r>
      <w:r>
        <w:rPr>
          <w:rFonts w:hint="eastAsia"/>
        </w:rPr>
        <w:fldChar w:fldCharType="separate"/>
      </w:r>
      <w:r>
        <w:t>109</w:t>
      </w:r>
      <w:r>
        <w:rPr>
          <w:rFonts w:hint="eastAsia"/>
        </w:rPr>
        <w:fldChar w:fldCharType="end"/>
      </w:r>
      <w:r>
        <w:rPr>
          <w:rFonts w:hint="eastAsia"/>
        </w:rPr>
        <w:fldChar w:fldCharType="end"/>
      </w:r>
    </w:p>
    <w:p w14:paraId="43580E7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"_Toc240549963" </w:instrText>
      </w:r>
      <w:r>
        <w:fldChar w:fldCharType="separate"/>
      </w:r>
      <w:r>
        <w:rPr>
          <w:rStyle w:val="50"/>
        </w:rPr>
        <w:t>表5-21删除隐患区功能输入输出表</w:t>
      </w:r>
      <w:r>
        <w:rPr>
          <w:rFonts w:hint="eastAsia"/>
        </w:rPr>
        <w:tab/>
      </w:r>
      <w:r>
        <w:rPr>
          <w:rFonts w:hint="eastAsia"/>
        </w:rPr>
        <w:fldChar w:fldCharType="begin"/>
      </w:r>
      <w:r>
        <w:rPr>
          <w:rFonts w:hint="eastAsia"/>
        </w:rPr>
        <w:instrText xml:space="preserve"> </w:instrText>
      </w:r>
      <w:r>
        <w:instrText xml:space="preserve">PAGEREF _Toc240549963 \h</w:instrText>
      </w:r>
      <w:r>
        <w:rPr>
          <w:rFonts w:hint="eastAsia"/>
        </w:rPr>
        <w:instrText xml:space="preserve"> </w:instrText>
      </w:r>
      <w:r>
        <w:rPr>
          <w:rFonts w:hint="eastAsia"/>
        </w:rPr>
        <w:fldChar w:fldCharType="separate"/>
      </w:r>
      <w:r>
        <w:t>109</w:t>
      </w:r>
      <w:r>
        <w:rPr>
          <w:rFonts w:hint="eastAsia"/>
        </w:rPr>
        <w:fldChar w:fldCharType="end"/>
      </w:r>
      <w:r>
        <w:rPr>
          <w:rFonts w:hint="eastAsia"/>
        </w:rPr>
        <w:fldChar w:fldCharType="end"/>
      </w:r>
    </w:p>
    <w:p w14:paraId="242FF6D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"_Toc240549964" </w:instrText>
      </w:r>
      <w:r>
        <w:fldChar w:fldCharType="separate"/>
      </w:r>
      <w:r>
        <w:rPr>
          <w:rStyle w:val="50"/>
        </w:rPr>
        <w:t>表5-22形变时序分析工具输入输出表</w:t>
      </w:r>
      <w:r>
        <w:rPr>
          <w:rFonts w:hint="eastAsia"/>
        </w:rPr>
        <w:tab/>
      </w:r>
      <w:r>
        <w:rPr>
          <w:rFonts w:hint="eastAsia"/>
        </w:rPr>
        <w:fldChar w:fldCharType="begin"/>
      </w:r>
      <w:r>
        <w:rPr>
          <w:rFonts w:hint="eastAsia"/>
        </w:rPr>
        <w:instrText xml:space="preserve"> </w:instrText>
      </w:r>
      <w:r>
        <w:instrText xml:space="preserve">PAGEREF _Toc240549964 \h</w:instrText>
      </w:r>
      <w:r>
        <w:rPr>
          <w:rFonts w:hint="eastAsia"/>
        </w:rPr>
        <w:instrText xml:space="preserve"> </w:instrText>
      </w:r>
      <w:r>
        <w:rPr>
          <w:rFonts w:hint="eastAsia"/>
        </w:rPr>
        <w:fldChar w:fldCharType="separate"/>
      </w:r>
      <w:r>
        <w:t>110</w:t>
      </w:r>
      <w:r>
        <w:rPr>
          <w:rFonts w:hint="eastAsia"/>
        </w:rPr>
        <w:fldChar w:fldCharType="end"/>
      </w:r>
      <w:r>
        <w:rPr>
          <w:rFonts w:hint="eastAsia"/>
        </w:rPr>
        <w:fldChar w:fldCharType="end"/>
      </w:r>
    </w:p>
    <w:p w14:paraId="5F1CBF5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"_Toc240549965" </w:instrText>
      </w:r>
      <w:r>
        <w:fldChar w:fldCharType="separate"/>
      </w:r>
      <w:r>
        <w:rPr>
          <w:rStyle w:val="50"/>
        </w:rPr>
        <w:t>表5-23剖面分析工具输入输出表</w:t>
      </w:r>
      <w:r>
        <w:rPr>
          <w:rFonts w:hint="eastAsia"/>
        </w:rPr>
        <w:tab/>
      </w:r>
      <w:r>
        <w:rPr>
          <w:rFonts w:hint="eastAsia"/>
        </w:rPr>
        <w:fldChar w:fldCharType="begin"/>
      </w:r>
      <w:r>
        <w:rPr>
          <w:rFonts w:hint="eastAsia"/>
        </w:rPr>
        <w:instrText xml:space="preserve"> </w:instrText>
      </w:r>
      <w:r>
        <w:instrText xml:space="preserve">PAGEREF _Toc240549965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6CE5396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"_Toc240549966" </w:instrText>
      </w:r>
      <w:r>
        <w:fldChar w:fldCharType="separate"/>
      </w:r>
      <w:r>
        <w:rPr>
          <w:rStyle w:val="50"/>
        </w:rPr>
        <w:t>表5-24地震异常信息接入功能输入输出表</w:t>
      </w:r>
      <w:r>
        <w:rPr>
          <w:rFonts w:hint="eastAsia"/>
        </w:rPr>
        <w:tab/>
      </w:r>
      <w:r>
        <w:rPr>
          <w:rFonts w:hint="eastAsia"/>
        </w:rPr>
        <w:fldChar w:fldCharType="begin"/>
      </w:r>
      <w:r>
        <w:rPr>
          <w:rFonts w:hint="eastAsia"/>
        </w:rPr>
        <w:instrText xml:space="preserve"> </w:instrText>
      </w:r>
      <w:r>
        <w:instrText xml:space="preserve">PAGEREF _Toc240549966 \h</w:instrText>
      </w:r>
      <w:r>
        <w:rPr>
          <w:rFonts w:hint="eastAsia"/>
        </w:rPr>
        <w:instrText xml:space="preserve"> </w:instrText>
      </w:r>
      <w:r>
        <w:rPr>
          <w:rFonts w:hint="eastAsia"/>
        </w:rPr>
        <w:fldChar w:fldCharType="separate"/>
      </w:r>
      <w:r>
        <w:t>115</w:t>
      </w:r>
      <w:r>
        <w:rPr>
          <w:rFonts w:hint="eastAsia"/>
        </w:rPr>
        <w:fldChar w:fldCharType="end"/>
      </w:r>
      <w:r>
        <w:rPr>
          <w:rFonts w:hint="eastAsia"/>
        </w:rPr>
        <w:fldChar w:fldCharType="end"/>
      </w:r>
    </w:p>
    <w:p w14:paraId="30D82B9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"_Toc240549967" </w:instrText>
      </w:r>
      <w:r>
        <w:fldChar w:fldCharType="separate"/>
      </w:r>
      <w:r>
        <w:rPr>
          <w:rStyle w:val="50"/>
        </w:rPr>
        <w:t>表5-25地震异常信息检测功能输入输出表</w:t>
      </w:r>
      <w:r>
        <w:rPr>
          <w:rFonts w:hint="eastAsia"/>
        </w:rPr>
        <w:tab/>
      </w:r>
      <w:r>
        <w:rPr>
          <w:rFonts w:hint="eastAsia"/>
        </w:rPr>
        <w:fldChar w:fldCharType="begin"/>
      </w:r>
      <w:r>
        <w:rPr>
          <w:rFonts w:hint="eastAsia"/>
        </w:rPr>
        <w:instrText xml:space="preserve"> </w:instrText>
      </w:r>
      <w:r>
        <w:instrText xml:space="preserve">PAGEREF _Toc240549967 \h</w:instrText>
      </w:r>
      <w:r>
        <w:rPr>
          <w:rFonts w:hint="eastAsia"/>
        </w:rPr>
        <w:instrText xml:space="preserve"> </w:instrText>
      </w:r>
      <w:r>
        <w:rPr>
          <w:rFonts w:hint="eastAsia"/>
        </w:rPr>
        <w:fldChar w:fldCharType="separate"/>
      </w:r>
      <w:r>
        <w:t>118</w:t>
      </w:r>
      <w:r>
        <w:rPr>
          <w:rFonts w:hint="eastAsia"/>
        </w:rPr>
        <w:fldChar w:fldCharType="end"/>
      </w:r>
      <w:r>
        <w:rPr>
          <w:rFonts w:hint="eastAsia"/>
        </w:rPr>
        <w:fldChar w:fldCharType="end"/>
      </w:r>
    </w:p>
    <w:p w14:paraId="700D0D6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"_Toc240549968" </w:instrText>
      </w:r>
      <w:r>
        <w:fldChar w:fldCharType="separate"/>
      </w:r>
      <w:r>
        <w:rPr>
          <w:rStyle w:val="50"/>
        </w:rPr>
        <w:t>表5-26地震异常信息识别提取功能输入输出表</w:t>
      </w:r>
      <w:r>
        <w:rPr>
          <w:rFonts w:hint="eastAsia"/>
        </w:rPr>
        <w:tab/>
      </w:r>
      <w:r>
        <w:rPr>
          <w:rFonts w:hint="eastAsia"/>
        </w:rPr>
        <w:fldChar w:fldCharType="begin"/>
      </w:r>
      <w:r>
        <w:rPr>
          <w:rFonts w:hint="eastAsia"/>
        </w:rPr>
        <w:instrText xml:space="preserve"> </w:instrText>
      </w:r>
      <w:r>
        <w:instrText xml:space="preserve">PAGEREF _Toc240549968 \h</w:instrText>
      </w:r>
      <w:r>
        <w:rPr>
          <w:rFonts w:hint="eastAsia"/>
        </w:rPr>
        <w:instrText xml:space="preserve"> </w:instrText>
      </w:r>
      <w:r>
        <w:rPr>
          <w:rFonts w:hint="eastAsia"/>
        </w:rPr>
        <w:fldChar w:fldCharType="separate"/>
      </w:r>
      <w:r>
        <w:t>120</w:t>
      </w:r>
      <w:r>
        <w:rPr>
          <w:rFonts w:hint="eastAsia"/>
        </w:rPr>
        <w:fldChar w:fldCharType="end"/>
      </w:r>
      <w:r>
        <w:rPr>
          <w:rFonts w:hint="eastAsia"/>
        </w:rPr>
        <w:fldChar w:fldCharType="end"/>
      </w:r>
    </w:p>
    <w:p w14:paraId="3FC8288C">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"_Toc240549969" </w:instrText>
      </w:r>
      <w:r>
        <w:fldChar w:fldCharType="separate"/>
      </w:r>
      <w:r>
        <w:rPr>
          <w:rStyle w:val="50"/>
        </w:rPr>
        <w:t>表5-27地震异常相关性分析功能输入输出表</w:t>
      </w:r>
      <w:r>
        <w:rPr>
          <w:rFonts w:hint="eastAsia"/>
        </w:rPr>
        <w:tab/>
      </w:r>
      <w:r>
        <w:rPr>
          <w:rFonts w:hint="eastAsia"/>
        </w:rPr>
        <w:fldChar w:fldCharType="begin"/>
      </w:r>
      <w:r>
        <w:rPr>
          <w:rFonts w:hint="eastAsia"/>
        </w:rPr>
        <w:instrText xml:space="preserve"> </w:instrText>
      </w:r>
      <w:r>
        <w:instrText xml:space="preserve">PAGEREF _Toc240549969 \h</w:instrText>
      </w:r>
      <w:r>
        <w:rPr>
          <w:rFonts w:hint="eastAsia"/>
        </w:rPr>
        <w:instrText xml:space="preserve"> </w:instrText>
      </w:r>
      <w:r>
        <w:rPr>
          <w:rFonts w:hint="eastAsia"/>
        </w:rPr>
        <w:fldChar w:fldCharType="separate"/>
      </w:r>
      <w:r>
        <w:t>122</w:t>
      </w:r>
      <w:r>
        <w:rPr>
          <w:rFonts w:hint="eastAsia"/>
        </w:rPr>
        <w:fldChar w:fldCharType="end"/>
      </w:r>
      <w:r>
        <w:rPr>
          <w:rFonts w:hint="eastAsia"/>
        </w:rPr>
        <w:fldChar w:fldCharType="end"/>
      </w:r>
    </w:p>
    <w:p w14:paraId="7CC84DB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"_Toc240549970" </w:instrText>
      </w:r>
      <w:r>
        <w:fldChar w:fldCharType="separate"/>
      </w:r>
      <w:r>
        <w:rPr>
          <w:rStyle w:val="50"/>
        </w:rPr>
        <w:t>表5-28地震异常范围分析功能输入输出表</w:t>
      </w:r>
      <w:r>
        <w:rPr>
          <w:rFonts w:hint="eastAsia"/>
        </w:rPr>
        <w:tab/>
      </w:r>
      <w:r>
        <w:rPr>
          <w:rFonts w:hint="eastAsia"/>
        </w:rPr>
        <w:fldChar w:fldCharType="begin"/>
      </w:r>
      <w:r>
        <w:rPr>
          <w:rFonts w:hint="eastAsia"/>
        </w:rPr>
        <w:instrText xml:space="preserve"> </w:instrText>
      </w:r>
      <w:r>
        <w:instrText xml:space="preserve">PAGEREF _Toc240549970 \h</w:instrText>
      </w:r>
      <w:r>
        <w:rPr>
          <w:rFonts w:hint="eastAsia"/>
        </w:rPr>
        <w:instrText xml:space="preserve"> </w:instrText>
      </w:r>
      <w:r>
        <w:rPr>
          <w:rFonts w:hint="eastAsia"/>
        </w:rPr>
        <w:fldChar w:fldCharType="separate"/>
      </w:r>
      <w:r>
        <w:t>124</w:t>
      </w:r>
      <w:r>
        <w:rPr>
          <w:rFonts w:hint="eastAsia"/>
        </w:rPr>
        <w:fldChar w:fldCharType="end"/>
      </w:r>
      <w:r>
        <w:rPr>
          <w:rFonts w:hint="eastAsia"/>
        </w:rPr>
        <w:fldChar w:fldCharType="end"/>
      </w:r>
    </w:p>
    <w:p w14:paraId="2B5A2A91">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"_Toc240549971" </w:instrText>
      </w:r>
      <w:r>
        <w:fldChar w:fldCharType="separate"/>
      </w:r>
      <w:r>
        <w:rPr>
          <w:rStyle w:val="50"/>
        </w:rPr>
        <w:t>表5-29输入输出表</w:t>
      </w:r>
      <w:r>
        <w:rPr>
          <w:rFonts w:hint="eastAsia"/>
        </w:rPr>
        <w:tab/>
      </w:r>
      <w:r>
        <w:rPr>
          <w:rFonts w:hint="eastAsia"/>
        </w:rPr>
        <w:fldChar w:fldCharType="begin"/>
      </w:r>
      <w:r>
        <w:rPr>
          <w:rFonts w:hint="eastAsia"/>
        </w:rPr>
        <w:instrText xml:space="preserve"> </w:instrText>
      </w:r>
      <w:r>
        <w:instrText xml:space="preserve">PAGEREF _Toc240549971 \h</w:instrText>
      </w:r>
      <w:r>
        <w:rPr>
          <w:rFonts w:hint="eastAsia"/>
        </w:rPr>
        <w:instrText xml:space="preserve"> </w:instrText>
      </w:r>
      <w:r>
        <w:rPr>
          <w:rFonts w:hint="eastAsia"/>
        </w:rPr>
        <w:fldChar w:fldCharType="separate"/>
      </w:r>
      <w:r>
        <w:t>126</w:t>
      </w:r>
      <w:r>
        <w:rPr>
          <w:rFonts w:hint="eastAsia"/>
        </w:rPr>
        <w:fldChar w:fldCharType="end"/>
      </w:r>
      <w:r>
        <w:rPr>
          <w:rFonts w:hint="eastAsia"/>
        </w:rPr>
        <w:fldChar w:fldCharType="end"/>
      </w:r>
    </w:p>
    <w:p w14:paraId="3D1FC26F">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"_Toc240549972" </w:instrText>
      </w:r>
      <w:r>
        <w:fldChar w:fldCharType="separate"/>
      </w:r>
      <w:r>
        <w:rPr>
          <w:rStyle w:val="50"/>
        </w:rPr>
        <w:t>表5-30输入输出表</w:t>
      </w:r>
      <w:r>
        <w:rPr>
          <w:rFonts w:hint="eastAsia"/>
        </w:rPr>
        <w:tab/>
      </w:r>
      <w:r>
        <w:rPr>
          <w:rFonts w:hint="eastAsia"/>
        </w:rPr>
        <w:fldChar w:fldCharType="begin"/>
      </w:r>
      <w:r>
        <w:rPr>
          <w:rFonts w:hint="eastAsia"/>
        </w:rPr>
        <w:instrText xml:space="preserve"> </w:instrText>
      </w:r>
      <w:r>
        <w:instrText xml:space="preserve">PAGEREF _Toc240549972 \h</w:instrText>
      </w:r>
      <w:r>
        <w:rPr>
          <w:rFonts w:hint="eastAsia"/>
        </w:rPr>
        <w:instrText xml:space="preserve"> </w:instrText>
      </w:r>
      <w:r>
        <w:rPr>
          <w:rFonts w:hint="eastAsia"/>
        </w:rPr>
        <w:fldChar w:fldCharType="separate"/>
      </w:r>
      <w:r>
        <w:t>127</w:t>
      </w:r>
      <w:r>
        <w:rPr>
          <w:rFonts w:hint="eastAsia"/>
        </w:rPr>
        <w:fldChar w:fldCharType="end"/>
      </w:r>
      <w:r>
        <w:rPr>
          <w:rFonts w:hint="eastAsia"/>
        </w:rPr>
        <w:fldChar w:fldCharType="end"/>
      </w:r>
    </w:p>
    <w:p w14:paraId="0672FA4A">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"_Toc240549973" </w:instrText>
      </w:r>
      <w:r>
        <w:fldChar w:fldCharType="separate"/>
      </w:r>
      <w:r>
        <w:rPr>
          <w:rStyle w:val="50"/>
        </w:rPr>
        <w:t>表5-31输入输出表</w:t>
      </w:r>
      <w:r>
        <w:rPr>
          <w:rFonts w:hint="eastAsia"/>
        </w:rPr>
        <w:tab/>
      </w:r>
      <w:r>
        <w:rPr>
          <w:rFonts w:hint="eastAsia"/>
        </w:rPr>
        <w:fldChar w:fldCharType="begin"/>
      </w:r>
      <w:r>
        <w:rPr>
          <w:rFonts w:hint="eastAsia"/>
        </w:rPr>
        <w:instrText xml:space="preserve"> </w:instrText>
      </w:r>
      <w:r>
        <w:instrText xml:space="preserve">PAGEREF _Toc240549973 \h</w:instrText>
      </w:r>
      <w:r>
        <w:rPr>
          <w:rFonts w:hint="eastAsia"/>
        </w:rPr>
        <w:instrText xml:space="preserve"> </w:instrText>
      </w:r>
      <w:r>
        <w:rPr>
          <w:rFonts w:hint="eastAsia"/>
        </w:rPr>
        <w:fldChar w:fldCharType="separate"/>
      </w:r>
      <w:r>
        <w:t>130</w:t>
      </w:r>
      <w:r>
        <w:rPr>
          <w:rFonts w:hint="eastAsia"/>
        </w:rPr>
        <w:fldChar w:fldCharType="end"/>
      </w:r>
      <w:r>
        <w:rPr>
          <w:rFonts w:hint="eastAsia"/>
        </w:rPr>
        <w:fldChar w:fldCharType="end"/>
      </w:r>
    </w:p>
    <w:p w14:paraId="03F893D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"_Toc240549974" </w:instrText>
      </w:r>
      <w:r>
        <w:fldChar w:fldCharType="separate"/>
      </w:r>
      <w:r>
        <w:rPr>
          <w:rStyle w:val="50"/>
        </w:rPr>
        <w:t>表5-32数据接入功能输入输出表</w:t>
      </w:r>
      <w:r>
        <w:rPr>
          <w:rFonts w:hint="eastAsia"/>
        </w:rPr>
        <w:tab/>
      </w:r>
      <w:r>
        <w:rPr>
          <w:rFonts w:hint="eastAsia"/>
        </w:rPr>
        <w:fldChar w:fldCharType="begin"/>
      </w:r>
      <w:r>
        <w:rPr>
          <w:rFonts w:hint="eastAsia"/>
        </w:rPr>
        <w:instrText xml:space="preserve"> </w:instrText>
      </w:r>
      <w:r>
        <w:instrText xml:space="preserve">PAGEREF _Toc240549974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724B95D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"_Toc240549975" </w:instrText>
      </w:r>
      <w:r>
        <w:fldChar w:fldCharType="separate"/>
      </w:r>
      <w:r>
        <w:rPr>
          <w:rStyle w:val="50"/>
        </w:rPr>
        <w:t>表5-33专属模型构建功能输入输出表</w:t>
      </w:r>
      <w:r>
        <w:rPr>
          <w:rFonts w:hint="eastAsia"/>
        </w:rPr>
        <w:tab/>
      </w:r>
      <w:r>
        <w:rPr>
          <w:rFonts w:hint="eastAsia"/>
        </w:rPr>
        <w:fldChar w:fldCharType="begin"/>
      </w:r>
      <w:r>
        <w:rPr>
          <w:rFonts w:hint="eastAsia"/>
        </w:rPr>
        <w:instrText xml:space="preserve"> </w:instrText>
      </w:r>
      <w:r>
        <w:instrText xml:space="preserve">PAGEREF _Toc240549975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58C0159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"_Toc240549976" </w:instrText>
      </w:r>
      <w:r>
        <w:fldChar w:fldCharType="separate"/>
      </w:r>
      <w:r>
        <w:rPr>
          <w:rStyle w:val="50"/>
        </w:rPr>
        <w:t>表5-34模型接入功能输入输出表</w:t>
      </w:r>
      <w:r>
        <w:rPr>
          <w:rFonts w:hint="eastAsia"/>
        </w:rPr>
        <w:tab/>
      </w:r>
      <w:r>
        <w:rPr>
          <w:rFonts w:hint="eastAsia"/>
        </w:rPr>
        <w:fldChar w:fldCharType="begin"/>
      </w:r>
      <w:r>
        <w:rPr>
          <w:rFonts w:hint="eastAsia"/>
        </w:rPr>
        <w:instrText xml:space="preserve"> </w:instrText>
      </w:r>
      <w:r>
        <w:instrText xml:space="preserve">PAGEREF _Toc240549976 \h</w:instrText>
      </w:r>
      <w:r>
        <w:rPr>
          <w:rFonts w:hint="eastAsia"/>
        </w:rPr>
        <w:instrText xml:space="preserve"> </w:instrText>
      </w:r>
      <w:r>
        <w:rPr>
          <w:rFonts w:hint="eastAsia"/>
        </w:rPr>
        <w:fldChar w:fldCharType="separate"/>
      </w:r>
      <w:r>
        <w:t>138</w:t>
      </w:r>
      <w:r>
        <w:rPr>
          <w:rFonts w:hint="eastAsia"/>
        </w:rPr>
        <w:fldChar w:fldCharType="end"/>
      </w:r>
      <w:r>
        <w:rPr>
          <w:rFonts w:hint="eastAsia"/>
        </w:rPr>
        <w:fldChar w:fldCharType="end"/>
      </w:r>
    </w:p>
    <w:p w14:paraId="5C08725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"_Toc240549977" </w:instrText>
      </w:r>
      <w:r>
        <w:fldChar w:fldCharType="separate"/>
      </w:r>
      <w:r>
        <w:rPr>
          <w:rStyle w:val="50"/>
        </w:rPr>
        <w:t>表5-35知识库功能输入输出表</w:t>
      </w:r>
      <w:r>
        <w:rPr>
          <w:rFonts w:hint="eastAsia"/>
        </w:rPr>
        <w:tab/>
      </w:r>
      <w:r>
        <w:rPr>
          <w:rFonts w:hint="eastAsia"/>
        </w:rPr>
        <w:fldChar w:fldCharType="begin"/>
      </w:r>
      <w:r>
        <w:rPr>
          <w:rFonts w:hint="eastAsia"/>
        </w:rPr>
        <w:instrText xml:space="preserve"> </w:instrText>
      </w:r>
      <w:r>
        <w:instrText xml:space="preserve">PAGEREF _Toc240549977 \h</w:instrText>
      </w:r>
      <w:r>
        <w:rPr>
          <w:rFonts w:hint="eastAsia"/>
        </w:rPr>
        <w:instrText xml:space="preserve"> </w:instrText>
      </w:r>
      <w:r>
        <w:rPr>
          <w:rFonts w:hint="eastAsia"/>
        </w:rPr>
        <w:fldChar w:fldCharType="separate"/>
      </w:r>
      <w:r>
        <w:t>140</w:t>
      </w:r>
      <w:r>
        <w:rPr>
          <w:rFonts w:hint="eastAsia"/>
        </w:rPr>
        <w:fldChar w:fldCharType="end"/>
      </w:r>
      <w:r>
        <w:rPr>
          <w:rFonts w:hint="eastAsia"/>
        </w:rPr>
        <w:fldChar w:fldCharType="end"/>
      </w:r>
    </w:p>
    <w:p w14:paraId="4B17F19D">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"_Toc240549978" </w:instrText>
      </w:r>
      <w:r>
        <w:fldChar w:fldCharType="separate"/>
      </w:r>
      <w:r>
        <w:rPr>
          <w:rStyle w:val="50"/>
        </w:rPr>
        <w:t>表5-36多模态信息融合功能输入输出表</w:t>
      </w:r>
      <w:r>
        <w:rPr>
          <w:rFonts w:hint="eastAsia"/>
        </w:rPr>
        <w:tab/>
      </w:r>
      <w:r>
        <w:rPr>
          <w:rFonts w:hint="eastAsia"/>
        </w:rPr>
        <w:fldChar w:fldCharType="begin"/>
      </w:r>
      <w:r>
        <w:rPr>
          <w:rFonts w:hint="eastAsia"/>
        </w:rPr>
        <w:instrText xml:space="preserve"> </w:instrText>
      </w:r>
      <w:r>
        <w:instrText xml:space="preserve">PAGEREF _Toc240549978 \h</w:instrText>
      </w:r>
      <w:r>
        <w:rPr>
          <w:rFonts w:hint="eastAsia"/>
        </w:rPr>
        <w:instrText xml:space="preserve"> </w:instrText>
      </w:r>
      <w:r>
        <w:rPr>
          <w:rFonts w:hint="eastAsia"/>
        </w:rPr>
        <w:fldChar w:fldCharType="separate"/>
      </w:r>
      <w:r>
        <w:t>141</w:t>
      </w:r>
      <w:r>
        <w:rPr>
          <w:rFonts w:hint="eastAsia"/>
        </w:rPr>
        <w:fldChar w:fldCharType="end"/>
      </w:r>
      <w:r>
        <w:rPr>
          <w:rFonts w:hint="eastAsia"/>
        </w:rPr>
        <w:fldChar w:fldCharType="end"/>
      </w:r>
    </w:p>
    <w:p w14:paraId="709CE4B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"_Toc240549979" </w:instrText>
      </w:r>
      <w:r>
        <w:fldChar w:fldCharType="separate"/>
      </w:r>
      <w:r>
        <w:rPr>
          <w:rStyle w:val="50"/>
        </w:rPr>
        <w:t>表5-37影响范围评估功能输入输出表</w:t>
      </w:r>
      <w:r>
        <w:rPr>
          <w:rFonts w:hint="eastAsia"/>
        </w:rPr>
        <w:tab/>
      </w:r>
      <w:r>
        <w:rPr>
          <w:rFonts w:hint="eastAsia"/>
        </w:rPr>
        <w:fldChar w:fldCharType="begin"/>
      </w:r>
      <w:r>
        <w:rPr>
          <w:rFonts w:hint="eastAsia"/>
        </w:rPr>
        <w:instrText xml:space="preserve"> </w:instrText>
      </w:r>
      <w:r>
        <w:instrText xml:space="preserve">PAGEREF _Toc240549979 \h</w:instrText>
      </w:r>
      <w:r>
        <w:rPr>
          <w:rFonts w:hint="eastAsia"/>
        </w:rPr>
        <w:instrText xml:space="preserve"> </w:instrText>
      </w:r>
      <w:r>
        <w:rPr>
          <w:rFonts w:hint="eastAsia"/>
        </w:rPr>
        <w:fldChar w:fldCharType="separate"/>
      </w:r>
      <w:r>
        <w:t>144</w:t>
      </w:r>
      <w:r>
        <w:rPr>
          <w:rFonts w:hint="eastAsia"/>
        </w:rPr>
        <w:fldChar w:fldCharType="end"/>
      </w:r>
      <w:r>
        <w:rPr>
          <w:rFonts w:hint="eastAsia"/>
        </w:rPr>
        <w:fldChar w:fldCharType="end"/>
      </w:r>
    </w:p>
    <w:p w14:paraId="4DFFCBD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"_Toc240549980" </w:instrText>
      </w:r>
      <w:r>
        <w:fldChar w:fldCharType="separate"/>
      </w:r>
      <w:r>
        <w:rPr>
          <w:rStyle w:val="50"/>
        </w:rPr>
        <w:t>表5-38损失风险评估功能输入输出表</w:t>
      </w:r>
      <w:r>
        <w:rPr>
          <w:rFonts w:hint="eastAsia"/>
        </w:rPr>
        <w:tab/>
      </w:r>
      <w:r>
        <w:rPr>
          <w:rFonts w:hint="eastAsia"/>
        </w:rPr>
        <w:fldChar w:fldCharType="begin"/>
      </w:r>
      <w:r>
        <w:rPr>
          <w:rFonts w:hint="eastAsia"/>
        </w:rPr>
        <w:instrText xml:space="preserve"> </w:instrText>
      </w:r>
      <w:r>
        <w:instrText xml:space="preserve">PAGEREF _Toc240549980 \h</w:instrText>
      </w:r>
      <w:r>
        <w:rPr>
          <w:rFonts w:hint="eastAsia"/>
        </w:rPr>
        <w:instrText xml:space="preserve"> </w:instrText>
      </w:r>
      <w:r>
        <w:rPr>
          <w:rFonts w:hint="eastAsia"/>
        </w:rPr>
        <w:fldChar w:fldCharType="separate"/>
      </w:r>
      <w:r>
        <w:t>145</w:t>
      </w:r>
      <w:r>
        <w:rPr>
          <w:rFonts w:hint="eastAsia"/>
        </w:rPr>
        <w:fldChar w:fldCharType="end"/>
      </w:r>
      <w:r>
        <w:rPr>
          <w:rFonts w:hint="eastAsia"/>
        </w:rPr>
        <w:fldChar w:fldCharType="end"/>
      </w:r>
    </w:p>
    <w:p w14:paraId="693B3B1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"_Toc240549981" </w:instrText>
      </w:r>
      <w:r>
        <w:fldChar w:fldCharType="separate"/>
      </w:r>
      <w:r>
        <w:rPr>
          <w:rStyle w:val="50"/>
        </w:rPr>
        <w:t>表5-39报告生成与输出功能输入输出表</w:t>
      </w:r>
      <w:r>
        <w:rPr>
          <w:rFonts w:hint="eastAsia"/>
        </w:rPr>
        <w:tab/>
      </w:r>
      <w:r>
        <w:rPr>
          <w:rFonts w:hint="eastAsia"/>
        </w:rPr>
        <w:fldChar w:fldCharType="begin"/>
      </w:r>
      <w:r>
        <w:rPr>
          <w:rFonts w:hint="eastAsia"/>
        </w:rPr>
        <w:instrText xml:space="preserve"> </w:instrText>
      </w:r>
      <w:r>
        <w:instrText xml:space="preserve">PAGEREF _Toc240549981 \h</w:instrText>
      </w:r>
      <w:r>
        <w:rPr>
          <w:rFonts w:hint="eastAsia"/>
        </w:rPr>
        <w:instrText xml:space="preserve"> </w:instrText>
      </w:r>
      <w:r>
        <w:rPr>
          <w:rFonts w:hint="eastAsia"/>
        </w:rPr>
        <w:fldChar w:fldCharType="separate"/>
      </w:r>
      <w:r>
        <w:t>148</w:t>
      </w:r>
      <w:r>
        <w:rPr>
          <w:rFonts w:hint="eastAsia"/>
        </w:rPr>
        <w:fldChar w:fldCharType="end"/>
      </w:r>
      <w:r>
        <w:rPr>
          <w:rFonts w:hint="eastAsia"/>
        </w:rPr>
        <w:fldChar w:fldCharType="end"/>
      </w:r>
    </w:p>
    <w:p w14:paraId="2056A83D">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"_Toc240549982" </w:instrText>
      </w:r>
      <w:r>
        <w:fldChar w:fldCharType="separate"/>
      </w:r>
      <w:r>
        <w:rPr>
          <w:rStyle w:val="50"/>
        </w:rPr>
        <w:t>表5-40 CUI功能输入输出表</w:t>
      </w:r>
      <w:r>
        <w:rPr>
          <w:rFonts w:hint="eastAsia"/>
        </w:rPr>
        <w:tab/>
      </w:r>
      <w:r>
        <w:rPr>
          <w:rFonts w:hint="eastAsia"/>
        </w:rPr>
        <w:fldChar w:fldCharType="begin"/>
      </w:r>
      <w:r>
        <w:rPr>
          <w:rFonts w:hint="eastAsia"/>
        </w:rPr>
        <w:instrText xml:space="preserve"> </w:instrText>
      </w:r>
      <w:r>
        <w:instrText xml:space="preserve">PAGEREF _Toc240549982 \h</w:instrText>
      </w:r>
      <w:r>
        <w:rPr>
          <w:rFonts w:hint="eastAsia"/>
        </w:rPr>
        <w:instrText xml:space="preserve"> </w:instrText>
      </w:r>
      <w:r>
        <w:rPr>
          <w:rFonts w:hint="eastAsia"/>
        </w:rPr>
        <w:fldChar w:fldCharType="separate"/>
      </w:r>
      <w:r>
        <w:t>149</w:t>
      </w:r>
      <w:r>
        <w:rPr>
          <w:rFonts w:hint="eastAsia"/>
        </w:rPr>
        <w:fldChar w:fldCharType="end"/>
      </w:r>
      <w:r>
        <w:rPr>
          <w:rFonts w:hint="eastAsia"/>
        </w:rPr>
        <w:fldChar w:fldCharType="end"/>
      </w:r>
    </w:p>
    <w:p w14:paraId="3780FF8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"_Toc240549983" </w:instrText>
      </w:r>
      <w:r>
        <w:fldChar w:fldCharType="separate"/>
      </w:r>
      <w:r>
        <w:rPr>
          <w:rStyle w:val="50"/>
        </w:rPr>
        <w:t>表5-41卫星遥感数据资源池管理功能输入输出表</w:t>
      </w:r>
      <w:r>
        <w:rPr>
          <w:rFonts w:hint="eastAsia"/>
        </w:rPr>
        <w:tab/>
      </w:r>
      <w:r>
        <w:rPr>
          <w:rFonts w:hint="eastAsia"/>
        </w:rPr>
        <w:fldChar w:fldCharType="begin"/>
      </w:r>
      <w:r>
        <w:rPr>
          <w:rFonts w:hint="eastAsia"/>
        </w:rPr>
        <w:instrText xml:space="preserve"> </w:instrText>
      </w:r>
      <w:r>
        <w:instrText xml:space="preserve">PAGEREF _Toc240549983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6AD8CAC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"_Toc240549984" </w:instrText>
      </w:r>
      <w:r>
        <w:fldChar w:fldCharType="separate"/>
      </w:r>
      <w:r>
        <w:rPr>
          <w:rStyle w:val="50"/>
        </w:rPr>
        <w:t>表5-42卫星遥感元数据维护功能输入输出表</w:t>
      </w:r>
      <w:r>
        <w:rPr>
          <w:rFonts w:hint="eastAsia"/>
        </w:rPr>
        <w:tab/>
      </w:r>
      <w:r>
        <w:rPr>
          <w:rFonts w:hint="eastAsia"/>
        </w:rPr>
        <w:fldChar w:fldCharType="begin"/>
      </w:r>
      <w:r>
        <w:rPr>
          <w:rFonts w:hint="eastAsia"/>
        </w:rPr>
        <w:instrText xml:space="preserve"> </w:instrText>
      </w:r>
      <w:r>
        <w:instrText xml:space="preserve">PAGEREF _Toc240549984 \h</w:instrText>
      </w:r>
      <w:r>
        <w:rPr>
          <w:rFonts w:hint="eastAsia"/>
        </w:rPr>
        <w:instrText xml:space="preserve"> </w:instrText>
      </w:r>
      <w:r>
        <w:rPr>
          <w:rFonts w:hint="eastAsia"/>
        </w:rPr>
        <w:fldChar w:fldCharType="separate"/>
      </w:r>
      <w:r>
        <w:t>157</w:t>
      </w:r>
      <w:r>
        <w:rPr>
          <w:rFonts w:hint="eastAsia"/>
        </w:rPr>
        <w:fldChar w:fldCharType="end"/>
      </w:r>
      <w:r>
        <w:rPr>
          <w:rFonts w:hint="eastAsia"/>
        </w:rPr>
        <w:fldChar w:fldCharType="end"/>
      </w:r>
    </w:p>
    <w:p w14:paraId="19E8B04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"_Toc240549985" </w:instrText>
      </w:r>
      <w:r>
        <w:fldChar w:fldCharType="separate"/>
      </w:r>
      <w:r>
        <w:rPr>
          <w:rStyle w:val="50"/>
        </w:rPr>
        <w:t>表5-43卫星遥感数据目录管理功能输入输出表</w:t>
      </w:r>
      <w:r>
        <w:rPr>
          <w:rFonts w:hint="eastAsia"/>
        </w:rPr>
        <w:tab/>
      </w:r>
      <w:r>
        <w:rPr>
          <w:rFonts w:hint="eastAsia"/>
        </w:rPr>
        <w:fldChar w:fldCharType="begin"/>
      </w:r>
      <w:r>
        <w:rPr>
          <w:rFonts w:hint="eastAsia"/>
        </w:rPr>
        <w:instrText xml:space="preserve"> </w:instrText>
      </w:r>
      <w:r>
        <w:instrText xml:space="preserve">PAGEREF _Toc240549985 \h</w:instrText>
      </w:r>
      <w:r>
        <w:rPr>
          <w:rFonts w:hint="eastAsia"/>
        </w:rPr>
        <w:instrText xml:space="preserve"> </w:instrText>
      </w:r>
      <w:r>
        <w:rPr>
          <w:rFonts w:hint="eastAsia"/>
        </w:rPr>
        <w:fldChar w:fldCharType="separate"/>
      </w:r>
      <w:r>
        <w:t>158</w:t>
      </w:r>
      <w:r>
        <w:rPr>
          <w:rFonts w:hint="eastAsia"/>
        </w:rPr>
        <w:fldChar w:fldCharType="end"/>
      </w:r>
      <w:r>
        <w:rPr>
          <w:rFonts w:hint="eastAsia"/>
        </w:rPr>
        <w:fldChar w:fldCharType="end"/>
      </w:r>
    </w:p>
    <w:p w14:paraId="0EBF683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"_Toc240549986" </w:instrText>
      </w:r>
      <w:r>
        <w:fldChar w:fldCharType="separate"/>
      </w:r>
      <w:r>
        <w:rPr>
          <w:rStyle w:val="50"/>
        </w:rPr>
        <w:t>表5-44卫星遥感数据查询检索服务功能输入输出表</w:t>
      </w:r>
      <w:r>
        <w:rPr>
          <w:rFonts w:hint="eastAsia"/>
        </w:rPr>
        <w:tab/>
      </w:r>
      <w:r>
        <w:rPr>
          <w:rFonts w:hint="eastAsia"/>
        </w:rPr>
        <w:fldChar w:fldCharType="begin"/>
      </w:r>
      <w:r>
        <w:rPr>
          <w:rFonts w:hint="eastAsia"/>
        </w:rPr>
        <w:instrText xml:space="preserve"> </w:instrText>
      </w:r>
      <w:r>
        <w:instrText xml:space="preserve">PAGEREF _Toc240549986 \h</w:instrText>
      </w:r>
      <w:r>
        <w:rPr>
          <w:rFonts w:hint="eastAsia"/>
        </w:rPr>
        <w:instrText xml:space="preserve"> </w:instrText>
      </w:r>
      <w:r>
        <w:rPr>
          <w:rFonts w:hint="eastAsia"/>
        </w:rPr>
        <w:fldChar w:fldCharType="separate"/>
      </w:r>
      <w:r>
        <w:t>161</w:t>
      </w:r>
      <w:r>
        <w:rPr>
          <w:rFonts w:hint="eastAsia"/>
        </w:rPr>
        <w:fldChar w:fldCharType="end"/>
      </w:r>
      <w:r>
        <w:rPr>
          <w:rFonts w:hint="eastAsia"/>
        </w:rPr>
        <w:fldChar w:fldCharType="end"/>
      </w:r>
    </w:p>
    <w:p w14:paraId="600EBAD5">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"_Toc240549987" </w:instrText>
      </w:r>
      <w:r>
        <w:fldChar w:fldCharType="separate"/>
      </w:r>
      <w:r>
        <w:rPr>
          <w:rStyle w:val="50"/>
        </w:rPr>
        <w:t>表5-45卫星遥感数据共享访问功能输入输出表</w:t>
      </w:r>
      <w:r>
        <w:rPr>
          <w:rFonts w:hint="eastAsia"/>
        </w:rPr>
        <w:tab/>
      </w:r>
      <w:r>
        <w:rPr>
          <w:rFonts w:hint="eastAsia"/>
        </w:rPr>
        <w:fldChar w:fldCharType="begin"/>
      </w:r>
      <w:r>
        <w:rPr>
          <w:rFonts w:hint="eastAsia"/>
        </w:rPr>
        <w:instrText xml:space="preserve"> </w:instrText>
      </w:r>
      <w:r>
        <w:instrText xml:space="preserve">PAGEREF _Toc240549987 \h</w:instrText>
      </w:r>
      <w:r>
        <w:rPr>
          <w:rFonts w:hint="eastAsia"/>
        </w:rPr>
        <w:instrText xml:space="preserve"> </w:instrText>
      </w:r>
      <w:r>
        <w:rPr>
          <w:rFonts w:hint="eastAsia"/>
        </w:rPr>
        <w:fldChar w:fldCharType="separate"/>
      </w:r>
      <w:r>
        <w:t>163</w:t>
      </w:r>
      <w:r>
        <w:rPr>
          <w:rFonts w:hint="eastAsia"/>
        </w:rPr>
        <w:fldChar w:fldCharType="end"/>
      </w:r>
      <w:r>
        <w:rPr>
          <w:rFonts w:hint="eastAsia"/>
        </w:rPr>
        <w:fldChar w:fldCharType="end"/>
      </w:r>
    </w:p>
    <w:p w14:paraId="302272F1">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"_Toc240549988" </w:instrText>
      </w:r>
      <w:r>
        <w:fldChar w:fldCharType="separate"/>
      </w:r>
      <w:r>
        <w:rPr>
          <w:rStyle w:val="50"/>
        </w:rPr>
        <w:t>表5-46卫星遥感GIS数据加载可视化功能输入输出表</w:t>
      </w:r>
      <w:r>
        <w:rPr>
          <w:rFonts w:hint="eastAsia"/>
        </w:rPr>
        <w:tab/>
      </w:r>
      <w:r>
        <w:rPr>
          <w:rFonts w:hint="eastAsia"/>
        </w:rPr>
        <w:fldChar w:fldCharType="begin"/>
      </w:r>
      <w:r>
        <w:rPr>
          <w:rFonts w:hint="eastAsia"/>
        </w:rPr>
        <w:instrText xml:space="preserve"> </w:instrText>
      </w:r>
      <w:r>
        <w:instrText xml:space="preserve">PAGEREF _Toc240549988 \h</w:instrText>
      </w:r>
      <w:r>
        <w:rPr>
          <w:rFonts w:hint="eastAsia"/>
        </w:rPr>
        <w:instrText xml:space="preserve"> </w:instrText>
      </w:r>
      <w:r>
        <w:rPr>
          <w:rFonts w:hint="eastAsia"/>
        </w:rPr>
        <w:fldChar w:fldCharType="separate"/>
      </w:r>
      <w:r>
        <w:t>168</w:t>
      </w:r>
      <w:r>
        <w:rPr>
          <w:rFonts w:hint="eastAsia"/>
        </w:rPr>
        <w:fldChar w:fldCharType="end"/>
      </w:r>
      <w:r>
        <w:rPr>
          <w:rFonts w:hint="eastAsia"/>
        </w:rPr>
        <w:fldChar w:fldCharType="end"/>
      </w:r>
    </w:p>
    <w:p w14:paraId="34A0612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"_Toc240549989" </w:instrText>
      </w:r>
      <w:r>
        <w:fldChar w:fldCharType="separate"/>
      </w:r>
      <w:r>
        <w:rPr>
          <w:rStyle w:val="50"/>
        </w:rPr>
        <w:t>表5-47卫星遥感GIS数据目录管理功能输入输出表</w:t>
      </w:r>
      <w:r>
        <w:rPr>
          <w:rFonts w:hint="eastAsia"/>
        </w:rPr>
        <w:tab/>
      </w:r>
      <w:r>
        <w:rPr>
          <w:rFonts w:hint="eastAsia"/>
        </w:rPr>
        <w:fldChar w:fldCharType="begin"/>
      </w:r>
      <w:r>
        <w:rPr>
          <w:rFonts w:hint="eastAsia"/>
        </w:rPr>
        <w:instrText xml:space="preserve"> </w:instrText>
      </w:r>
      <w:r>
        <w:instrText xml:space="preserve">PAGEREF _Toc240549989 \h</w:instrText>
      </w:r>
      <w:r>
        <w:rPr>
          <w:rFonts w:hint="eastAsia"/>
        </w:rPr>
        <w:instrText xml:space="preserve"> </w:instrText>
      </w:r>
      <w:r>
        <w:rPr>
          <w:rFonts w:hint="eastAsia"/>
        </w:rPr>
        <w:fldChar w:fldCharType="separate"/>
      </w:r>
      <w:r>
        <w:t>171</w:t>
      </w:r>
      <w:r>
        <w:rPr>
          <w:rFonts w:hint="eastAsia"/>
        </w:rPr>
        <w:fldChar w:fldCharType="end"/>
      </w:r>
      <w:r>
        <w:rPr>
          <w:rFonts w:hint="eastAsia"/>
        </w:rPr>
        <w:fldChar w:fldCharType="end"/>
      </w:r>
    </w:p>
    <w:p w14:paraId="07BC6B64">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"_Toc240549990" </w:instrText>
      </w:r>
      <w:r>
        <w:fldChar w:fldCharType="separate"/>
      </w:r>
      <w:r>
        <w:rPr>
          <w:rStyle w:val="50"/>
        </w:rPr>
        <w:t>表5-48卫星遥感GIS基础组件功能输入输出表</w:t>
      </w:r>
      <w:r>
        <w:rPr>
          <w:rFonts w:hint="eastAsia"/>
        </w:rPr>
        <w:tab/>
      </w:r>
      <w:r>
        <w:rPr>
          <w:rFonts w:hint="eastAsia"/>
        </w:rPr>
        <w:fldChar w:fldCharType="begin"/>
      </w:r>
      <w:r>
        <w:rPr>
          <w:rFonts w:hint="eastAsia"/>
        </w:rPr>
        <w:instrText xml:space="preserve"> </w:instrText>
      </w:r>
      <w:r>
        <w:instrText xml:space="preserve">PAGEREF _Toc240549990 \h</w:instrText>
      </w:r>
      <w:r>
        <w:rPr>
          <w:rFonts w:hint="eastAsia"/>
        </w:rPr>
        <w:instrText xml:space="preserve"> </w:instrText>
      </w:r>
      <w:r>
        <w:rPr>
          <w:rFonts w:hint="eastAsia"/>
        </w:rPr>
        <w:fldChar w:fldCharType="separate"/>
      </w:r>
      <w:r>
        <w:t>173</w:t>
      </w:r>
      <w:r>
        <w:rPr>
          <w:rFonts w:hint="eastAsia"/>
        </w:rPr>
        <w:fldChar w:fldCharType="end"/>
      </w:r>
      <w:r>
        <w:rPr>
          <w:rFonts w:hint="eastAsia"/>
        </w:rPr>
        <w:fldChar w:fldCharType="end"/>
      </w:r>
    </w:p>
    <w:p w14:paraId="62709AB7">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"_Toc240549991" </w:instrText>
      </w:r>
      <w:r>
        <w:fldChar w:fldCharType="separate"/>
      </w:r>
      <w:r>
        <w:rPr>
          <w:rStyle w:val="50"/>
        </w:rPr>
        <w:t>表5-49卫星遥感专题图设置功能输入输出表</w:t>
      </w:r>
      <w:r>
        <w:rPr>
          <w:rFonts w:hint="eastAsia"/>
        </w:rPr>
        <w:tab/>
      </w:r>
      <w:r>
        <w:rPr>
          <w:rFonts w:hint="eastAsia"/>
        </w:rPr>
        <w:fldChar w:fldCharType="begin"/>
      </w:r>
      <w:r>
        <w:rPr>
          <w:rFonts w:hint="eastAsia"/>
        </w:rPr>
        <w:instrText xml:space="preserve"> </w:instrText>
      </w:r>
      <w:r>
        <w:instrText xml:space="preserve">PAGEREF _Toc240549991 \h</w:instrText>
      </w:r>
      <w:r>
        <w:rPr>
          <w:rFonts w:hint="eastAsia"/>
        </w:rPr>
        <w:instrText xml:space="preserve"> </w:instrText>
      </w:r>
      <w:r>
        <w:rPr>
          <w:rFonts w:hint="eastAsia"/>
        </w:rPr>
        <w:fldChar w:fldCharType="separate"/>
      </w:r>
      <w:r>
        <w:t>175</w:t>
      </w:r>
      <w:r>
        <w:rPr>
          <w:rFonts w:hint="eastAsia"/>
        </w:rPr>
        <w:fldChar w:fldCharType="end"/>
      </w:r>
      <w:r>
        <w:rPr>
          <w:rFonts w:hint="eastAsia"/>
        </w:rPr>
        <w:fldChar w:fldCharType="end"/>
      </w:r>
    </w:p>
    <w:p w14:paraId="14EC51F3">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"_Toc240549992" </w:instrText>
      </w:r>
      <w:r>
        <w:fldChar w:fldCharType="separate"/>
      </w:r>
      <w:r>
        <w:rPr>
          <w:rStyle w:val="50"/>
        </w:rPr>
        <w:t>表5-50卫星遥感专题图生成发布功能输入输出表</w:t>
      </w:r>
      <w:r>
        <w:rPr>
          <w:rFonts w:hint="eastAsia"/>
        </w:rPr>
        <w:tab/>
      </w:r>
      <w:r>
        <w:rPr>
          <w:rFonts w:hint="eastAsia"/>
        </w:rPr>
        <w:fldChar w:fldCharType="begin"/>
      </w:r>
      <w:r>
        <w:rPr>
          <w:rFonts w:hint="eastAsia"/>
        </w:rPr>
        <w:instrText xml:space="preserve"> </w:instrText>
      </w:r>
      <w:r>
        <w:instrText xml:space="preserve">PAGEREF _Toc240549992 \h</w:instrText>
      </w:r>
      <w:r>
        <w:rPr>
          <w:rFonts w:hint="eastAsia"/>
        </w:rPr>
        <w:instrText xml:space="preserve"> </w:instrText>
      </w:r>
      <w:r>
        <w:rPr>
          <w:rFonts w:hint="eastAsia"/>
        </w:rPr>
        <w:fldChar w:fldCharType="separate"/>
      </w:r>
      <w:r>
        <w:t>178</w:t>
      </w:r>
      <w:r>
        <w:rPr>
          <w:rFonts w:hint="eastAsia"/>
        </w:rPr>
        <w:fldChar w:fldCharType="end"/>
      </w:r>
      <w:r>
        <w:rPr>
          <w:rFonts w:hint="eastAsia"/>
        </w:rPr>
        <w:fldChar w:fldCharType="end"/>
      </w:r>
    </w:p>
    <w:p w14:paraId="4910873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"_Toc240549993" </w:instrText>
      </w:r>
      <w:r>
        <w:fldChar w:fldCharType="separate"/>
      </w:r>
      <w:r>
        <w:rPr>
          <w:rStyle w:val="50"/>
        </w:rPr>
        <w:t>表5-51卫星遥感数据集成可视化展示功能输入输出表</w:t>
      </w:r>
      <w:r>
        <w:rPr>
          <w:rFonts w:hint="eastAsia"/>
        </w:rPr>
        <w:tab/>
      </w:r>
      <w:r>
        <w:rPr>
          <w:rFonts w:hint="eastAsia"/>
        </w:rPr>
        <w:fldChar w:fldCharType="begin"/>
      </w:r>
      <w:r>
        <w:rPr>
          <w:rFonts w:hint="eastAsia"/>
        </w:rPr>
        <w:instrText xml:space="preserve"> </w:instrText>
      </w:r>
      <w:r>
        <w:instrText xml:space="preserve">PAGEREF _Toc240549993 \h</w:instrText>
      </w:r>
      <w:r>
        <w:rPr>
          <w:rFonts w:hint="eastAsia"/>
        </w:rPr>
        <w:instrText xml:space="preserve"> </w:instrText>
      </w:r>
      <w:r>
        <w:rPr>
          <w:rFonts w:hint="eastAsia"/>
        </w:rPr>
        <w:fldChar w:fldCharType="separate"/>
      </w:r>
      <w:r>
        <w:t>179</w:t>
      </w:r>
      <w:r>
        <w:rPr>
          <w:rFonts w:hint="eastAsia"/>
        </w:rPr>
        <w:fldChar w:fldCharType="end"/>
      </w:r>
      <w:r>
        <w:rPr>
          <w:rFonts w:hint="eastAsia"/>
        </w:rPr>
        <w:fldChar w:fldCharType="end"/>
      </w:r>
    </w:p>
    <w:p w14:paraId="1A20C5DE">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"_Toc240549994" </w:instrText>
      </w:r>
      <w:r>
        <w:fldChar w:fldCharType="separate"/>
      </w:r>
      <w:r>
        <w:rPr>
          <w:rStyle w:val="50"/>
        </w:rPr>
        <w:t>表8-1术语说明</w:t>
      </w:r>
      <w:r>
        <w:rPr>
          <w:rFonts w:hint="eastAsia"/>
        </w:rPr>
        <w:tab/>
      </w:r>
      <w:r>
        <w:rPr>
          <w:rFonts w:hint="eastAsia"/>
        </w:rPr>
        <w:fldChar w:fldCharType="begin"/>
      </w:r>
      <w:r>
        <w:rPr>
          <w:rFonts w:hint="eastAsia"/>
        </w:rPr>
        <w:instrText xml:space="preserve"> </w:instrText>
      </w:r>
      <w:r>
        <w:instrText xml:space="preserve">PAGEREF _Toc240549994 \h</w:instrText>
      </w:r>
      <w:r>
        <w:rPr>
          <w:rFonts w:hint="eastAsia"/>
        </w:rPr>
        <w:instrText xml:space="preserve"> </w:instrText>
      </w:r>
      <w:r>
        <w:rPr>
          <w:rFonts w:hint="eastAsia"/>
        </w:rPr>
        <w:fldChar w:fldCharType="separate"/>
      </w:r>
      <w:r>
        <w:t>201</w:t>
      </w:r>
      <w:r>
        <w:rPr>
          <w:rFonts w:hint="eastAsia"/>
        </w:rPr>
        <w:fldChar w:fldCharType="end"/>
      </w:r>
      <w:r>
        <w:rPr>
          <w:rFonts w:hint="eastAsia"/>
        </w:rPr>
        <w:fldChar w:fldCharType="end"/>
      </w:r>
    </w:p>
    <w:p w14:paraId="76538A8B">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"_Toc240549995" </w:instrText>
      </w:r>
      <w:r>
        <w:fldChar w:fldCharType="separate"/>
      </w:r>
      <w:r>
        <w:rPr>
          <w:rStyle w:val="50"/>
        </w:rPr>
        <w:t>表9-1逆向追踪表</w:t>
      </w:r>
      <w:r>
        <w:rPr>
          <w:rFonts w:hint="eastAsia"/>
        </w:rPr>
        <w:tab/>
      </w:r>
      <w:r>
        <w:rPr>
          <w:rFonts w:hint="eastAsia"/>
        </w:rPr>
        <w:fldChar w:fldCharType="begin"/>
      </w:r>
      <w:r>
        <w:rPr>
          <w:rFonts w:hint="eastAsia"/>
        </w:rPr>
        <w:instrText xml:space="preserve"> </w:instrText>
      </w:r>
      <w:r>
        <w:instrText xml:space="preserve">PAGEREF _Toc240549995 \h</w:instrText>
      </w:r>
      <w:r>
        <w:rPr>
          <w:rFonts w:hint="eastAsia"/>
        </w:rPr>
        <w:instrText xml:space="preserve"> </w:instrText>
      </w:r>
      <w:r>
        <w:rPr>
          <w:rFonts w:hint="eastAsia"/>
        </w:rPr>
        <w:fldChar w:fldCharType="separate"/>
      </w:r>
      <w:r>
        <w:t>203</w:t>
      </w:r>
      <w:r>
        <w:rPr>
          <w:rFonts w:hint="eastAsia"/>
        </w:rPr>
        <w:fldChar w:fldCharType="end"/>
      </w:r>
      <w:r>
        <w:rPr>
          <w:rFonts w:hint="eastAsia"/>
        </w:rPr>
        <w:fldChar w:fldCharType="end"/>
      </w:r>
    </w:p>
    <w:p w14:paraId="7DF6FFD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"_Toc240549996" </w:instrText>
      </w:r>
      <w:r>
        <w:fldChar w:fldCharType="separate"/>
      </w:r>
      <w:r>
        <w:rPr>
          <w:rStyle w:val="50"/>
        </w:rPr>
        <w:t>表9-2正向追踪表</w:t>
      </w:r>
      <w:r>
        <w:rPr>
          <w:rFonts w:hint="eastAsia"/>
        </w:rPr>
        <w:tab/>
      </w:r>
      <w:r>
        <w:rPr>
          <w:rFonts w:hint="eastAsia"/>
        </w:rPr>
        <w:fldChar w:fldCharType="begin"/>
      </w:r>
      <w:r>
        <w:rPr>
          <w:rFonts w:hint="eastAsia"/>
        </w:rPr>
        <w:instrText xml:space="preserve"> </w:instrText>
      </w:r>
      <w:r>
        <w:instrText xml:space="preserve">PAGEREF _Toc240549996 \h</w:instrText>
      </w:r>
      <w:r>
        <w:rPr>
          <w:rFonts w:hint="eastAsia"/>
        </w:rPr>
        <w:instrText xml:space="preserve"> </w:instrText>
      </w:r>
      <w:r>
        <w:rPr>
          <w:rFonts w:hint="eastAsia"/>
        </w:rPr>
        <w:fldChar w:fldCharType="separate"/>
      </w:r>
      <w:r>
        <w:t>205</w:t>
      </w:r>
      <w:r>
        <w:rPr>
          <w:rFonts w:hint="eastAsia"/>
        </w:rPr>
        <w:fldChar w:fldCharType="end"/>
      </w:r>
      <w:r>
        <w:rPr>
          <w:rFonts w:hint="eastAsia"/>
        </w:rPr>
        <w:fldChar w:fldCharType="end"/>
      </w:r>
    </w:p>
    <w:p w14:paraId="07C1B300">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"_Toc240549997" </w:instrText>
      </w:r>
      <w:r>
        <w:fldChar w:fldCharType="separate"/>
      </w:r>
      <w:r>
        <w:rPr>
          <w:rStyle w:val="50"/>
        </w:rPr>
        <w:t>表附录1</w:t>
      </w:r>
      <w:r>
        <w:rPr>
          <w:rStyle w:val="50"/>
        </w:rPr>
        <w:noBreakHyphen/>
      </w:r>
      <w:r>
        <w:rPr>
          <w:rStyle w:val="50"/>
        </w:rPr>
        <w:t>1地面站卫星数据接收情况表</w:t>
      </w:r>
      <w:r>
        <w:rPr>
          <w:rFonts w:hint="eastAsia"/>
        </w:rPr>
        <w:tab/>
      </w:r>
      <w:r>
        <w:rPr>
          <w:rFonts w:hint="eastAsia"/>
        </w:rPr>
        <w:fldChar w:fldCharType="begin"/>
      </w:r>
      <w:r>
        <w:rPr>
          <w:rFonts w:hint="eastAsia"/>
        </w:rPr>
        <w:instrText xml:space="preserve"> </w:instrText>
      </w:r>
      <w:r>
        <w:instrText xml:space="preserve">PAGEREF _Toc240549997 \h</w:instrText>
      </w:r>
      <w:r>
        <w:rPr>
          <w:rFonts w:hint="eastAsia"/>
        </w:rPr>
        <w:instrText xml:space="preserve"> </w:instrText>
      </w:r>
      <w:r>
        <w:rPr>
          <w:rFonts w:hint="eastAsia"/>
        </w:rPr>
        <w:fldChar w:fldCharType="separate"/>
      </w:r>
      <w:r>
        <w:t>207</w:t>
      </w:r>
      <w:r>
        <w:rPr>
          <w:rFonts w:hint="eastAsia"/>
        </w:rPr>
        <w:fldChar w:fldCharType="end"/>
      </w:r>
      <w:r>
        <w:rPr>
          <w:rFonts w:hint="eastAsia"/>
        </w:rPr>
        <w:fldChar w:fldCharType="end"/>
      </w:r>
    </w:p>
    <w:p w14:paraId="2CFCBD06">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"_Toc240549998" </w:instrText>
      </w:r>
      <w:r>
        <w:fldChar w:fldCharType="separate"/>
      </w:r>
      <w:r>
        <w:rPr>
          <w:rStyle w:val="50"/>
        </w:rPr>
        <w:t>表附录1</w:t>
      </w:r>
      <w:r>
        <w:rPr>
          <w:rStyle w:val="50"/>
        </w:rPr>
        <w:noBreakHyphen/>
      </w:r>
      <w:r>
        <w:rPr>
          <w:rStyle w:val="50"/>
        </w:rPr>
        <w:t>2非地面站接收数据情况表</w:t>
      </w:r>
      <w:r>
        <w:rPr>
          <w:rFonts w:hint="eastAsia"/>
        </w:rPr>
        <w:tab/>
      </w:r>
      <w:r>
        <w:rPr>
          <w:rFonts w:hint="eastAsia"/>
        </w:rPr>
        <w:fldChar w:fldCharType="begin"/>
      </w:r>
      <w:r>
        <w:rPr>
          <w:rFonts w:hint="eastAsia"/>
        </w:rPr>
        <w:instrText xml:space="preserve"> </w:instrText>
      </w:r>
      <w:r>
        <w:instrText xml:space="preserve">PAGEREF _Toc240549998 \h</w:instrText>
      </w:r>
      <w:r>
        <w:rPr>
          <w:rFonts w:hint="eastAsia"/>
        </w:rPr>
        <w:instrText xml:space="preserve"> </w:instrText>
      </w:r>
      <w:r>
        <w:rPr>
          <w:rFonts w:hint="eastAsia"/>
        </w:rPr>
        <w:fldChar w:fldCharType="separate"/>
      </w:r>
      <w:r>
        <w:t>208</w:t>
      </w:r>
      <w:r>
        <w:rPr>
          <w:rFonts w:hint="eastAsia"/>
        </w:rPr>
        <w:fldChar w:fldCharType="end"/>
      </w:r>
      <w:r>
        <w:rPr>
          <w:rFonts w:hint="eastAsia"/>
        </w:rPr>
        <w:fldChar w:fldCharType="end"/>
      </w:r>
    </w:p>
    <w:p w14:paraId="76EC6798">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"_Toc240549999" </w:instrText>
      </w:r>
      <w:r>
        <w:fldChar w:fldCharType="separate"/>
      </w:r>
      <w:r>
        <w:rPr>
          <w:rStyle w:val="50"/>
        </w:rPr>
        <w:t>表附录2</w:t>
      </w:r>
      <w:r>
        <w:rPr>
          <w:rStyle w:val="50"/>
        </w:rPr>
        <w:noBreakHyphen/>
      </w:r>
      <w:r>
        <w:rPr>
          <w:rStyle w:val="50"/>
        </w:rPr>
        <w:t>1卫星数据资源说明表</w:t>
      </w:r>
      <w:r>
        <w:rPr>
          <w:rFonts w:hint="eastAsia"/>
        </w:rPr>
        <w:tab/>
      </w:r>
      <w:r>
        <w:rPr>
          <w:rFonts w:hint="eastAsia"/>
        </w:rPr>
        <w:fldChar w:fldCharType="begin"/>
      </w:r>
      <w:r>
        <w:rPr>
          <w:rFonts w:hint="eastAsia"/>
        </w:rPr>
        <w:instrText xml:space="preserve"> </w:instrText>
      </w:r>
      <w:r>
        <w:instrText xml:space="preserve">PAGEREF _Toc240549999 \h</w:instrText>
      </w:r>
      <w:r>
        <w:rPr>
          <w:rFonts w:hint="eastAsia"/>
        </w:rPr>
        <w:instrText xml:space="preserve"> </w:instrText>
      </w:r>
      <w:r>
        <w:rPr>
          <w:rFonts w:hint="eastAsia"/>
        </w:rPr>
        <w:fldChar w:fldCharType="separate"/>
      </w:r>
      <w:r>
        <w:t>211</w:t>
      </w:r>
      <w:r>
        <w:rPr>
          <w:rFonts w:hint="eastAsia"/>
        </w:rPr>
        <w:fldChar w:fldCharType="end"/>
      </w:r>
      <w:r>
        <w:rPr>
          <w:rFonts w:hint="eastAsia"/>
        </w:rPr>
        <w:fldChar w:fldCharType="end"/>
      </w:r>
    </w:p>
    <w:p w14:paraId="664F18F2">
      <w:pPr>
        <w:pStyle w:val="31"/>
        <w:tabs>
          <w:tab w:val="right" w:leader="dot" w:pos="8720"/>
        </w:tabs>
        <w:ind w:left="0" w:leftChars="0" w:firstLine="0" w:firstLineChars="0"/>
        <w:rPr>
          <w:rFonts w:asciiTheme="minorHAnsi" w:hAnsiTheme="minorHAnsi" w:eastAsiaTheme="minorEastAsia" w:cstheme="minorBidi"/>
          <w:sz w:val="22"/>
          <w14:ligatures w14:val="standardContextual"/>
        </w:rPr>
      </w:pPr>
      <w:r>
        <w:fldChar w:fldCharType="begin"/>
      </w:r>
      <w:r>
        <w:instrText xml:space="preserve"> HYPERLINK \l "_Toc240550000" </w:instrText>
      </w:r>
      <w:r>
        <w:fldChar w:fldCharType="separate"/>
      </w:r>
      <w:r>
        <w:rPr>
          <w:rStyle w:val="50"/>
        </w:rPr>
        <w:t>表附录3</w:t>
      </w:r>
      <w:r>
        <w:rPr>
          <w:rStyle w:val="50"/>
        </w:rPr>
        <w:noBreakHyphen/>
      </w:r>
      <w:r>
        <w:rPr>
          <w:rStyle w:val="50"/>
        </w:rPr>
        <w:t>1拟使用专业算法表</w:t>
      </w:r>
      <w:r>
        <w:rPr>
          <w:rFonts w:hint="eastAsia"/>
        </w:rPr>
        <w:tab/>
      </w:r>
      <w:r>
        <w:rPr>
          <w:rFonts w:hint="eastAsia"/>
        </w:rPr>
        <w:fldChar w:fldCharType="begin"/>
      </w:r>
      <w:r>
        <w:rPr>
          <w:rFonts w:hint="eastAsia"/>
        </w:rPr>
        <w:instrText xml:space="preserve"> </w:instrText>
      </w:r>
      <w:r>
        <w:instrText xml:space="preserve">PAGEREF _Toc240550000 \h</w:instrText>
      </w:r>
      <w:r>
        <w:rPr>
          <w:rFonts w:hint="eastAsia"/>
        </w:rPr>
        <w:instrText xml:space="preserve"> </w:instrText>
      </w:r>
      <w:r>
        <w:rPr>
          <w:rFonts w:hint="eastAsia"/>
        </w:rPr>
        <w:fldChar w:fldCharType="separate"/>
      </w:r>
      <w:r>
        <w:t>213</w:t>
      </w:r>
      <w:r>
        <w:rPr>
          <w:rFonts w:hint="eastAsia"/>
        </w:rPr>
        <w:fldChar w:fldCharType="end"/>
      </w:r>
      <w:r>
        <w:rPr>
          <w:rFonts w:hint="eastAsia"/>
        </w:rPr>
        <w:fldChar w:fldCharType="end"/>
      </w:r>
    </w:p>
    <w:p w14:paraId="4C126C4C">
      <w:pPr>
        <w:ind w:left="-480" w:firstLine="0" w:firstLineChars="0"/>
        <w:rPr>
          <w:szCs w:val="32"/>
        </w:rPr>
      </w:pPr>
      <w:r>
        <w:rPr>
          <w:szCs w:val="32"/>
        </w:rPr>
        <w:fldChar w:fldCharType="end"/>
      </w:r>
    </w:p>
    <w:p w14:paraId="79D18416">
      <w:pPr>
        <w:ind w:firstLine="480"/>
        <w:rPr>
          <w:szCs w:val="32"/>
        </w:rPr>
      </w:pPr>
      <w:r>
        <w:rPr>
          <w:szCs w:val="32"/>
        </w:rPr>
        <w:br w:type="page"/>
      </w:r>
    </w:p>
    <w:p w14:paraId="75C53015">
      <w:pPr>
        <w:ind w:firstLine="199" w:firstLineChars="83"/>
        <w:rPr>
          <w:szCs w:val="32"/>
        </w:rPr>
        <w:sectPr>
          <w:footerReference r:id="rId11" w:type="default"/>
          <w:pgSz w:w="11906" w:h="16838"/>
          <w:pgMar w:top="2041" w:right="1588" w:bottom="1871" w:left="1588" w:header="851" w:footer="737" w:gutter="0"/>
          <w:pgNumType w:fmt="upperRoman" w:start="1"/>
          <w:cols w:space="425" w:num="1"/>
          <w:docGrid w:type="lines" w:linePitch="326" w:charSpace="0"/>
        </w:sectPr>
      </w:pPr>
    </w:p>
    <w:p w14:paraId="28D28BA5">
      <w:pPr>
        <w:pStyle w:val="3"/>
      </w:pPr>
      <w:bookmarkStart w:id="0" w:name="_Toc220368454"/>
      <w:bookmarkStart w:id="1" w:name="_Toc240550067"/>
      <w:r>
        <w:rPr>
          <w:rFonts w:hint="eastAsia"/>
        </w:rPr>
        <w:t>引言</w:t>
      </w:r>
      <w:bookmarkEnd w:id="0"/>
      <w:bookmarkEnd w:id="1"/>
    </w:p>
    <w:p w14:paraId="3043EFB7">
      <w:pPr>
        <w:pStyle w:val="4"/>
      </w:pPr>
      <w:bookmarkStart w:id="2" w:name="_Toc80174565"/>
      <w:bookmarkStart w:id="3" w:name="_Toc240550068"/>
      <w:bookmarkStart w:id="4" w:name="_Toc220368455"/>
      <w:bookmarkStart w:id="5" w:name="_Toc84690439"/>
      <w:bookmarkStart w:id="6" w:name="_Toc1053"/>
      <w:bookmarkStart w:id="7" w:name="_Toc83307854"/>
      <w:r>
        <w:rPr>
          <w:rFonts w:hint="eastAsia"/>
        </w:rPr>
        <w:t>标识</w:t>
      </w:r>
      <w:bookmarkEnd w:id="2"/>
      <w:bookmarkEnd w:id="3"/>
      <w:bookmarkEnd w:id="4"/>
      <w:bookmarkEnd w:id="5"/>
      <w:bookmarkEnd w:id="6"/>
      <w:bookmarkEnd w:id="7"/>
    </w:p>
    <w:p w14:paraId="395010DA">
      <w:pPr>
        <w:ind w:firstLine="480"/>
      </w:pPr>
      <w:r>
        <w:rPr>
          <w:rFonts w:hint="eastAsia"/>
        </w:rPr>
        <w:t>项目名称</w:t>
      </w:r>
      <w:r>
        <w:t>：</w:t>
      </w:r>
      <w:r>
        <w:rPr>
          <w:rFonts w:hint="eastAsia"/>
        </w:rPr>
        <w:t>中国地震科学实验场建设工程项目地震预测与防震减灾应用分析平台</w:t>
      </w:r>
    </w:p>
    <w:p w14:paraId="4FA35F13">
      <w:pPr>
        <w:ind w:firstLine="480"/>
      </w:pPr>
      <w:r>
        <w:rPr>
          <w:rFonts w:hint="eastAsia"/>
        </w:rPr>
        <w:t>项目缩略</w:t>
      </w:r>
      <w:r>
        <w:t>名：</w:t>
      </w:r>
      <w:r>
        <w:rPr>
          <w:rFonts w:hint="eastAsia"/>
        </w:rPr>
        <w:t>SYC</w:t>
      </w:r>
    </w:p>
    <w:p w14:paraId="49833A9D">
      <w:pPr>
        <w:ind w:firstLine="480"/>
        <w:rPr>
          <w:kern w:val="0"/>
        </w:rPr>
      </w:pPr>
      <w:r>
        <w:rPr>
          <w:rFonts w:hint="eastAsia"/>
          <w:kern w:val="0"/>
        </w:rPr>
        <w:t>文档标题：中国地震科学实验场建设工程项目地震预测与防震减灾应用分析平台</w:t>
      </w:r>
      <w:r>
        <w:rPr>
          <w:rFonts w:hint="eastAsia"/>
          <w:kern w:val="0"/>
          <w:lang w:eastAsia="zh-Hans"/>
        </w:rPr>
        <w:t>概要设计说明书</w:t>
      </w:r>
      <w:r>
        <w:rPr>
          <w:rFonts w:hint="eastAsia"/>
          <w:kern w:val="0"/>
        </w:rPr>
        <w:t>卫星遥感软件分册。</w:t>
      </w:r>
    </w:p>
    <w:p w14:paraId="4A6C634A">
      <w:pPr>
        <w:ind w:firstLine="480"/>
      </w:pPr>
      <w:r>
        <w:rPr>
          <w:rFonts w:hint="eastAsia"/>
        </w:rPr>
        <w:t>文档标识号：</w:t>
      </w:r>
      <w:r>
        <w:rPr>
          <w:rFonts w:hint="eastAsia" w:eastAsia="仿宋_GB2312"/>
        </w:rPr>
        <w:t>SYC</w:t>
      </w:r>
      <w:r>
        <w:rPr>
          <w:rFonts w:eastAsia="仿宋_GB2312"/>
        </w:rPr>
        <w:t>-</w:t>
      </w:r>
      <w:r>
        <w:rPr>
          <w:rFonts w:hint="eastAsia" w:eastAsia="仿宋_GB2312"/>
        </w:rPr>
        <w:t>GYSJ-WXYG</w:t>
      </w:r>
    </w:p>
    <w:p w14:paraId="3B29E7F2">
      <w:pPr>
        <w:ind w:firstLine="480"/>
      </w:pPr>
      <w:r>
        <w:rPr>
          <w:rFonts w:hint="eastAsia"/>
        </w:rPr>
        <w:t>文档版本号</w:t>
      </w:r>
      <w:r>
        <w:t>：</w:t>
      </w:r>
      <w:r>
        <w:rPr>
          <w:rFonts w:hint="eastAsia"/>
        </w:rPr>
        <w:t>V1.</w:t>
      </w:r>
      <w:ins w:id="26" w:author="Theron Tang" w:date="2026-10-13T11:17:00Z">
        <w:r>
          <w:rPr>
            <w:rFonts w:hint="eastAsia"/>
          </w:rPr>
          <w:t>6</w:t>
        </w:r>
      </w:ins>
      <w:del w:id="27" w:author="Theron Tang" w:date="2026-10-13T11:17:00Z">
        <w:r>
          <w:rPr>
            <w:rFonts w:hint="eastAsia"/>
          </w:rPr>
          <w:delText>5</w:delText>
        </w:r>
      </w:del>
    </w:p>
    <w:p w14:paraId="51B4157D">
      <w:pPr>
        <w:ind w:firstLine="480"/>
      </w:pPr>
      <w:r>
        <w:rPr>
          <w:rFonts w:hint="eastAsia"/>
        </w:rPr>
        <w:t>适用范围：本文档适用于中国地震科学实验场建设工程项目地震预测与防震减灾应用分析平台卫星遥感软件的研制与集成。</w:t>
      </w:r>
    </w:p>
    <w:p w14:paraId="04A94FCE">
      <w:pPr>
        <w:pStyle w:val="4"/>
      </w:pPr>
      <w:bookmarkStart w:id="8" w:name="_Toc29185"/>
      <w:bookmarkStart w:id="9" w:name="_Toc80174566"/>
      <w:bookmarkStart w:id="10" w:name="_Toc84690440"/>
      <w:bookmarkStart w:id="11" w:name="_Toc240550069"/>
      <w:bookmarkStart w:id="12" w:name="_Toc220368456"/>
      <w:bookmarkStart w:id="13" w:name="_Toc83307855"/>
      <w:r>
        <w:rPr>
          <w:rFonts w:hint="eastAsia"/>
        </w:rPr>
        <w:t>系统概述</w:t>
      </w:r>
      <w:bookmarkEnd w:id="8"/>
      <w:bookmarkEnd w:id="9"/>
      <w:bookmarkEnd w:id="10"/>
      <w:bookmarkEnd w:id="11"/>
      <w:bookmarkEnd w:id="12"/>
      <w:bookmarkEnd w:id="13"/>
    </w:p>
    <w:p w14:paraId="6E673AD2">
      <w:pPr>
        <w:pStyle w:val="5"/>
      </w:pPr>
      <w:bookmarkStart w:id="14" w:name="_Toc240550070"/>
      <w:bookmarkStart w:id="15" w:name="_Toc25039"/>
      <w:bookmarkStart w:id="16" w:name="_Toc220368457"/>
      <w:bookmarkStart w:id="17" w:name="_Toc80174568"/>
      <w:bookmarkStart w:id="18" w:name="_Toc83307857"/>
      <w:bookmarkStart w:id="19" w:name="_Toc84690442"/>
      <w:r>
        <w:t>项目定位</w:t>
      </w:r>
      <w:bookmarkEnd w:id="14"/>
      <w:bookmarkEnd w:id="15"/>
      <w:bookmarkEnd w:id="16"/>
    </w:p>
    <w:p w14:paraId="094871D8">
      <w:pPr>
        <w:ind w:firstLine="480"/>
      </w:pPr>
      <w:r>
        <w:rPr>
          <w:rFonts w:hint="eastAsia"/>
        </w:rPr>
        <w:t>本项目所涉卫星遥感软件，是中国地震科学实验场建设工程项目中“地震预测与防震减灾应用分析平台”的核心专业模块，基于平台支撑底座（含硬件资源、分布式数据库、中间件等）构建，上接光学、热红外等卫星地面观测系统及数据接收质控管理软件，下连地震学基础数据处理、数值预测等专业标段，是连接高分辨率时空观测网与地震科学分析应用的核心枢纽。</w:t>
      </w:r>
    </w:p>
    <w:p w14:paraId="3B442025">
      <w:pPr>
        <w:ind w:firstLine="480"/>
      </w:pPr>
      <w:r>
        <w:rPr>
          <w:rFonts w:hint="eastAsia"/>
        </w:rPr>
        <w:t>其核心定位包括四大方面：一是多源遥感数据标准化处理中枢，负责接收并处理20余种卫星数据，生成1-3级标准化遥感产品，为平台提供高质量数据基底；二是地震宏观异常智能识别引擎，集成先进算法模型，自动识别地表形变、热异常等地震前兆信号，支撑地震短临预测研究；三是地震监测与灾害评估工具，震前支撑风险区域划定，震后快速评估灾害损失，服务应急响应；四是遥感成果服务输出枢纽，通过标准化接口实现数据共享，为科研人员和决策部门提供数据服务与可视化支撑，助力实验场“透明地壳”“解剖地震”“</w:t>
      </w:r>
      <w:r>
        <w:t>韧性城乡”“智慧服务”四大科学计划落地。</w:t>
      </w:r>
    </w:p>
    <w:p w14:paraId="3F91F984">
      <w:pPr>
        <w:pStyle w:val="5"/>
      </w:pPr>
      <w:bookmarkStart w:id="20" w:name="_Toc16613"/>
      <w:bookmarkStart w:id="21" w:name="_Toc240550071"/>
      <w:bookmarkStart w:id="22" w:name="_Toc220368458"/>
      <w:r>
        <w:rPr>
          <w:rFonts w:hint="eastAsia"/>
        </w:rPr>
        <w:t>项目目标</w:t>
      </w:r>
      <w:bookmarkEnd w:id="17"/>
      <w:bookmarkEnd w:id="18"/>
      <w:bookmarkEnd w:id="19"/>
      <w:bookmarkEnd w:id="20"/>
      <w:bookmarkEnd w:id="21"/>
      <w:bookmarkEnd w:id="22"/>
    </w:p>
    <w:p w14:paraId="5E1E2121">
      <w:pPr>
        <w:ind w:firstLine="480"/>
      </w:pPr>
      <w:r>
        <w:rPr>
          <w:rFonts w:hint="eastAsia"/>
        </w:rPr>
        <w:t>本项目旨在聚焦地震防灾减灾全业务链条，针对震前监测预警、震中应急响应、震后风险评估不同阶段需求，构建“多源数据整合-智能分析-成果输出”的一体化支撑体系，具体目标如下：</w:t>
      </w:r>
    </w:p>
    <w:p w14:paraId="44E9E992">
      <w:pPr>
        <w:ind w:firstLine="480"/>
      </w:pPr>
      <w:r>
        <w:rPr>
          <w:rFonts w:hint="eastAsia"/>
        </w:rPr>
        <w:t>数据处理目标：实现高分辨率时空观测网卫星数据（含光学、热红外等）的统一接入、标准化预处理（正射校正、辐射定标、镶嵌拼接）与质量评估，单景影像正射校正≤10分钟，保障数据处理效率与质量。</w:t>
      </w:r>
    </w:p>
    <w:p w14:paraId="5CB2662C">
      <w:pPr>
        <w:ind w:firstLine="480"/>
      </w:pPr>
      <w:r>
        <w:rPr>
          <w:rFonts w:hint="eastAsia"/>
        </w:rPr>
        <w:t>监测预警目标：通过集成InSAR形变分析、热异常识别等智能算法，开展3-5年中长期地壳形变监测、1年尺度趋势分析及短临宏观异常动态监测（每日3-4次），精准识别地震风险区域与宏观异常信号，为短临预测与风险防控提供遥感数据支撑。</w:t>
      </w:r>
    </w:p>
    <w:p w14:paraId="4306818C">
      <w:pPr>
        <w:ind w:firstLine="480"/>
      </w:pPr>
      <w:r>
        <w:rPr>
          <w:rFonts w:hint="eastAsia"/>
        </w:rPr>
        <w:t>灾害评估目标：震后通过光学遥感和SAR数据解译与AI分析模型，快速评估建筑损毁率、受影响人口、经济损失及次生灾害风险，15分钟内输出评估简报、40分钟内生成专报、6小时内提供详细评估结果，为应急救援决策提供精准支持。</w:t>
      </w:r>
    </w:p>
    <w:p w14:paraId="6BA4B059">
      <w:pPr>
        <w:ind w:firstLine="480"/>
      </w:pPr>
      <w:r>
        <w:rPr>
          <w:rFonts w:hint="eastAsia"/>
        </w:rPr>
        <w:t>服务共享目标：构建标准化数据产品体系与共享服务接口，实现与平台其他标段的协同联动，为科研人员提供数据在线分析、成果可视化展示与导出服务，为政府相关部门在灾害预防、应急响应、灾后重建等环节提供全面、科学的数据支撑与决策依据，提升川滇强震危险区地震预测精度与防震减灾综合能力。</w:t>
      </w:r>
    </w:p>
    <w:p w14:paraId="280E3407">
      <w:pPr>
        <w:pStyle w:val="4"/>
      </w:pPr>
      <w:bookmarkStart w:id="23" w:name="_Toc84690445"/>
      <w:bookmarkStart w:id="24" w:name="_Toc31623"/>
      <w:bookmarkStart w:id="25" w:name="_Toc220368459"/>
      <w:bookmarkStart w:id="26" w:name="_Toc80174571"/>
      <w:bookmarkStart w:id="27" w:name="_Toc83307860"/>
      <w:bookmarkStart w:id="28" w:name="_Toc240550072"/>
      <w:r>
        <w:rPr>
          <w:rFonts w:hint="eastAsia"/>
        </w:rPr>
        <w:t>文档概述</w:t>
      </w:r>
      <w:bookmarkEnd w:id="23"/>
      <w:bookmarkEnd w:id="24"/>
      <w:bookmarkEnd w:id="25"/>
      <w:bookmarkEnd w:id="26"/>
      <w:bookmarkEnd w:id="27"/>
      <w:bookmarkEnd w:id="28"/>
    </w:p>
    <w:p w14:paraId="43EEC763">
      <w:pPr>
        <w:ind w:firstLine="480"/>
      </w:pPr>
      <w:r>
        <w:rPr>
          <w:rFonts w:hint="eastAsia"/>
        </w:rPr>
        <w:t>本文档是中国地震科学实验场建设工程项目地震预测与防震减灾应用分析平台卫星遥感软件的</w:t>
      </w:r>
      <w:r>
        <w:rPr>
          <w:rFonts w:hint="eastAsia"/>
          <w:lang w:eastAsia="zh-Hans"/>
        </w:rPr>
        <w:t>概要设计</w:t>
      </w:r>
      <w:r>
        <w:rPr>
          <w:rFonts w:hint="eastAsia"/>
        </w:rPr>
        <w:t>说明文档，描述了</w:t>
      </w:r>
      <w:r>
        <w:rPr>
          <w:rFonts w:hint="eastAsia"/>
          <w:lang w:eastAsia="zh-Hans"/>
        </w:rPr>
        <w:t>在软件开发中的</w:t>
      </w:r>
      <w:r>
        <w:rPr>
          <w:rFonts w:hint="eastAsia"/>
        </w:rPr>
        <w:t>C</w:t>
      </w:r>
      <w:r>
        <w:t>SCI</w:t>
      </w:r>
      <w:r>
        <w:rPr>
          <w:rFonts w:hint="eastAsia"/>
        </w:rPr>
        <w:t>级设计</w:t>
      </w:r>
      <w:r>
        <w:rPr>
          <w:rFonts w:hint="eastAsia"/>
          <w:lang w:eastAsia="zh-Hans"/>
        </w:rPr>
        <w:t>决策、</w:t>
      </w:r>
      <w:r>
        <w:rPr>
          <w:rFonts w:hint="eastAsia"/>
        </w:rPr>
        <w:t>C</w:t>
      </w:r>
      <w:r>
        <w:t>SCI</w:t>
      </w:r>
      <w:r>
        <w:rPr>
          <w:rFonts w:hint="eastAsia"/>
        </w:rPr>
        <w:t>体系结构设计、C</w:t>
      </w:r>
      <w:r>
        <w:t>SC</w:t>
      </w:r>
      <w:r>
        <w:rPr>
          <w:rFonts w:hint="eastAsia"/>
        </w:rPr>
        <w:t>概要设计、数据库设计等内容</w:t>
      </w:r>
      <w:r>
        <w:rPr>
          <w:rFonts w:hint="eastAsia"/>
          <w:lang w:eastAsia="zh-Hans"/>
        </w:rPr>
        <w:t>，</w:t>
      </w:r>
      <w:r>
        <w:rPr>
          <w:rFonts w:hint="eastAsia"/>
        </w:rPr>
        <w:t>本文档是进行</w:t>
      </w:r>
      <w:r>
        <w:rPr>
          <w:rFonts w:hint="eastAsia"/>
          <w:lang w:eastAsia="zh-Hans"/>
        </w:rPr>
        <w:t>详细设计</w:t>
      </w:r>
      <w:r>
        <w:rPr>
          <w:rFonts w:hint="eastAsia"/>
        </w:rPr>
        <w:t>的依据。</w:t>
      </w:r>
    </w:p>
    <w:p w14:paraId="3A63E872">
      <w:pPr>
        <w:pStyle w:val="3"/>
        <w:spacing w:after="120"/>
        <w:sectPr>
          <w:footerReference r:id="rId12" w:type="default"/>
          <w:pgSz w:w="11906" w:h="16838"/>
          <w:pgMar w:top="2041" w:right="1588" w:bottom="1871" w:left="1588" w:header="856" w:footer="616" w:gutter="0"/>
          <w:pgNumType w:start="1"/>
          <w:cols w:space="425" w:num="1"/>
          <w:docGrid w:linePitch="326" w:charSpace="0"/>
        </w:sectPr>
      </w:pPr>
      <w:bookmarkStart w:id="29" w:name="_Toc80174572"/>
      <w:bookmarkStart w:id="30" w:name="_Toc83307861"/>
      <w:bookmarkStart w:id="31" w:name="_Toc12597"/>
      <w:bookmarkStart w:id="32" w:name="_Toc84690446"/>
    </w:p>
    <w:p w14:paraId="25D94232">
      <w:pPr>
        <w:pStyle w:val="3"/>
      </w:pPr>
      <w:bookmarkStart w:id="33" w:name="_Toc220368460"/>
      <w:bookmarkStart w:id="34" w:name="_Toc240550073"/>
      <w:r>
        <w:rPr>
          <w:rFonts w:hint="eastAsia"/>
        </w:rPr>
        <w:t>引用文档</w:t>
      </w:r>
      <w:bookmarkEnd w:id="29"/>
      <w:bookmarkEnd w:id="30"/>
      <w:bookmarkEnd w:id="31"/>
      <w:bookmarkEnd w:id="32"/>
      <w:bookmarkEnd w:id="33"/>
      <w:bookmarkEnd w:id="34"/>
    </w:p>
    <w:p w14:paraId="1ACD3768">
      <w:pPr>
        <w:pStyle w:val="113"/>
      </w:pPr>
      <w:r>
        <w:rPr>
          <w:rFonts w:hint="eastAsia"/>
        </w:rPr>
        <w:t>前期设计资料</w:t>
      </w:r>
    </w:p>
    <w:p w14:paraId="4DD34FF2">
      <w:pPr>
        <w:pStyle w:val="75"/>
        <w:widowControl w:val="0"/>
        <w:numPr>
          <w:ilvl w:val="0"/>
          <w:numId w:val="6"/>
        </w:numPr>
        <w:snapToGrid/>
        <w:ind w:firstLineChars="0"/>
        <w:rPr>
          <w:rFonts w:hint="eastAsia" w:hAnsi="宋体"/>
        </w:rPr>
      </w:pPr>
      <w:r>
        <w:rPr>
          <w:rFonts w:hint="eastAsia" w:hAnsi="宋体"/>
        </w:rPr>
        <w:t>《</w:t>
      </w:r>
      <w:r>
        <w:rPr>
          <w:rFonts w:hAnsi="宋体"/>
        </w:rPr>
        <w:t>地震预测与防震减灾应用分析平台卫星遥感软件项目</w:t>
      </w:r>
      <w:r>
        <w:rPr>
          <w:rFonts w:hint="eastAsia" w:hAnsi="宋体"/>
        </w:rPr>
        <w:t>需求规格说明书》</w:t>
      </w:r>
    </w:p>
    <w:p w14:paraId="3EAED579">
      <w:pPr>
        <w:pStyle w:val="75"/>
        <w:widowControl w:val="0"/>
        <w:numPr>
          <w:ilvl w:val="0"/>
          <w:numId w:val="6"/>
        </w:numPr>
        <w:snapToGrid/>
        <w:ind w:firstLineChars="0"/>
        <w:rPr>
          <w:rFonts w:hint="eastAsia" w:hAnsi="宋体"/>
        </w:rPr>
      </w:pPr>
      <w:r>
        <w:rPr>
          <w:rFonts w:hint="eastAsia" w:hAnsi="宋体"/>
        </w:rPr>
        <w:t>《</w:t>
      </w:r>
      <w:r>
        <w:rPr>
          <w:rFonts w:hAnsi="宋体"/>
        </w:rPr>
        <w:t>地震预测与防震减灾应用分析平台卫星遥感软件项目</w:t>
      </w:r>
      <w:r>
        <w:rPr>
          <w:rFonts w:hint="eastAsia" w:hAnsi="宋体"/>
        </w:rPr>
        <w:t>总体设计说明书》</w:t>
      </w:r>
    </w:p>
    <w:p w14:paraId="544065A3">
      <w:pPr>
        <w:pStyle w:val="113"/>
      </w:pPr>
      <w:r>
        <w:rPr>
          <w:rFonts w:hint="eastAsia"/>
        </w:rPr>
        <w:t>招投标文件</w:t>
      </w:r>
    </w:p>
    <w:p w14:paraId="45880085">
      <w:pPr>
        <w:pStyle w:val="75"/>
        <w:widowControl w:val="0"/>
        <w:numPr>
          <w:ilvl w:val="0"/>
          <w:numId w:val="7"/>
        </w:numPr>
        <w:snapToGrid/>
        <w:ind w:firstLineChars="0"/>
        <w:rPr>
          <w:rFonts w:hint="eastAsia" w:hAnsi="宋体"/>
        </w:rPr>
      </w:pPr>
      <w:r>
        <w:rPr>
          <w:rFonts w:hAnsi="宋体"/>
        </w:rPr>
        <w:t>《中国地震科学实验场建设工程项目地震预测与防震减灾应用分析平台卫星遥感软件项目招标文件》</w:t>
      </w:r>
    </w:p>
    <w:p w14:paraId="0D88D426">
      <w:pPr>
        <w:pStyle w:val="75"/>
        <w:widowControl w:val="0"/>
        <w:numPr>
          <w:ilvl w:val="0"/>
          <w:numId w:val="7"/>
        </w:numPr>
        <w:snapToGrid/>
        <w:ind w:firstLineChars="0"/>
        <w:rPr>
          <w:rFonts w:hint="eastAsia" w:hAnsi="宋体"/>
        </w:rPr>
      </w:pPr>
      <w:r>
        <w:rPr>
          <w:rFonts w:hAnsi="宋体"/>
        </w:rPr>
        <w:t>《中国地震科学实验场建设工程项目地震预测与防震减灾应用分析平台卫星遥感软件项目</w:t>
      </w:r>
      <w:r>
        <w:rPr>
          <w:rFonts w:hint="eastAsia" w:hAnsi="宋体"/>
        </w:rPr>
        <w:t>投标</w:t>
      </w:r>
      <w:r>
        <w:rPr>
          <w:rFonts w:hAnsi="宋体"/>
        </w:rPr>
        <w:t>文件》</w:t>
      </w:r>
    </w:p>
    <w:p w14:paraId="553F6383">
      <w:pPr>
        <w:pStyle w:val="113"/>
        <w:rPr>
          <w:bCs/>
        </w:rPr>
      </w:pPr>
      <w:r>
        <w:rPr>
          <w:rFonts w:hint="eastAsia"/>
        </w:rPr>
        <w:t>软件工程标准规范</w:t>
      </w:r>
    </w:p>
    <w:p w14:paraId="7BD96AC8">
      <w:pPr>
        <w:pStyle w:val="75"/>
        <w:widowControl w:val="0"/>
        <w:numPr>
          <w:ilvl w:val="0"/>
          <w:numId w:val="8"/>
        </w:numPr>
        <w:snapToGrid/>
        <w:ind w:firstLineChars="0"/>
        <w:rPr>
          <w:rFonts w:hint="eastAsia" w:hAnsi="宋体"/>
        </w:rPr>
      </w:pPr>
      <w:r>
        <w:rPr>
          <w:rFonts w:hint="eastAsia" w:hAnsi="宋体"/>
        </w:rPr>
        <w:t>GB/T9385-2008计算机软件需求规格说明规范</w:t>
      </w:r>
    </w:p>
    <w:p w14:paraId="5EE284D3">
      <w:pPr>
        <w:pStyle w:val="75"/>
        <w:widowControl w:val="0"/>
        <w:numPr>
          <w:ilvl w:val="0"/>
          <w:numId w:val="8"/>
        </w:numPr>
        <w:snapToGrid/>
        <w:ind w:firstLineChars="0"/>
        <w:rPr>
          <w:rFonts w:hint="eastAsia" w:hAnsi="宋体"/>
        </w:rPr>
      </w:pPr>
      <w:r>
        <w:rPr>
          <w:rFonts w:hint="eastAsia" w:hAnsi="宋体"/>
        </w:rPr>
        <w:t>GB/T8567-2006计算机软件文档编制规范</w:t>
      </w:r>
    </w:p>
    <w:p w14:paraId="330E6A65">
      <w:pPr>
        <w:pStyle w:val="75"/>
        <w:widowControl w:val="0"/>
        <w:numPr>
          <w:ilvl w:val="0"/>
          <w:numId w:val="8"/>
        </w:numPr>
        <w:snapToGrid/>
        <w:ind w:firstLineChars="0"/>
        <w:rPr>
          <w:rFonts w:hint="eastAsia" w:hAnsi="宋体"/>
        </w:rPr>
      </w:pPr>
      <w:r>
        <w:rPr>
          <w:rFonts w:hint="eastAsia" w:hAnsi="宋体"/>
        </w:rPr>
        <w:t>GB/T9386-2008计算机软件测试文档编制规范</w:t>
      </w:r>
    </w:p>
    <w:p w14:paraId="4B147311">
      <w:pPr>
        <w:pStyle w:val="75"/>
        <w:widowControl w:val="0"/>
        <w:numPr>
          <w:ilvl w:val="0"/>
          <w:numId w:val="8"/>
        </w:numPr>
        <w:snapToGrid/>
        <w:ind w:firstLineChars="0"/>
        <w:rPr>
          <w:rFonts w:hint="eastAsia" w:hAnsi="宋体"/>
        </w:rPr>
      </w:pPr>
      <w:r>
        <w:rPr>
          <w:rFonts w:hint="eastAsia" w:hAnsi="宋体"/>
        </w:rPr>
        <w:t>GB/T15532-2008计算机软件测试规范</w:t>
      </w:r>
    </w:p>
    <w:p w14:paraId="6A8F2CDD">
      <w:pPr>
        <w:pStyle w:val="113"/>
        <w:rPr>
          <w:rFonts w:hint="eastAsia" w:ascii="宋体" w:hAnsi="宋体" w:cs="宋体"/>
        </w:rPr>
      </w:pPr>
      <w:r>
        <w:rPr>
          <w:rFonts w:hint="eastAsia"/>
        </w:rPr>
        <w:t>信息安全标准规范</w:t>
      </w:r>
    </w:p>
    <w:p w14:paraId="11B90463">
      <w:pPr>
        <w:pStyle w:val="75"/>
        <w:widowControl w:val="0"/>
        <w:numPr>
          <w:ilvl w:val="0"/>
          <w:numId w:val="9"/>
        </w:numPr>
        <w:snapToGrid/>
        <w:ind w:firstLineChars="0"/>
        <w:rPr>
          <w:rFonts w:hint="eastAsia" w:hAnsi="宋体"/>
        </w:rPr>
      </w:pPr>
      <w:r>
        <w:rPr>
          <w:rFonts w:hint="eastAsia" w:hAnsi="宋体"/>
        </w:rPr>
        <w:t>GB/T22239-2019信息安全技术网络安全等级保护基本要求</w:t>
      </w:r>
    </w:p>
    <w:p w14:paraId="01EA053D">
      <w:pPr>
        <w:pStyle w:val="75"/>
        <w:widowControl w:val="0"/>
        <w:numPr>
          <w:ilvl w:val="0"/>
          <w:numId w:val="9"/>
        </w:numPr>
        <w:snapToGrid/>
        <w:ind w:firstLineChars="0"/>
        <w:rPr>
          <w:rFonts w:hint="eastAsia" w:hAnsi="宋体"/>
        </w:rPr>
      </w:pPr>
      <w:r>
        <w:rPr>
          <w:rFonts w:hint="eastAsia" w:hAnsi="宋体"/>
        </w:rPr>
        <w:t>GB/T22240-2020信息安全技术网络安全等级保护定级指南</w:t>
      </w:r>
    </w:p>
    <w:p w14:paraId="09D79C47">
      <w:pPr>
        <w:pStyle w:val="75"/>
        <w:widowControl w:val="0"/>
        <w:numPr>
          <w:ilvl w:val="0"/>
          <w:numId w:val="9"/>
        </w:numPr>
        <w:snapToGrid/>
        <w:ind w:firstLineChars="0"/>
        <w:rPr>
          <w:rFonts w:hint="eastAsia" w:hAnsi="宋体"/>
        </w:rPr>
      </w:pPr>
      <w:r>
        <w:rPr>
          <w:rFonts w:hint="eastAsia" w:hAnsi="宋体"/>
        </w:rPr>
        <w:t>GB/T25058-2019信息安全技术网络安全等级保护实施指南</w:t>
      </w:r>
    </w:p>
    <w:p w14:paraId="2F92FC3B">
      <w:pPr>
        <w:pStyle w:val="75"/>
        <w:widowControl w:val="0"/>
        <w:numPr>
          <w:ilvl w:val="0"/>
          <w:numId w:val="9"/>
        </w:numPr>
        <w:snapToGrid/>
        <w:ind w:firstLineChars="0"/>
        <w:rPr>
          <w:rFonts w:hint="eastAsia" w:hAnsi="宋体"/>
        </w:rPr>
      </w:pPr>
      <w:r>
        <w:rPr>
          <w:rFonts w:hint="eastAsia" w:hAnsi="宋体"/>
        </w:rPr>
        <w:t>GB/T43697-2024数据安全技术数据分类分级规则</w:t>
      </w:r>
    </w:p>
    <w:p w14:paraId="34E322E4">
      <w:pPr>
        <w:pStyle w:val="75"/>
        <w:widowControl w:val="0"/>
        <w:numPr>
          <w:ilvl w:val="0"/>
          <w:numId w:val="9"/>
        </w:numPr>
        <w:snapToGrid/>
        <w:ind w:firstLineChars="0"/>
        <w:rPr>
          <w:rFonts w:hint="eastAsia" w:hAnsi="宋体"/>
        </w:rPr>
      </w:pPr>
      <w:r>
        <w:rPr>
          <w:rFonts w:hint="eastAsia" w:hAnsi="宋体"/>
        </w:rPr>
        <w:t>GB/T39786-2021信息安全技术信息系统密码应用基本要求</w:t>
      </w:r>
    </w:p>
    <w:p w14:paraId="08BE49A7">
      <w:pPr>
        <w:pStyle w:val="113"/>
      </w:pPr>
      <w:r>
        <w:rPr>
          <w:rFonts w:hint="eastAsia"/>
        </w:rPr>
        <w:t>地震行业标准规范</w:t>
      </w:r>
    </w:p>
    <w:p w14:paraId="62990DE7">
      <w:pPr>
        <w:pStyle w:val="75"/>
        <w:widowControl w:val="0"/>
        <w:numPr>
          <w:ilvl w:val="0"/>
          <w:numId w:val="10"/>
        </w:numPr>
        <w:snapToGrid/>
        <w:ind w:firstLineChars="0"/>
        <w:rPr>
          <w:rFonts w:hint="eastAsia" w:hAnsi="宋体"/>
        </w:rPr>
      </w:pPr>
      <w:r>
        <w:rPr>
          <w:rFonts w:hint="eastAsia" w:hAnsi="宋体"/>
        </w:rPr>
        <w:t>GB/T 8566—2022《系统与软件工程 软件生存周期过程》</w:t>
      </w:r>
    </w:p>
    <w:p w14:paraId="24B74CEF">
      <w:pPr>
        <w:pStyle w:val="75"/>
        <w:widowControl w:val="0"/>
        <w:numPr>
          <w:ilvl w:val="0"/>
          <w:numId w:val="10"/>
        </w:numPr>
        <w:snapToGrid/>
        <w:ind w:firstLineChars="0"/>
        <w:rPr>
          <w:rFonts w:hint="eastAsia" w:hAnsi="宋体"/>
        </w:rPr>
      </w:pPr>
      <w:r>
        <w:rPr>
          <w:rFonts w:hint="eastAsia" w:hAnsi="宋体"/>
        </w:rPr>
        <w:t>地理信息数据格式标准:GB/T 19710.1—2023《地理信息元数据 第1部分：基础》</w:t>
      </w:r>
    </w:p>
    <w:p w14:paraId="270F2386">
      <w:pPr>
        <w:pStyle w:val="75"/>
        <w:widowControl w:val="0"/>
        <w:numPr>
          <w:ilvl w:val="0"/>
          <w:numId w:val="10"/>
        </w:numPr>
        <w:snapToGrid/>
        <w:ind w:firstLineChars="0"/>
        <w:rPr>
          <w:rFonts w:hint="eastAsia" w:hAnsi="宋体"/>
        </w:rPr>
      </w:pPr>
      <w:r>
        <w:rPr>
          <w:rFonts w:hint="eastAsia" w:hAnsi="宋体"/>
        </w:rPr>
        <w:t>空间数据交换标准:GB/T 17798-2009GB/T26739-2011《地理信息空间数据交换格式》</w:t>
      </w:r>
    </w:p>
    <w:p w14:paraId="0AD29616">
      <w:pPr>
        <w:pStyle w:val="75"/>
        <w:widowControl w:val="0"/>
        <w:numPr>
          <w:ilvl w:val="0"/>
          <w:numId w:val="10"/>
        </w:numPr>
        <w:snapToGrid/>
        <w:ind w:firstLineChars="0"/>
        <w:rPr>
          <w:rFonts w:hint="eastAsia" w:hAnsi="宋体"/>
        </w:rPr>
      </w:pPr>
      <w:r>
        <w:rPr>
          <w:rFonts w:hint="eastAsia" w:hAnsi="宋体"/>
        </w:rPr>
        <w:t>地理信息数据安全管理规定: GB/T 22239—2019《信息安全技术 网络安全等级保护基本要求》</w:t>
      </w:r>
    </w:p>
    <w:p w14:paraId="4BD48BA1">
      <w:pPr>
        <w:pStyle w:val="75"/>
        <w:widowControl w:val="0"/>
        <w:numPr>
          <w:ilvl w:val="0"/>
          <w:numId w:val="10"/>
        </w:numPr>
        <w:snapToGrid/>
        <w:ind w:firstLineChars="0"/>
        <w:rPr>
          <w:rFonts w:hint="eastAsia" w:hAnsi="宋体"/>
        </w:rPr>
      </w:pPr>
      <w:r>
        <w:rPr>
          <w:rFonts w:hint="eastAsia" w:hAnsi="宋体"/>
        </w:rPr>
        <w:t>地震灾害损失评估标准:GB/T 18208.1—2026GB/T18208.1-2001《地震现场工作 第1部分：基本规定》</w:t>
      </w:r>
    </w:p>
    <w:p w14:paraId="33FD7DD3">
      <w:pPr>
        <w:pStyle w:val="75"/>
        <w:widowControl w:val="0"/>
        <w:numPr>
          <w:ilvl w:val="0"/>
          <w:numId w:val="10"/>
        </w:numPr>
        <w:snapToGrid/>
        <w:ind w:firstLineChars="0"/>
        <w:rPr>
          <w:rFonts w:hint="eastAsia" w:hAnsi="宋体"/>
        </w:rPr>
      </w:pPr>
      <w:r>
        <w:rPr>
          <w:rFonts w:hint="eastAsia" w:hAnsi="宋体"/>
        </w:rPr>
        <w:t>地震灾害损失评估标准:GB/T 18208.2-2001《地震现场工作 第2部分：建筑物安全鉴定》</w:t>
      </w:r>
    </w:p>
    <w:p w14:paraId="1ED0D56E">
      <w:pPr>
        <w:pStyle w:val="75"/>
        <w:widowControl w:val="0"/>
        <w:numPr>
          <w:ilvl w:val="0"/>
          <w:numId w:val="10"/>
        </w:numPr>
        <w:snapToGrid/>
        <w:ind w:firstLineChars="0"/>
        <w:rPr>
          <w:rFonts w:hint="eastAsia" w:hAnsi="宋体"/>
        </w:rPr>
      </w:pPr>
      <w:r>
        <w:rPr>
          <w:rFonts w:hint="eastAsia" w:hAnsi="宋体"/>
        </w:rPr>
        <w:t>地震灾害损失评估标准:GB/T 18208.3-20012011《地震现场工作 第3部分：调查规范》</w:t>
      </w:r>
    </w:p>
    <w:p w14:paraId="4C98A544">
      <w:pPr>
        <w:pStyle w:val="75"/>
        <w:widowControl w:val="0"/>
        <w:numPr>
          <w:ilvl w:val="0"/>
          <w:numId w:val="10"/>
        </w:numPr>
        <w:snapToGrid/>
        <w:ind w:firstLineChars="0"/>
        <w:rPr>
          <w:rFonts w:hint="eastAsia" w:hAnsi="宋体"/>
        </w:rPr>
      </w:pPr>
      <w:r>
        <w:rPr>
          <w:rFonts w:hint="eastAsia" w:hAnsi="宋体"/>
        </w:rPr>
        <w:t>地震灾害损失评估标准:GB/T 18208.4-2011《地震现场工作 第4部分：灾害直接损失评估》</w:t>
      </w:r>
    </w:p>
    <w:p w14:paraId="17090669">
      <w:pPr>
        <w:pStyle w:val="75"/>
        <w:widowControl w:val="0"/>
        <w:numPr>
          <w:ilvl w:val="0"/>
          <w:numId w:val="10"/>
        </w:numPr>
        <w:snapToGrid/>
        <w:ind w:firstLineChars="0"/>
        <w:rPr>
          <w:rFonts w:hint="eastAsia" w:hAnsi="宋体"/>
        </w:rPr>
      </w:pPr>
      <w:r>
        <w:rPr>
          <w:rFonts w:hint="eastAsia" w:hAnsi="宋体"/>
        </w:rPr>
        <w:t>DB/T 86-2021地震波形数据通道标识</w:t>
      </w:r>
    </w:p>
    <w:p w14:paraId="5047A26A">
      <w:pPr>
        <w:pStyle w:val="75"/>
        <w:widowControl w:val="0"/>
        <w:numPr>
          <w:ilvl w:val="0"/>
          <w:numId w:val="10"/>
        </w:numPr>
        <w:snapToGrid/>
        <w:ind w:firstLineChars="0"/>
        <w:rPr>
          <w:rFonts w:hint="eastAsia" w:hAnsi="宋体"/>
        </w:rPr>
      </w:pPr>
      <w:r>
        <w:rPr>
          <w:rFonts w:hint="eastAsia" w:hAnsi="宋体"/>
        </w:rPr>
        <w:t>DB/T 85-2021地震监测台网编码规则</w:t>
      </w:r>
    </w:p>
    <w:p w14:paraId="672EA628">
      <w:pPr>
        <w:pStyle w:val="75"/>
        <w:widowControl w:val="0"/>
        <w:numPr>
          <w:ilvl w:val="0"/>
          <w:numId w:val="10"/>
        </w:numPr>
        <w:snapToGrid/>
        <w:ind w:firstLineChars="0"/>
        <w:rPr>
          <w:rFonts w:hint="eastAsia" w:hAnsi="宋体"/>
        </w:rPr>
      </w:pPr>
      <w:r>
        <w:rPr>
          <w:rFonts w:hint="eastAsia" w:hAnsi="宋体"/>
        </w:rPr>
        <w:t>DB/T 11.1-2007地震数据分类与代码第1部分：基本类别</w:t>
      </w:r>
    </w:p>
    <w:p w14:paraId="03A92AB8">
      <w:pPr>
        <w:pStyle w:val="75"/>
        <w:widowControl w:val="0"/>
        <w:numPr>
          <w:ilvl w:val="0"/>
          <w:numId w:val="10"/>
        </w:numPr>
        <w:snapToGrid/>
        <w:ind w:firstLineChars="0"/>
        <w:rPr>
          <w:rFonts w:hint="eastAsia" w:hAnsi="宋体"/>
        </w:rPr>
      </w:pPr>
      <w:r>
        <w:rPr>
          <w:rFonts w:hint="eastAsia" w:hAnsi="宋体"/>
        </w:rPr>
        <w:t>DB/T 11.2-2007地震数据分类与代码第2部分：观测数据</w:t>
      </w:r>
    </w:p>
    <w:p w14:paraId="0BD894B0">
      <w:pPr>
        <w:pStyle w:val="75"/>
        <w:widowControl w:val="0"/>
        <w:numPr>
          <w:ilvl w:val="0"/>
          <w:numId w:val="10"/>
        </w:numPr>
        <w:snapToGrid/>
        <w:ind w:firstLineChars="0"/>
        <w:rPr>
          <w:rFonts w:hint="eastAsia" w:hAnsi="宋体"/>
        </w:rPr>
      </w:pPr>
      <w:r>
        <w:rPr>
          <w:rFonts w:hint="eastAsia" w:hAnsi="宋体"/>
        </w:rPr>
        <w:t>DB/T 11.3-2012地震数据分类与代码第3部分：探测数据</w:t>
      </w:r>
    </w:p>
    <w:p w14:paraId="0ECCCE20">
      <w:pPr>
        <w:pStyle w:val="75"/>
        <w:widowControl w:val="0"/>
        <w:numPr>
          <w:ilvl w:val="0"/>
          <w:numId w:val="10"/>
        </w:numPr>
        <w:snapToGrid/>
        <w:ind w:firstLineChars="0"/>
        <w:rPr>
          <w:rFonts w:hint="eastAsia" w:hAnsi="宋体"/>
        </w:rPr>
      </w:pPr>
      <w:r>
        <w:rPr>
          <w:rFonts w:hint="eastAsia" w:hAnsi="宋体"/>
        </w:rPr>
        <w:t>DB/T 2-2003地震波形数据交换格式</w:t>
      </w:r>
    </w:p>
    <w:p w14:paraId="620C5F37">
      <w:pPr>
        <w:pStyle w:val="75"/>
        <w:widowControl w:val="0"/>
        <w:numPr>
          <w:ilvl w:val="0"/>
          <w:numId w:val="10"/>
        </w:numPr>
        <w:snapToGrid/>
        <w:ind w:firstLineChars="0"/>
        <w:rPr>
          <w:rFonts w:hint="eastAsia" w:hAnsi="宋体"/>
        </w:rPr>
      </w:pPr>
      <w:r>
        <w:rPr>
          <w:rFonts w:hint="eastAsia" w:hAnsi="宋体"/>
        </w:rPr>
        <w:t>DB/T 26－2008地震观测仪器分类与代码</w:t>
      </w:r>
    </w:p>
    <w:p w14:paraId="0FADA6A9">
      <w:pPr>
        <w:pStyle w:val="75"/>
        <w:widowControl w:val="0"/>
        <w:numPr>
          <w:ilvl w:val="0"/>
          <w:numId w:val="10"/>
        </w:numPr>
        <w:snapToGrid/>
        <w:ind w:firstLineChars="0"/>
        <w:rPr>
          <w:rFonts w:hint="eastAsia" w:hAnsi="宋体"/>
        </w:rPr>
      </w:pPr>
      <w:r>
        <w:rPr>
          <w:rFonts w:hint="eastAsia" w:hAnsi="宋体"/>
        </w:rPr>
        <w:t>DB/T 3-2011地震测项分类与代码</w:t>
      </w:r>
    </w:p>
    <w:p w14:paraId="13DF6788">
      <w:pPr>
        <w:pStyle w:val="75"/>
        <w:widowControl w:val="0"/>
        <w:numPr>
          <w:ilvl w:val="0"/>
          <w:numId w:val="10"/>
        </w:numPr>
        <w:snapToGrid/>
        <w:ind w:firstLineChars="0"/>
        <w:rPr>
          <w:rFonts w:hint="eastAsia" w:hAnsi="宋体"/>
        </w:rPr>
      </w:pPr>
      <w:r>
        <w:rPr>
          <w:rFonts w:hint="eastAsia" w:hAnsi="宋体"/>
        </w:rPr>
        <w:t>DB/T 41－2011地震数据元数据</w:t>
      </w:r>
    </w:p>
    <w:p w14:paraId="7C93807A">
      <w:pPr>
        <w:pStyle w:val="75"/>
        <w:widowControl w:val="0"/>
        <w:numPr>
          <w:ilvl w:val="0"/>
          <w:numId w:val="10"/>
        </w:numPr>
        <w:snapToGrid/>
        <w:ind w:firstLineChars="0"/>
        <w:rPr>
          <w:rFonts w:hint="eastAsia" w:hAnsi="宋体"/>
        </w:rPr>
      </w:pPr>
      <w:r>
        <w:rPr>
          <w:rFonts w:hint="eastAsia" w:hAnsi="宋体"/>
        </w:rPr>
        <w:t>DB/T 66－2016地震编目规范</w:t>
      </w:r>
    </w:p>
    <w:p w14:paraId="41B4D1BD">
      <w:pPr>
        <w:pStyle w:val="75"/>
        <w:widowControl w:val="0"/>
        <w:numPr>
          <w:ilvl w:val="0"/>
          <w:numId w:val="10"/>
        </w:numPr>
        <w:snapToGrid/>
        <w:ind w:firstLineChars="0"/>
        <w:rPr>
          <w:rFonts w:hint="eastAsia" w:hAnsi="宋体"/>
        </w:rPr>
      </w:pPr>
      <w:r>
        <w:rPr>
          <w:rFonts w:hint="eastAsia" w:hAnsi="宋体"/>
        </w:rPr>
        <w:t>DB/T 67－2017地震卫星电磁观测测项分类与代码</w:t>
      </w:r>
    </w:p>
    <w:p w14:paraId="50DF1E98">
      <w:pPr>
        <w:pStyle w:val="75"/>
        <w:widowControl w:val="0"/>
        <w:numPr>
          <w:ilvl w:val="0"/>
          <w:numId w:val="10"/>
        </w:numPr>
        <w:snapToGrid/>
        <w:ind w:firstLineChars="0"/>
        <w:rPr>
          <w:rFonts w:hint="eastAsia" w:hAnsi="宋体"/>
        </w:rPr>
      </w:pPr>
      <w:r>
        <w:rPr>
          <w:rFonts w:hint="eastAsia" w:hAnsi="宋体"/>
        </w:rPr>
        <w:t>DB/T 84-2020卫星遥感地震应用数据库结构</w:t>
      </w:r>
    </w:p>
    <w:p w14:paraId="1AA58C61">
      <w:pPr>
        <w:pStyle w:val="75"/>
        <w:widowControl w:val="0"/>
        <w:numPr>
          <w:ilvl w:val="0"/>
          <w:numId w:val="10"/>
        </w:numPr>
        <w:snapToGrid/>
        <w:ind w:firstLineChars="0"/>
        <w:rPr>
          <w:rFonts w:hint="eastAsia" w:hAnsi="宋体"/>
        </w:rPr>
      </w:pPr>
      <w:r>
        <w:rPr>
          <w:rFonts w:hint="eastAsia" w:hAnsi="宋体"/>
        </w:rPr>
        <w:t>GB/T 44146-2024《基于InSAR技术的地壳形变监测规范》</w:t>
      </w:r>
    </w:p>
    <w:p w14:paraId="346FAD79">
      <w:pPr>
        <w:pStyle w:val="75"/>
        <w:widowControl w:val="0"/>
        <w:numPr>
          <w:ilvl w:val="0"/>
          <w:numId w:val="10"/>
        </w:numPr>
        <w:snapToGrid/>
        <w:ind w:firstLineChars="0"/>
        <w:rPr>
          <w:rFonts w:hint="eastAsia" w:hAnsi="宋体"/>
        </w:rPr>
      </w:pPr>
      <w:r>
        <w:rPr>
          <w:rFonts w:hint="eastAsia" w:hAnsi="宋体"/>
        </w:rPr>
        <w:t>T/CAGHP013-2018《地质灾害InSAR监测技术指南》</w:t>
      </w:r>
    </w:p>
    <w:p w14:paraId="3B5EBF11">
      <w:pPr>
        <w:ind w:firstLine="480"/>
      </w:pPr>
    </w:p>
    <w:p w14:paraId="3CD4CD49">
      <w:pPr>
        <w:pStyle w:val="3"/>
        <w:spacing w:after="120"/>
        <w:sectPr>
          <w:footerReference r:id="rId13" w:type="default"/>
          <w:pgSz w:w="11906" w:h="16838"/>
          <w:pgMar w:top="1440" w:right="1418" w:bottom="1440" w:left="1418" w:header="856" w:footer="616" w:gutter="0"/>
          <w:cols w:space="425" w:num="1"/>
          <w:docGrid w:linePitch="326" w:charSpace="0"/>
        </w:sectPr>
      </w:pPr>
      <w:bookmarkStart w:id="35" w:name="_Toc83307862"/>
      <w:bookmarkStart w:id="36" w:name="_Toc80174573"/>
      <w:bookmarkStart w:id="37" w:name="_Toc84690447"/>
    </w:p>
    <w:bookmarkEnd w:id="35"/>
    <w:bookmarkEnd w:id="36"/>
    <w:bookmarkEnd w:id="37"/>
    <w:p w14:paraId="4AD448C1">
      <w:pPr>
        <w:pStyle w:val="3"/>
      </w:pPr>
      <w:bookmarkStart w:id="38" w:name="_Toc240550074"/>
      <w:bookmarkStart w:id="39" w:name="_Toc220368461"/>
      <w:r>
        <w:rPr>
          <w:rFonts w:hint="eastAsia"/>
        </w:rPr>
        <w:t>CSCI级设计决策（SYX-WXYG）</w:t>
      </w:r>
      <w:bookmarkEnd w:id="38"/>
      <w:bookmarkEnd w:id="39"/>
    </w:p>
    <w:p w14:paraId="4CF7E8C8">
      <w:pPr>
        <w:pStyle w:val="4"/>
      </w:pPr>
      <w:bookmarkStart w:id="40" w:name="_Toc220368462"/>
      <w:bookmarkStart w:id="41" w:name="_Toc240550075"/>
      <w:bookmarkStart w:id="42" w:name="_Toc20844"/>
      <w:bookmarkStart w:id="43" w:name="_Toc26613"/>
      <w:bookmarkStart w:id="44" w:name="_Toc24622"/>
      <w:bookmarkStart w:id="45" w:name="_Toc134624897"/>
      <w:r>
        <w:t>软件流程设计（</w:t>
      </w:r>
      <w:r>
        <w:rPr>
          <w:rFonts w:hint="eastAsia"/>
        </w:rPr>
        <w:t>SYC-</w:t>
      </w:r>
      <w:r>
        <w:t>WXYG-RJLC）</w:t>
      </w:r>
      <w:bookmarkEnd w:id="40"/>
      <w:bookmarkEnd w:id="41"/>
      <w:bookmarkEnd w:id="42"/>
      <w:bookmarkEnd w:id="43"/>
    </w:p>
    <w:p w14:paraId="5DAA243C">
      <w:pPr>
        <w:pStyle w:val="5"/>
      </w:pPr>
      <w:bookmarkStart w:id="46" w:name="_Toc22120"/>
      <w:bookmarkStart w:id="47" w:name="_Toc240550076"/>
      <w:bookmarkStart w:id="48" w:name="_Toc29125"/>
      <w:bookmarkStart w:id="49" w:name="_Toc220368463"/>
      <w:r>
        <w:rPr>
          <w:rFonts w:hint="eastAsia"/>
        </w:rPr>
        <w:t>软件工作流程</w:t>
      </w:r>
      <w:bookmarkEnd w:id="46"/>
      <w:bookmarkEnd w:id="47"/>
      <w:bookmarkEnd w:id="48"/>
      <w:bookmarkEnd w:id="49"/>
    </w:p>
    <w:p w14:paraId="633CFAFF">
      <w:pPr>
        <w:ind w:firstLine="480"/>
        <w:rPr>
          <w:lang w:bidi="ar"/>
        </w:rPr>
      </w:pPr>
      <w:r>
        <w:rPr>
          <w:rFonts w:hint="eastAsia"/>
          <w:lang w:bidi="ar"/>
        </w:rPr>
        <w:t>卫星遥感软件的核心目标是打造“卫星遥感业务数据空间化处理工具”，构建覆盖“卫星遥感数据接入-加工-建模-应用”的业务闭环，以光学、热红外等多源卫星遥感数据为核心处理对象，整合InSAR、人口、经济、房屋抗震参数等数据，通过空间化技术实现数据的地理坐标校准、多源融合实现空间映射，贯穿震前监测、震中响应、震后评估全业务周期。软件具备多源卫星数据批量接入与标准化空间处理能力，可完成数据完整性校验、格式转换、坐标系统一及辐射定标、正射校正等预处理操作，生成标准化空间数据产品；依托空间融合算法实现InSAR数据的准三维形变转换与多源数据空间耦合分析；震前开展长期地壳形变监测与热异常识别，震中快速响应提供损失评估简报，震后量化不同区域损毁与损失情况，生成相关评估专报和详细报告；支持标准化空间数据产品、风险评估报告、可视化专题图等多样化成果输出，同时通过三级存储架构与标准化接口，构建全生命周期空间数据管控体系，保障数据安全存储、高效共享与跨平台协同应用，为地震预测与防震减灾提供精准空间化数据支撑。</w:t>
      </w:r>
    </w:p>
    <w:p w14:paraId="3575E360">
      <w:pPr>
        <w:ind w:firstLine="480"/>
        <w:rPr>
          <w:lang w:bidi="ar"/>
        </w:rPr>
        <w:sectPr>
          <w:headerReference r:id="rId14" w:type="default"/>
          <w:type w:val="nextColumn"/>
          <w:pgSz w:w="11906" w:h="16838"/>
          <w:pgMar w:top="2041" w:right="1588" w:bottom="1871" w:left="1588" w:header="567" w:footer="850" w:gutter="0"/>
          <w:cols w:space="425" w:num="1"/>
          <w:docGrid w:linePitch="326" w:charSpace="0"/>
        </w:sectPr>
      </w:pPr>
    </w:p>
    <w:p w14:paraId="06A0B272">
      <w:pPr>
        <w:ind w:firstLine="480"/>
        <w:rPr>
          <w:lang w:bidi="ar"/>
        </w:rPr>
      </w:pPr>
    </w:p>
    <w:p w14:paraId="5DEA6759">
      <w:pPr>
        <w:pStyle w:val="59"/>
        <w:ind w:left="-425" w:leftChars="-177"/>
        <w:rPr>
          <w:lang w:bidi="ar"/>
        </w:rPr>
      </w:pPr>
      <w:r>
        <w:object>
          <v:shape id="_x0000_i1025" o:spt="75" type="#_x0000_t75" style="height:243.9pt;width:689.15pt;" o:ole="t" filled="f" o:preferrelative="t" stroked="f" coordsize="21600,21600">
            <v:path/>
            <v:fill on="f" focussize="0,0"/>
            <v:stroke on="f" joinstyle="miter"/>
            <v:imagedata r:id="rId26" o:title=""/>
            <o:lock v:ext="edit" aspectratio="t"/>
            <w10:wrap type="none"/>
            <w10:anchorlock/>
          </v:shape>
          <o:OLEObject Type="Embed" ProgID="Visio.Drawing.15" ShapeID="_x0000_i1025" DrawAspect="Icon" ObjectID="_1468075725" r:id="rId25">
            <o:LockedField>false</o:LockedField>
          </o:OLEObject>
        </w:object>
      </w:r>
    </w:p>
    <w:p w14:paraId="048BBA6C">
      <w:pPr>
        <w:pStyle w:val="110"/>
        <w:rPr>
          <w:rFonts w:hint="eastAsia"/>
        </w:rPr>
      </w:pPr>
      <w:bookmarkStart w:id="50" w:name="_Toc240550001"/>
      <w:r>
        <w:t>图</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rPr>
          <w:rFonts w:hint="eastAsia"/>
        </w:rPr>
        <w:t>1</w:t>
      </w:r>
      <w:r>
        <w:fldChar w:fldCharType="end"/>
      </w:r>
      <w:r>
        <w:rPr>
          <w:rFonts w:hint="eastAsia"/>
        </w:rPr>
        <w:t>卫星遥感软件业务流程图</w:t>
      </w:r>
      <w:bookmarkEnd w:id="50"/>
    </w:p>
    <w:p w14:paraId="7F7B62B9">
      <w:pPr>
        <w:pStyle w:val="110"/>
        <w:rPr>
          <w:rFonts w:hint="eastAsia"/>
        </w:rPr>
        <w:sectPr>
          <w:footerReference r:id="rId15" w:type="default"/>
          <w:pgSz w:w="16838" w:h="11906" w:orient="landscape"/>
          <w:pgMar w:top="1588" w:right="2041" w:bottom="1588" w:left="1871" w:header="567" w:footer="850" w:gutter="0"/>
          <w:cols w:space="425" w:num="1"/>
          <w:docGrid w:linePitch="326" w:charSpace="0"/>
        </w:sectPr>
      </w:pPr>
    </w:p>
    <w:p w14:paraId="3B875AD4">
      <w:pPr>
        <w:ind w:firstLine="480"/>
      </w:pPr>
      <w:r>
        <w:rPr>
          <w:rFonts w:hint="eastAsia"/>
        </w:rPr>
        <w:t>本软件的总体工作流程可概括为“数据接入→标准化预处理→专题分析→成果存储与共享”四个阶段，贯穿震前监测、震中响应、震后评估全业务周期：</w:t>
      </w:r>
    </w:p>
    <w:p w14:paraId="52B4482A">
      <w:pPr>
        <w:pStyle w:val="113"/>
        <w:numPr>
          <w:ilvl w:val="0"/>
          <w:numId w:val="11"/>
        </w:numPr>
      </w:pPr>
      <w:r>
        <w:rPr>
          <w:rFonts w:hint="eastAsia"/>
        </w:rPr>
        <w:t>数据接入阶段</w:t>
      </w:r>
    </w:p>
    <w:p w14:paraId="6941423B">
      <w:pPr>
        <w:ind w:firstLine="480"/>
      </w:pPr>
      <w:r>
        <w:rPr>
          <w:rFonts w:hint="eastAsia"/>
        </w:rPr>
        <w:t>通过数据接收质控管理软件获取多源卫星遥感数据（光学、热红外等），经格式解析、完整性校验后进入本软件处理链路。本软件不直连任何外部数据源，所有数据接入均通过数据接收质控管理软件统一完成，具体交互方式详见《接口设计说明书》。</w:t>
      </w:r>
    </w:p>
    <w:p w14:paraId="0796BC83">
      <w:pPr>
        <w:pStyle w:val="113"/>
      </w:pPr>
      <w:r>
        <w:rPr>
          <w:rFonts w:hint="eastAsia"/>
        </w:rPr>
        <w:t>标准化预处理阶段</w:t>
      </w:r>
    </w:p>
    <w:p w14:paraId="3CCA905B">
      <w:pPr>
        <w:ind w:firstLine="480"/>
      </w:pPr>
      <w:r>
        <w:rPr>
          <w:rFonts w:hint="eastAsia"/>
        </w:rPr>
        <w:t>由地面站数据预处理与分析子系统对原始遥感影像执行辐射定标、正射校正、镶嵌拼接等标准化操作，生成1-3级标准化遥感产品，作为后续专题分析的数据基底。单景影像正射校正处理时间不超过10分钟，单步处理（辐射定标、镶嵌拼接等）不超过5分钟。</w:t>
      </w:r>
    </w:p>
    <w:p w14:paraId="4210D7B0">
      <w:pPr>
        <w:pStyle w:val="113"/>
      </w:pPr>
      <w:r>
        <w:rPr>
          <w:rFonts w:hint="eastAsia"/>
        </w:rPr>
        <w:t>专题分析阶段</w:t>
      </w:r>
    </w:p>
    <w:p w14:paraId="1B2F529B">
      <w:pPr>
        <w:ind w:firstLine="480"/>
      </w:pPr>
      <w:r>
        <w:rPr>
          <w:rFonts w:hint="eastAsia"/>
        </w:rPr>
        <w:t>标准化产品分别流向三个专题分析子系统：地震风险区域监测子系统基于InSAR数据进行三维形变解算与地质灾害隐患识别；地震中短期宏观异常监测子系统基于热红外数据进行异常检测与地震相关性分析；地震灾害损失与影响快速评估子系统整合多源数据进行震后损失评估。三个子系统可并行运行，互不阻塞。</w:t>
      </w:r>
    </w:p>
    <w:p w14:paraId="0180CBB8">
      <w:pPr>
        <w:pStyle w:val="113"/>
      </w:pPr>
      <w:r>
        <w:rPr>
          <w:rFonts w:hint="eastAsia"/>
        </w:rPr>
        <w:t>成果存储与共享阶段</w:t>
      </w:r>
    </w:p>
    <w:p w14:paraId="4514094A">
      <w:pPr>
        <w:ind w:firstLine="480"/>
      </w:pPr>
      <w:r>
        <w:rPr>
          <w:rFonts w:hint="eastAsia"/>
        </w:rPr>
        <w:t>各子系统产出的分析成果统一推送至地震数据灾备与大数据管理子系统进行存储管理，并通过防灾减灾产品制图及展示子系统实现可视化呈现，最终通过数据接收质控管理软件对外提供标准化共享服务。</w:t>
      </w:r>
    </w:p>
    <w:p w14:paraId="2CB5459C">
      <w:pPr>
        <w:pStyle w:val="5"/>
      </w:pPr>
      <w:bookmarkStart w:id="51" w:name="_Toc25580"/>
      <w:bookmarkStart w:id="52" w:name="_Toc240550077"/>
      <w:bookmarkStart w:id="53" w:name="_Toc863"/>
      <w:bookmarkStart w:id="54" w:name="_Toc136942521"/>
      <w:bookmarkStart w:id="55" w:name="_Toc220368464"/>
      <w:r>
        <w:rPr>
          <w:rFonts w:hint="eastAsia"/>
        </w:rPr>
        <w:t>业务场景</w:t>
      </w:r>
      <w:bookmarkEnd w:id="51"/>
      <w:bookmarkEnd w:id="52"/>
      <w:bookmarkEnd w:id="53"/>
      <w:bookmarkEnd w:id="54"/>
      <w:bookmarkEnd w:id="55"/>
    </w:p>
    <w:p w14:paraId="413C3BED">
      <w:pPr>
        <w:ind w:firstLine="480"/>
      </w:pPr>
      <w:r>
        <w:rPr>
          <w:rFonts w:hint="eastAsia"/>
        </w:rPr>
        <w:t>结合软件的最终使用用户和软件核心功能，为本软件划分了三个应用场景：</w:t>
      </w:r>
    </w:p>
    <w:p w14:paraId="3ED3CD29">
      <w:pPr>
        <w:ind w:firstLine="480"/>
      </w:pPr>
      <w:r>
        <w:rPr>
          <w:rFonts w:hint="eastAsia"/>
        </w:rPr>
        <w:t>第一个场景是“多源遥感数据标准化处理与管理”，该场景以地面站数据预处理与分析、地震数据灾备与大数据管理子系统为核心，聚焦多源遥感数据全生命周期管理，服务于数据管理人员和科研人员，核心目标是输出高质量标准化数据产品。系统接入光学、热红外等卫星数据，通过辐射定标、正射校正等预处理流程消除误差与畸变，经质量评估后形成标准产品；建立三级存储架构与异地灾备机制，保障数据安全；提供数据查询、检索、共享服务，支持多源数据格式标准化转换与元数据统一管理，为后续地震监测、异常识别等场景奠定数据基础。</w:t>
      </w:r>
    </w:p>
    <w:p w14:paraId="5E728478">
      <w:pPr>
        <w:ind w:firstLine="480"/>
      </w:pPr>
      <w:r>
        <w:rPr>
          <w:rFonts w:hint="eastAsia"/>
        </w:rPr>
        <w:t>第二个场景是“卫星遥感地震监测与风险评估”，该场景也是本项目核心业务场景。该场景整合地震风险区域监测、地震中短期宏观异常监测、地震灾害损失与影响快速评估等子系统能力，覆盖震前、震中、震后全业务流程，主要面向应急指挥人员和地震监测人员。在震前阶段长期观测异常信息，开展多时间尺度宏观异常分析，触发告警信息并提供告警确认；震中阶段针对InSAR观测结果，开展形变分析和隐患区识别工作；震后阶段及时响应，利用大模型支持震后15分钟生成灾害损失评估简报，后续生成专报和详细报告。最终将全周期评估信息归集管理，输出风险评估报告与预警信息，同步生成标准化GIS图层发布，为相关决策提供精准的遥感信息支撑。</w:t>
      </w:r>
    </w:p>
    <w:p w14:paraId="6A50E2FB">
      <w:pPr>
        <w:ind w:firstLine="480"/>
      </w:pPr>
      <w:r>
        <w:rPr>
          <w:rFonts w:hint="eastAsia"/>
        </w:rPr>
        <w:t>第三个场景是“防灾减灾成果可视化与共享服务”，该场景整合防灾减灾产品制图及展示子系统与地震数据灾备与大数据管理子系统的共享接口，面向科研人员、公众用户及应急决策部门人员，核心目标是实现地震相关数据与成果的直观展示、专题化呈现与跨平台共享。系统支持形变监测、灾害评估等多类成果的专题图制作，通过GIS可视化技术实现多维度数据叠加展示与动态浏览；提供标准化接口，向平台其他标段推送数据产品；向公众开放非涉密成果浏览服务，向科研人员提供数据在线分析、异常标注及成果导出功能，实现产品数据的高效转化与共享。</w:t>
      </w:r>
    </w:p>
    <w:p w14:paraId="3C20ACE6">
      <w:pPr>
        <w:pStyle w:val="4"/>
      </w:pPr>
      <w:bookmarkStart w:id="56" w:name="_Toc22590"/>
      <w:bookmarkStart w:id="57" w:name="_Toc13368"/>
      <w:bookmarkStart w:id="58" w:name="_Toc220368465"/>
      <w:bookmarkStart w:id="59" w:name="_Toc240550078"/>
      <w:bookmarkStart w:id="60" w:name="_Toc56674490"/>
      <w:bookmarkStart w:id="61" w:name="_Toc533844471"/>
      <w:r>
        <w:rPr>
          <w:rFonts w:hint="eastAsia"/>
        </w:rPr>
        <w:t>用户体系设计（SYC</w:t>
      </w:r>
      <w:r>
        <w:t>-WXYG-YH</w:t>
      </w:r>
      <w:r>
        <w:rPr>
          <w:rFonts w:hint="eastAsia"/>
        </w:rPr>
        <w:t>TX）</w:t>
      </w:r>
      <w:bookmarkEnd w:id="56"/>
      <w:bookmarkEnd w:id="57"/>
      <w:bookmarkEnd w:id="58"/>
      <w:bookmarkEnd w:id="59"/>
      <w:bookmarkEnd w:id="60"/>
    </w:p>
    <w:p w14:paraId="4C95B4BE">
      <w:pPr>
        <w:pStyle w:val="106"/>
        <w:rPr>
          <w:rFonts w:hint="eastAsia"/>
        </w:rPr>
      </w:pPr>
      <w:bookmarkStart w:id="62" w:name="_Toc24054991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用户角色说明</w:t>
      </w:r>
      <w:bookmarkEnd w:id="62"/>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285"/>
        <w:gridCol w:w="3952"/>
        <w:gridCol w:w="2639"/>
      </w:tblGrid>
      <w:tr w14:paraId="7B1B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4" w:type="pct"/>
            <w:shd w:val="clear" w:color="auto" w:fill="D7D7D7" w:themeFill="background1" w:themeFillShade="D8"/>
            <w:vAlign w:val="center"/>
          </w:tcPr>
          <w:p w14:paraId="2643B7EA">
            <w:pPr>
              <w:pStyle w:val="57"/>
            </w:pPr>
            <w:r>
              <w:t>序号</w:t>
            </w:r>
          </w:p>
        </w:tc>
        <w:tc>
          <w:tcPr>
            <w:tcW w:w="737" w:type="pct"/>
            <w:shd w:val="clear" w:color="auto" w:fill="D7D7D7" w:themeFill="background1" w:themeFillShade="D8"/>
            <w:vAlign w:val="center"/>
          </w:tcPr>
          <w:p w14:paraId="0EF34C26">
            <w:pPr>
              <w:pStyle w:val="57"/>
            </w:pPr>
            <w:r>
              <w:t>角色</w:t>
            </w:r>
          </w:p>
        </w:tc>
        <w:tc>
          <w:tcPr>
            <w:tcW w:w="2266" w:type="pct"/>
            <w:shd w:val="clear" w:color="auto" w:fill="D7D7D7" w:themeFill="background1" w:themeFillShade="D8"/>
            <w:vAlign w:val="center"/>
          </w:tcPr>
          <w:p w14:paraId="26BD13DD">
            <w:pPr>
              <w:pStyle w:val="57"/>
            </w:pPr>
            <w:r>
              <w:t>职责</w:t>
            </w:r>
          </w:p>
        </w:tc>
        <w:tc>
          <w:tcPr>
            <w:tcW w:w="1514" w:type="pct"/>
            <w:shd w:val="clear" w:color="auto" w:fill="D7D7D7" w:themeFill="background1" w:themeFillShade="D8"/>
            <w:vAlign w:val="center"/>
          </w:tcPr>
          <w:p w14:paraId="3EAFD8C1">
            <w:pPr>
              <w:pStyle w:val="57"/>
            </w:pPr>
            <w:r>
              <w:t>说明</w:t>
            </w:r>
          </w:p>
        </w:tc>
      </w:tr>
      <w:tr w14:paraId="3E06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6124344A">
            <w:pPr>
              <w:pStyle w:val="58"/>
            </w:pPr>
            <w:r>
              <w:rPr>
                <w:rFonts w:hint="eastAsia"/>
              </w:rPr>
              <w:t>1</w:t>
            </w:r>
          </w:p>
        </w:tc>
        <w:tc>
          <w:tcPr>
            <w:tcW w:w="737" w:type="pct"/>
            <w:vAlign w:val="center"/>
          </w:tcPr>
          <w:p w14:paraId="44F6F5FD">
            <w:pPr>
              <w:pStyle w:val="58"/>
            </w:pPr>
            <w:r>
              <w:t>系统管理员</w:t>
            </w:r>
          </w:p>
        </w:tc>
        <w:tc>
          <w:tcPr>
            <w:tcW w:w="2266" w:type="pct"/>
            <w:vAlign w:val="center"/>
          </w:tcPr>
          <w:p w14:paraId="5147D575">
            <w:pPr>
              <w:pStyle w:val="58"/>
            </w:pPr>
            <w:r>
              <w:rPr>
                <w:rFonts w:hint="eastAsia"/>
              </w:rPr>
              <w:tab/>
            </w:r>
            <w:r>
              <w:rPr>
                <w:rFonts w:hint="eastAsia"/>
              </w:rPr>
              <w:t>负责系统配置与权限管理，维护基础参数，处理用户权限异常等系统级问题</w:t>
            </w:r>
          </w:p>
        </w:tc>
        <w:tc>
          <w:tcPr>
            <w:tcW w:w="1514" w:type="pct"/>
            <w:vAlign w:val="center"/>
          </w:tcPr>
          <w:p w14:paraId="4BD4CE95">
            <w:pPr>
              <w:pStyle w:val="58"/>
            </w:pPr>
            <w:r>
              <w:t>保障系统整体稳定运行</w:t>
            </w:r>
          </w:p>
        </w:tc>
      </w:tr>
      <w:tr w14:paraId="2D32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0803F092">
            <w:pPr>
              <w:pStyle w:val="58"/>
            </w:pPr>
            <w:r>
              <w:rPr>
                <w:rFonts w:hint="eastAsia"/>
              </w:rPr>
              <w:t>2</w:t>
            </w:r>
          </w:p>
        </w:tc>
        <w:tc>
          <w:tcPr>
            <w:tcW w:w="737" w:type="pct"/>
            <w:vAlign w:val="center"/>
          </w:tcPr>
          <w:p w14:paraId="1A30CABD">
            <w:pPr>
              <w:pStyle w:val="58"/>
            </w:pPr>
            <w:r>
              <w:t>数据管理员</w:t>
            </w:r>
          </w:p>
        </w:tc>
        <w:tc>
          <w:tcPr>
            <w:tcW w:w="2266" w:type="pct"/>
            <w:vAlign w:val="center"/>
          </w:tcPr>
          <w:p w14:paraId="5CDE62E4">
            <w:pPr>
              <w:pStyle w:val="58"/>
            </w:pPr>
            <w:r>
              <w:t>负责卫星遥感数据标准化接入、质检预处理，管理数据入库与检索，保障数据备份合规</w:t>
            </w:r>
          </w:p>
        </w:tc>
        <w:tc>
          <w:tcPr>
            <w:tcW w:w="1514" w:type="pct"/>
            <w:vAlign w:val="center"/>
          </w:tcPr>
          <w:p w14:paraId="5A84A170">
            <w:pPr>
              <w:pStyle w:val="58"/>
            </w:pPr>
            <w:r>
              <w:t>确保数据质量与安全存储</w:t>
            </w:r>
          </w:p>
        </w:tc>
      </w:tr>
      <w:tr w14:paraId="2ED1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79DBAE16">
            <w:pPr>
              <w:pStyle w:val="58"/>
            </w:pPr>
            <w:r>
              <w:rPr>
                <w:rFonts w:hint="eastAsia"/>
              </w:rPr>
              <w:t>3</w:t>
            </w:r>
          </w:p>
        </w:tc>
        <w:tc>
          <w:tcPr>
            <w:tcW w:w="737" w:type="pct"/>
            <w:vAlign w:val="center"/>
          </w:tcPr>
          <w:p w14:paraId="7BB28470">
            <w:pPr>
              <w:pStyle w:val="58"/>
            </w:pPr>
            <w:r>
              <w:t>产品管理人员</w:t>
            </w:r>
          </w:p>
        </w:tc>
        <w:tc>
          <w:tcPr>
            <w:tcW w:w="2266" w:type="pct"/>
            <w:vAlign w:val="center"/>
          </w:tcPr>
          <w:p w14:paraId="0A8FC609">
            <w:pPr>
              <w:pStyle w:val="58"/>
            </w:pPr>
            <w:r>
              <w:t>审核遥感衍生产品，组织产品发布与版本管理，对接防灾减灾可视化子系统</w:t>
            </w:r>
          </w:p>
        </w:tc>
        <w:tc>
          <w:tcPr>
            <w:tcW w:w="1514" w:type="pct"/>
            <w:vAlign w:val="center"/>
          </w:tcPr>
          <w:p w14:paraId="48ACF8CC">
            <w:pPr>
              <w:pStyle w:val="58"/>
            </w:pPr>
            <w:r>
              <w:t>推动成果产品化与共享</w:t>
            </w:r>
          </w:p>
        </w:tc>
      </w:tr>
      <w:tr w14:paraId="4992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371EAEAF">
            <w:pPr>
              <w:pStyle w:val="58"/>
            </w:pPr>
            <w:r>
              <w:rPr>
                <w:rFonts w:hint="eastAsia"/>
              </w:rPr>
              <w:t>4</w:t>
            </w:r>
          </w:p>
        </w:tc>
        <w:tc>
          <w:tcPr>
            <w:tcW w:w="737" w:type="pct"/>
            <w:vAlign w:val="center"/>
          </w:tcPr>
          <w:p w14:paraId="2F20340F">
            <w:pPr>
              <w:pStyle w:val="58"/>
            </w:pPr>
            <w:r>
              <w:t>科研人员</w:t>
            </w:r>
          </w:p>
        </w:tc>
        <w:tc>
          <w:tcPr>
            <w:tcW w:w="2266" w:type="pct"/>
            <w:vAlign w:val="center"/>
          </w:tcPr>
          <w:p w14:paraId="0179FE0B">
            <w:pPr>
              <w:pStyle w:val="58"/>
            </w:pPr>
            <w:r>
              <w:t>查询卫星遥感数据，用系统算法验证科研假设，导出分析结果用于研究</w:t>
            </w:r>
          </w:p>
        </w:tc>
        <w:tc>
          <w:tcPr>
            <w:tcW w:w="1514" w:type="pct"/>
            <w:vAlign w:val="center"/>
          </w:tcPr>
          <w:p w14:paraId="40139043">
            <w:pPr>
              <w:pStyle w:val="58"/>
            </w:pPr>
            <w:r>
              <w:rPr>
                <w:rFonts w:hint="eastAsia"/>
              </w:rPr>
              <w:t>支撑地震科学研究</w:t>
            </w:r>
          </w:p>
        </w:tc>
      </w:tr>
      <w:tr w14:paraId="01DC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086A2B8A">
            <w:pPr>
              <w:pStyle w:val="58"/>
            </w:pPr>
            <w:r>
              <w:rPr>
                <w:rFonts w:hint="eastAsia"/>
              </w:rPr>
              <w:t>5</w:t>
            </w:r>
          </w:p>
        </w:tc>
        <w:tc>
          <w:tcPr>
            <w:tcW w:w="737" w:type="pct"/>
            <w:vAlign w:val="center"/>
          </w:tcPr>
          <w:p w14:paraId="6C151403">
            <w:pPr>
              <w:pStyle w:val="58"/>
            </w:pPr>
            <w:r>
              <w:t>应急指挥人员</w:t>
            </w:r>
          </w:p>
        </w:tc>
        <w:tc>
          <w:tcPr>
            <w:tcW w:w="2266" w:type="pct"/>
            <w:vAlign w:val="center"/>
          </w:tcPr>
          <w:p w14:paraId="7FADB0D8">
            <w:pPr>
              <w:pStyle w:val="58"/>
            </w:pPr>
            <w:r>
              <w:t>接收地震灾害评估成果，制定应急救援方案，查看防灾减灾可视化产品</w:t>
            </w:r>
          </w:p>
        </w:tc>
        <w:tc>
          <w:tcPr>
            <w:tcW w:w="1514" w:type="pct"/>
            <w:vAlign w:val="center"/>
          </w:tcPr>
          <w:p w14:paraId="4566551D">
            <w:pPr>
              <w:pStyle w:val="58"/>
            </w:pPr>
            <w:r>
              <w:t>用于震后应急决策</w:t>
            </w:r>
          </w:p>
        </w:tc>
      </w:tr>
      <w:tr w14:paraId="61E8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753BC063">
            <w:pPr>
              <w:pStyle w:val="58"/>
            </w:pPr>
            <w:r>
              <w:rPr>
                <w:rFonts w:hint="eastAsia"/>
              </w:rPr>
              <w:t>6</w:t>
            </w:r>
          </w:p>
        </w:tc>
        <w:tc>
          <w:tcPr>
            <w:tcW w:w="737" w:type="pct"/>
            <w:vAlign w:val="center"/>
          </w:tcPr>
          <w:p w14:paraId="1050804B">
            <w:pPr>
              <w:pStyle w:val="58"/>
            </w:pPr>
            <w:r>
              <w:t>系统运维人员</w:t>
            </w:r>
          </w:p>
        </w:tc>
        <w:tc>
          <w:tcPr>
            <w:tcW w:w="2266" w:type="pct"/>
            <w:vAlign w:val="center"/>
          </w:tcPr>
          <w:p w14:paraId="7B567E0E">
            <w:pPr>
              <w:pStyle w:val="58"/>
            </w:pPr>
            <w:r>
              <w:t>监控系统运行，处理技术故障，备份系统日志与遥感成果数据</w:t>
            </w:r>
          </w:p>
        </w:tc>
        <w:tc>
          <w:tcPr>
            <w:tcW w:w="1514" w:type="pct"/>
            <w:vAlign w:val="center"/>
          </w:tcPr>
          <w:p w14:paraId="402EE3DC">
            <w:pPr>
              <w:pStyle w:val="58"/>
            </w:pPr>
            <w:r>
              <w:t>保障系统7×24小时不间断运行</w:t>
            </w:r>
          </w:p>
        </w:tc>
      </w:tr>
      <w:tr w14:paraId="5336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2678BB4F">
            <w:pPr>
              <w:pStyle w:val="58"/>
            </w:pPr>
            <w:r>
              <w:rPr>
                <w:rFonts w:hint="eastAsia"/>
              </w:rPr>
              <w:t>7</w:t>
            </w:r>
          </w:p>
        </w:tc>
        <w:tc>
          <w:tcPr>
            <w:tcW w:w="737" w:type="pct"/>
            <w:vAlign w:val="center"/>
          </w:tcPr>
          <w:p w14:paraId="00B6846B">
            <w:pPr>
              <w:pStyle w:val="58"/>
            </w:pPr>
            <w:r>
              <w:t>公众用户</w:t>
            </w:r>
          </w:p>
        </w:tc>
        <w:tc>
          <w:tcPr>
            <w:tcW w:w="2266" w:type="pct"/>
            <w:vAlign w:val="center"/>
          </w:tcPr>
          <w:p w14:paraId="7502B19E">
            <w:pPr>
              <w:pStyle w:val="58"/>
            </w:pPr>
            <w:r>
              <w:t>查看公开的卫星遥感防灾减灾可视化成果，获取地震科普及安全提示信息</w:t>
            </w:r>
          </w:p>
        </w:tc>
        <w:tc>
          <w:tcPr>
            <w:tcW w:w="1514" w:type="pct"/>
            <w:vAlign w:val="center"/>
          </w:tcPr>
          <w:p w14:paraId="0364F5CF">
            <w:pPr>
              <w:pStyle w:val="58"/>
            </w:pPr>
            <w:r>
              <w:rPr>
                <w:rFonts w:hint="eastAsia"/>
              </w:rPr>
              <w:t>公开服务</w:t>
            </w:r>
          </w:p>
        </w:tc>
      </w:tr>
      <w:bookmarkEnd w:id="61"/>
    </w:tbl>
    <w:p w14:paraId="782A14BD">
      <w:pPr>
        <w:pStyle w:val="4"/>
      </w:pPr>
      <w:bookmarkStart w:id="63" w:name="_Toc22623"/>
      <w:bookmarkStart w:id="64" w:name="_Toc240550079"/>
      <w:bookmarkStart w:id="65" w:name="_Toc220368466"/>
      <w:r>
        <w:rPr>
          <w:rFonts w:hint="eastAsia"/>
        </w:rPr>
        <w:t>系统分层架构设计（SYC</w:t>
      </w:r>
      <w:r>
        <w:t>-WXYG-</w:t>
      </w:r>
      <w:r>
        <w:rPr>
          <w:rFonts w:hint="eastAsia"/>
        </w:rPr>
        <w:t>FCJG）</w:t>
      </w:r>
      <w:bookmarkEnd w:id="63"/>
      <w:bookmarkEnd w:id="64"/>
      <w:bookmarkEnd w:id="65"/>
    </w:p>
    <w:p w14:paraId="016A80B0">
      <w:pPr>
        <w:ind w:firstLine="480"/>
      </w:pPr>
      <w:r>
        <w:rPr>
          <w:rFonts w:hint="eastAsia"/>
        </w:rPr>
        <w:t>详见总册相应章节。</w:t>
      </w:r>
    </w:p>
    <w:p w14:paraId="6DD7944F">
      <w:pPr>
        <w:ind w:firstLine="480"/>
      </w:pPr>
      <w:r>
        <w:rPr>
          <w:rFonts w:hint="eastAsia"/>
        </w:rPr>
        <w:t>本系统采用自下而上的分层架构设计，各层依托平台支撑底座实现协同联动，确保业务流程顺畅与功能高效落地，分层架构概述如下：</w:t>
      </w:r>
    </w:p>
    <w:p w14:paraId="026199A2">
      <w:pPr>
        <w:ind w:firstLine="480"/>
      </w:pPr>
      <w:r>
        <w:rPr>
          <w:rFonts w:hint="eastAsia"/>
        </w:rPr>
        <w:t>IaaS层（基础设施即服务）：提供硬件资源支撑，包括服务器、存储设备、网络设施等，满足系统7×24小时稳定运行需求，兼容主流硬件环境与网络配置。</w:t>
      </w:r>
    </w:p>
    <w:p w14:paraId="754F8F53">
      <w:pPr>
        <w:ind w:firstLine="480"/>
      </w:pPr>
      <w:r>
        <w:rPr>
          <w:rFonts w:hint="eastAsia"/>
        </w:rPr>
        <w:t>PaaS层（平台即服务）：包含分布式数据库、中间件（如Pulsar消息队列）、GIS引擎、AI算法框架等，为上层应用提供数据存储、消息传递、空间分析、智能计算等基础服务。</w:t>
      </w:r>
    </w:p>
    <w:p w14:paraId="083A5B32">
      <w:pPr>
        <w:ind w:firstLine="480"/>
      </w:pPr>
      <w:r>
        <w:rPr>
          <w:rFonts w:hint="eastAsia"/>
        </w:rPr>
        <w:t>DaaS层（数据即服务）：由地震数据灾备与大数据管理子系统主导，实现多源数据的统一接入、存储、管理与共享，通过标准化接口为上层业务提供高质量数据支撑。</w:t>
      </w:r>
    </w:p>
    <w:p w14:paraId="41C930E8">
      <w:pPr>
        <w:ind w:firstLine="480"/>
      </w:pPr>
      <w:r>
        <w:rPr>
          <w:rFonts w:hint="eastAsia"/>
        </w:rPr>
        <w:t>SaaS层（软件即服务）：包含地面站数据预处理与分析、地震风险区域监测、地震中短期宏观异常监测、地震灾害损失与影响快速评估、防灾减灾产品制图及展示五大业务子系统，直接面向用户提供专项功能服务与可视化成果。</w:t>
      </w:r>
    </w:p>
    <w:p w14:paraId="5E660068">
      <w:pPr>
        <w:pStyle w:val="4"/>
      </w:pPr>
      <w:bookmarkStart w:id="66" w:name="_Toc28159"/>
      <w:bookmarkStart w:id="67" w:name="_Toc220368467"/>
      <w:bookmarkStart w:id="68" w:name="_Toc240550080"/>
      <w:r>
        <w:t>数据流程设计（</w:t>
      </w:r>
      <w:r>
        <w:rPr>
          <w:rFonts w:hint="eastAsia"/>
        </w:rPr>
        <w:t>SYC-</w:t>
      </w:r>
      <w:r>
        <w:t>WXYG-SJLC）</w:t>
      </w:r>
      <w:bookmarkEnd w:id="44"/>
      <w:bookmarkEnd w:id="45"/>
      <w:bookmarkEnd w:id="66"/>
      <w:bookmarkEnd w:id="67"/>
      <w:bookmarkEnd w:id="68"/>
    </w:p>
    <w:p w14:paraId="0A2A849B">
      <w:pPr>
        <w:ind w:firstLine="480"/>
      </w:pPr>
      <w:r>
        <w:rPr>
          <w:rFonts w:hint="eastAsia"/>
        </w:rPr>
        <w:t>本软件的数据流转设计遵循总册“数据流转设计”的顶层架构，即“观测网站点→区域数据汇集中心→实验场主共享节点”的多级汇聚路径，以及主共享节点内部“热—温—冷”三级存储流转机制。本软件部署于实验场主共享节点，不涉及台站端和省汇集中心的数据接入硬件部署，所有外部数据均通过数据接收质控管理软件统一接入。</w:t>
      </w:r>
    </w:p>
    <w:p w14:paraId="1C2DD43A">
      <w:pPr>
        <w:ind w:firstLine="480"/>
      </w:pPr>
      <w:r>
        <w:rPr>
          <w:rFonts w:hint="eastAsia"/>
        </w:rPr>
        <w:t>本软件的数据流转分为两个层面：一是本软件与外部系统（主要是数据接收质控管理软件）之间的数据交换，二是本软件内部六个子系统之间的数据流转与协同。两个层面通过地震数据灾备与大数据管理子系统实现衔接——该子系统既是本软件对外数据交互的唯一接口，也是内部各子系统数据汇聚与分发的核心中枢</w:t>
      </w:r>
    </w:p>
    <w:p w14:paraId="2533651A">
      <w:pPr>
        <w:pStyle w:val="59"/>
      </w:pPr>
      <w:r>
        <w:rPr>
          <w:rFonts w:hint="eastAsia"/>
        </w:rPr>
        <w:object>
          <v:shape id="_x0000_i1026" o:spt="75" type="#_x0000_t75" style="height:395.75pt;width:420.25pt;" o:ole="t" filled="f" o:preferrelative="t" stroked="f" coordsize="21600,21600">
            <v:path/>
            <v:fill on="f" focussize="0,0"/>
            <v:stroke on="f" joinstyle="miter"/>
            <v:imagedata r:id="rId28" o:title=""/>
            <o:lock v:ext="edit" aspectratio="f"/>
            <w10:wrap type="none"/>
            <w10:anchorlock/>
          </v:shape>
          <o:OLEObject Type="Embed" ProgID="Visio.Drawing.15" ShapeID="_x0000_i1026" DrawAspect="Content" ObjectID="_1468075726" r:id="rId27">
            <o:LockedField>false</o:LockedField>
          </o:OLEObject>
        </w:object>
      </w:r>
    </w:p>
    <w:p w14:paraId="3FBA5A7B">
      <w:pPr>
        <w:pStyle w:val="110"/>
        <w:rPr>
          <w:rFonts w:hint="eastAsia"/>
        </w:rPr>
      </w:pPr>
      <w:bookmarkStart w:id="69" w:name="_Toc240550002"/>
      <w:r>
        <w:t>图</w:t>
      </w:r>
      <w:r>
        <w:fldChar w:fldCharType="begin"/>
      </w:r>
      <w:r>
        <w:instrText xml:space="preserve"> STYLEREF 1 \s </w:instrText>
      </w:r>
      <w:r>
        <w:rPr>
          <w:rFonts w:hint="eastAsia"/>
        </w:rPr>
        <w:fldChar w:fldCharType="separate"/>
      </w:r>
      <w:r>
        <w:rPr>
          <w:rFonts w:hint="eastAsia"/>
        </w:rPr>
        <w:t>3</w:t>
      </w:r>
      <w:r>
        <w:fldChar w:fldCharType="end"/>
      </w:r>
      <w:r>
        <w:t>-</w:t>
      </w:r>
      <w:r>
        <w:fldChar w:fldCharType="begin"/>
      </w:r>
      <w:r>
        <w:instrText xml:space="preserve"> SEQ 图 \* ARABIC \s 1 </w:instrText>
      </w:r>
      <w:r>
        <w:fldChar w:fldCharType="separate"/>
      </w:r>
      <w:r>
        <w:rPr>
          <w:rFonts w:hint="eastAsia"/>
        </w:rPr>
        <w:t>2</w:t>
      </w:r>
      <w:r>
        <w:fldChar w:fldCharType="end"/>
      </w:r>
      <w:r>
        <w:t>数据流图</w:t>
      </w:r>
      <w:bookmarkEnd w:id="69"/>
    </w:p>
    <w:p w14:paraId="6B2DF7D3">
      <w:pPr>
        <w:pStyle w:val="5"/>
      </w:pPr>
      <w:bookmarkStart w:id="70" w:name="_Toc235752412"/>
      <w:bookmarkStart w:id="71" w:name="_Toc240550081"/>
      <w:r>
        <w:t>本软件与外部系统的数据流转</w:t>
      </w:r>
      <w:bookmarkEnd w:id="70"/>
      <w:bookmarkEnd w:id="71"/>
    </w:p>
    <w:p w14:paraId="5D893D01">
      <w:pPr>
        <w:ind w:firstLine="480"/>
      </w:pPr>
      <w:r>
        <w:t>本软件通过地震数据灾备与大数据管理子系统作为唯一对外数据接口，与数据接收质控管理软件进行标准化数据交换。数据接收质控管理软件是整个实验场观测数据和产品数据的统一管理平台，承担着数据接收、存储管理、统一访问和共享分发的职责。本软件与数据接收质控管理软件之间的数据流转包括数据输入和数据输出两个方向。</w:t>
      </w:r>
    </w:p>
    <w:p w14:paraId="74F64A2B">
      <w:pPr>
        <w:pStyle w:val="113"/>
        <w:numPr>
          <w:ilvl w:val="0"/>
          <w:numId w:val="12"/>
        </w:numPr>
      </w:pPr>
      <w:r>
        <w:t>数据输入方向（数据接收质控管理软件→本软件）</w:t>
      </w:r>
    </w:p>
    <w:p w14:paraId="278848A9">
      <w:pPr>
        <w:ind w:firstLine="480"/>
      </w:pPr>
      <w:r>
        <w:t>数据接收质控管理软件将以下数据通过Pulsar消息队列和对象存储（S3协议）推送至本软件：</w:t>
      </w:r>
    </w:p>
    <w:p w14:paraId="32584ABF">
      <w:pPr>
        <w:ind w:firstLine="482"/>
      </w:pPr>
      <w:r>
        <w:rPr>
          <w:b/>
          <w:bCs/>
        </w:rPr>
        <w:t>光学原始影像</w:t>
      </w:r>
      <w:r>
        <w:t>（GeoTIFF格式）：供地面站数据预处理与分析子系统进行影像预处理，以及供地震灾害损失与影响快速评估子系统进行震后地表破坏解译。</w:t>
      </w:r>
    </w:p>
    <w:p w14:paraId="00384294">
      <w:pPr>
        <w:ind w:firstLine="482"/>
      </w:pPr>
      <w:r>
        <w:rPr>
          <w:b/>
          <w:bCs/>
        </w:rPr>
        <w:t>热红外遥感数据</w:t>
      </w:r>
      <w:r>
        <w:t>（NetCDF/HDF格式）：供地震中短期宏观异常监测子系统进行热异常检测与相关性分析。</w:t>
      </w:r>
    </w:p>
    <w:p w14:paraId="095EDC4B">
      <w:pPr>
        <w:ind w:firstLine="482"/>
      </w:pPr>
      <w:r>
        <w:rPr>
          <w:b/>
          <w:bCs/>
        </w:rPr>
        <w:t>气象辅助数据</w:t>
      </w:r>
      <w:r>
        <w:t>（GRIB/CSV格式）：供地震中短期宏观异常监测子系统排除气候干扰因素。</w:t>
      </w:r>
    </w:p>
    <w:p w14:paraId="1735E964">
      <w:pPr>
        <w:ind w:firstLine="482"/>
      </w:pPr>
      <w:r>
        <w:rPr>
          <w:b/>
          <w:bCs/>
        </w:rPr>
        <w:t>InSAR预处理成果</w:t>
      </w:r>
      <w:r>
        <w:t>（区域平均速率场、相干图、总位移场等）：供地震风险区域监测子系统进行准三维形变分析和隐患区识别。</w:t>
      </w:r>
    </w:p>
    <w:p w14:paraId="0A474F67">
      <w:pPr>
        <w:ind w:firstLine="482"/>
      </w:pPr>
      <w:r>
        <w:rPr>
          <w:b/>
          <w:bCs/>
        </w:rPr>
        <w:t>人口/经济/房屋抗震等承灾体数据</w:t>
      </w:r>
      <w:r>
        <w:t>（JSON/CSV格式）：供地震灾害损失与影响快速评估子系统进行人员伤亡估算、经济损失评估和建筑物易损性分析。</w:t>
      </w:r>
    </w:p>
    <w:p w14:paraId="6CBDE1D8">
      <w:pPr>
        <w:ind w:firstLine="482"/>
      </w:pPr>
      <w:r>
        <w:rPr>
          <w:b/>
          <w:bCs/>
        </w:rPr>
        <w:t>地震三要素实时通知</w:t>
      </w:r>
      <w:r>
        <w:t>（JSON格式，含发震时刻、震中经纬度、震级、震源深度）：触发地震灾害损失与影响快速评估子系统启动评估流程。</w:t>
      </w:r>
    </w:p>
    <w:p w14:paraId="4B8DFF3C">
      <w:pPr>
        <w:ind w:firstLine="480"/>
      </w:pPr>
      <w:r>
        <w:t>数据输入过程采用异步消息驱动模式：数据接收质控管理软件将数据文件推送至对象存储后，通过Pulsar消息队列发送数据就绪事件（含数据路径、数据类型、采集时间、空间范围等元信息）；本软件各子系统订阅相关Topic，接收事件后从对象存储拉取数据文件进行处理。该模式实现了数据生产与消费的解耦，支持断点续传，确保大文件可靠传输。</w:t>
      </w:r>
    </w:p>
    <w:p w14:paraId="21858846">
      <w:pPr>
        <w:pStyle w:val="113"/>
      </w:pPr>
      <w:r>
        <w:t>数据输出方向（本软件→数据接收质控管理软件）</w:t>
      </w:r>
    </w:p>
    <w:p w14:paraId="1AC9B95A">
      <w:pPr>
        <w:ind w:firstLine="480"/>
      </w:pPr>
      <w:r>
        <w:t>本软件各子系统产出的成果数据通过Pulsar消息队列和对象存储回传至数据接收质控管理软件，由数据接收质控管理软件进行统一归档管理，并通过统一数据共享服务向平台其他标段和外部用户提供标准化数据访问。回传的成果数据包括：</w:t>
      </w:r>
    </w:p>
    <w:p w14:paraId="47D875F4">
      <w:pPr>
        <w:ind w:firstLine="482"/>
      </w:pPr>
      <w:r>
        <w:rPr>
          <w:b/>
          <w:bCs/>
        </w:rPr>
        <w:t>标准化遥感产品</w:t>
      </w:r>
      <w:r>
        <w:t>（正射影像、镶嵌图等GeoTIFF格式）</w:t>
      </w:r>
    </w:p>
    <w:p w14:paraId="5631FDB0">
      <w:pPr>
        <w:ind w:firstLine="482"/>
      </w:pPr>
      <w:r>
        <w:rPr>
          <w:b/>
          <w:bCs/>
        </w:rPr>
        <w:t>地表准三维形变场成果</w:t>
      </w:r>
      <w:r>
        <w:t>（Shapefile格式）</w:t>
      </w:r>
    </w:p>
    <w:p w14:paraId="56DE1FEE">
      <w:pPr>
        <w:ind w:firstLine="482"/>
      </w:pPr>
      <w:r>
        <w:rPr>
          <w:b/>
          <w:bCs/>
        </w:rPr>
        <w:t>地质灾害隐患区图斑</w:t>
      </w:r>
      <w:r>
        <w:t>（Shapefile/GeoJSON格式）</w:t>
      </w:r>
    </w:p>
    <w:p w14:paraId="227BC2E2">
      <w:pPr>
        <w:ind w:firstLine="482"/>
      </w:pPr>
      <w:r>
        <w:rPr>
          <w:b/>
          <w:bCs/>
        </w:rPr>
        <w:t>地震宏观异常检测结果</w:t>
      </w:r>
      <w:r>
        <w:t>（Shapefile/GeoJSON+JSON+PDF格式）</w:t>
      </w:r>
    </w:p>
    <w:p w14:paraId="00F00E47">
      <w:pPr>
        <w:ind w:firstLine="482"/>
      </w:pPr>
      <w:r>
        <w:rPr>
          <w:b/>
          <w:bCs/>
        </w:rPr>
        <w:t>地震灾害损失评估报告</w:t>
      </w:r>
      <w:r>
        <w:t>（简报</w:t>
      </w:r>
      <w:r>
        <w:rPr>
          <w:rFonts w:hint="eastAsia"/>
        </w:rPr>
        <w:t>Word/</w:t>
      </w:r>
      <w:r>
        <w:t>PDF、专报</w:t>
      </w:r>
      <w:r>
        <w:rPr>
          <w:rFonts w:hint="eastAsia"/>
        </w:rPr>
        <w:t>Word/</w:t>
      </w:r>
      <w:r>
        <w:t>PDF/Excel、详细报告</w:t>
      </w:r>
      <w:r>
        <w:rPr>
          <w:rFonts w:hint="eastAsia"/>
        </w:rPr>
        <w:t>Word/</w:t>
      </w:r>
      <w:r>
        <w:t>PDF/Excel）</w:t>
      </w:r>
    </w:p>
    <w:p w14:paraId="146079C9">
      <w:pPr>
        <w:ind w:firstLine="482"/>
      </w:pPr>
      <w:r>
        <w:rPr>
          <w:b/>
          <w:bCs/>
        </w:rPr>
        <w:t>防灾减灾专题图</w:t>
      </w:r>
      <w:r>
        <w:t>（PNG/GeoTIFF格式）</w:t>
      </w:r>
    </w:p>
    <w:p w14:paraId="542CCC24">
      <w:pPr>
        <w:ind w:firstLine="480"/>
      </w:pPr>
      <w:r>
        <w:t>数据输出过程同样采用异步消息模式：本软件将成果文件上传至对象存储，通过RESTfulAPI提交产品元数据（产品ID、产品类型、数据级别、存储路径等），同时通过Pulsar发送就绪通知。数据接收质控管理软件订阅相关Topic，接收通知后从对象存储拉取成果数据进行统一入库管理。</w:t>
      </w:r>
    </w:p>
    <w:p w14:paraId="55A0684A">
      <w:pPr>
        <w:ind w:firstLine="480"/>
      </w:pPr>
      <w:r>
        <w:t>上述数据流转的接口协议、数据格式和交互规范详见本设计文档第4.4节“系统集成关系”中的外部接口设计和内部接口设计。</w:t>
      </w:r>
    </w:p>
    <w:p w14:paraId="05CDD3ED">
      <w:pPr>
        <w:pStyle w:val="5"/>
      </w:pPr>
      <w:bookmarkStart w:id="72" w:name="_Toc235752413"/>
      <w:bookmarkStart w:id="73" w:name="_Toc240550082"/>
      <w:r>
        <w:t>本软件内部各子系统间的数据流转</w:t>
      </w:r>
      <w:bookmarkEnd w:id="72"/>
      <w:bookmarkEnd w:id="73"/>
    </w:p>
    <w:p w14:paraId="4447D3EF">
      <w:pPr>
        <w:ind w:firstLine="480"/>
      </w:pPr>
      <w:r>
        <w:t>本软件内部六个子系统之间的数据流转以地震数据灾备与大数据管理子系统为数据中枢，形成“数据汇聚→存储管理→分发使用→成果回传”的闭环流转机制。各子系统不直接访问其他子系统的数据存储，所有数据交换均通过地震数据灾备与大数据管理子系统提供的统一数据访问接口进行，确保数据的统一管控与安全隔离。数据流转过程分为以下三个阶段：</w:t>
      </w:r>
    </w:p>
    <w:p w14:paraId="129A5171">
      <w:pPr>
        <w:pStyle w:val="113"/>
        <w:numPr>
          <w:ilvl w:val="0"/>
          <w:numId w:val="11"/>
        </w:numPr>
      </w:pPr>
      <w:r>
        <w:t>数据接入与预处理阶段</w:t>
      </w:r>
    </w:p>
    <w:p w14:paraId="453318D1">
      <w:pPr>
        <w:ind w:firstLine="480"/>
      </w:pPr>
      <w:r>
        <w:t>原始遥感数据从数据接收质控管理软件接入后，首先由地震数据灾备与大数据管理子系统统一接收并存储。地面站数据预处理与分析子系统通过Pulsar消息队列订阅数据就绪事件，从对象存储拉取原始遥感数据，执行辐射定标、正射校正、镶嵌拼接、匀色、裁剪、格式转换、坐标系转换、波段组合与提取、云量检测等标准化生产操作。处理完成后，将L1-L3级标准化产品推送至地震数据灾备与大数据管理子系统，由该子系统统一进行元数据提取、编目索引和分级存储。该阶段产出的标准化遥感产品是本软件后续所有专题分析业务的数据基础。</w:t>
      </w:r>
    </w:p>
    <w:p w14:paraId="03139E98">
      <w:pPr>
        <w:ind w:firstLine="480"/>
      </w:pPr>
    </w:p>
    <w:p w14:paraId="02EC0193">
      <w:pPr>
        <w:ind w:firstLine="480"/>
      </w:pPr>
    </w:p>
    <w:p w14:paraId="544BEFAD">
      <w:pPr>
        <w:pStyle w:val="113"/>
      </w:pPr>
      <w:r>
        <w:t>专题分析与产品产出阶段</w:t>
      </w:r>
    </w:p>
    <w:p w14:paraId="0036B351">
      <w:pPr>
        <w:ind w:firstLine="480"/>
      </w:pPr>
      <w:r>
        <w:t>标准化遥感产品就绪后，地震数据灾备与大数据管理子系统向各专题分析子系统分发数据：</w:t>
      </w:r>
    </w:p>
    <w:p w14:paraId="4D89DA61">
      <w:pPr>
        <w:ind w:firstLine="482"/>
      </w:pPr>
      <w:r>
        <w:rPr>
          <w:b/>
          <w:bCs/>
        </w:rPr>
        <w:t>地震风险区域监测子系统</w:t>
      </w:r>
      <w:r>
        <w:t>获取InSAR预处理成果（含区域InSAR平均速率场、平均相干图、总位移场等），执行差分/时序多源融合三维解算，将雷达视线方向形变结果转换为地表准三维形变结果，进而通过形变速率阈值设定、空间聚类分析自动识别地质灾害隐患区。分析完成后，将地表准三维形变场和隐患区图斑回传至地震数据灾备与大数据管理子系统。</w:t>
      </w:r>
    </w:p>
    <w:p w14:paraId="3C8B9EAC">
      <w:pPr>
        <w:ind w:firstLine="482"/>
      </w:pPr>
      <w:r>
        <w:rPr>
          <w:b/>
          <w:bCs/>
        </w:rPr>
        <w:t>地震中短期宏观异常监测子系统</w:t>
      </w:r>
      <w:r>
        <w:t>获取热红外遥感数据、气象辅助数据和DEM数据，执行热异常检测、时空特征提取、气候干扰排除和地震相关性分析，识别与地震相关的有效热异常。分析完成后，将异常检测结果（含异常区域矢量边界、特征参数JSON、检测报告PDF）回传至地震数据灾备与大数据管理子系统。</w:t>
      </w:r>
    </w:p>
    <w:p w14:paraId="5352EFC5">
      <w:pPr>
        <w:ind w:firstLine="482"/>
      </w:pPr>
      <w:r>
        <w:rPr>
          <w:b/>
          <w:bCs/>
        </w:rPr>
        <w:t>地震灾害损失与影响快速评估子系统</w:t>
      </w:r>
      <w:r>
        <w:t>通过订阅地震三要素实时通知触发评估流程，从地震数据灾备与大数据管理子系统获取光学遥感预处理成果、宏观异常检测结果、承灾体基础信息（人口分布、经济分布、房屋抗震系数），综合开展影响范围评估、人员伤亡估算、经济损失评估、道路损毁评估和次生灾害风险评估。评估完成后，将简报、专报和详细报告回传至地震数据灾备与大数据管理子系统。</w:t>
      </w:r>
    </w:p>
    <w:p w14:paraId="2FC536C1">
      <w:pPr>
        <w:pStyle w:val="113"/>
      </w:pPr>
      <w:r>
        <w:t>可视化展示阶段</w:t>
      </w:r>
    </w:p>
    <w:p w14:paraId="3BD249F4">
      <w:pPr>
        <w:ind w:firstLine="480"/>
      </w:pPr>
      <w:r>
        <w:t>防灾减灾产品制图及展示子系统从地震数据灾备与大数据管理子系统获取各业务子系统产出的成果数据（标准化遥感影像、形变场、隐患图斑、异常检测结果、评估报告等），执行专题图制作、多维度数据融合和三维场景可视化展示。专题图制作完成后回传至地震数据灾备与大数据管理子系统，供数据接收质控管理软件统一发布共享。</w:t>
      </w:r>
    </w:p>
    <w:p w14:paraId="0D6BE631">
      <w:pPr>
        <w:pStyle w:val="59"/>
      </w:pPr>
      <w:r>
        <w:drawing>
          <wp:inline distT="0" distB="0" distL="0" distR="0">
            <wp:extent cx="4904105" cy="7524750"/>
            <wp:effectExtent l="0" t="0" r="0" b="0"/>
            <wp:docPr id="7581553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55312" name="图片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917324" cy="7544426"/>
                    </a:xfrm>
                    <a:prstGeom prst="rect">
                      <a:avLst/>
                    </a:prstGeom>
                    <a:noFill/>
                    <a:ln>
                      <a:noFill/>
                    </a:ln>
                  </pic:spPr>
                </pic:pic>
              </a:graphicData>
            </a:graphic>
          </wp:inline>
        </w:drawing>
      </w:r>
    </w:p>
    <w:p w14:paraId="7F6AA363">
      <w:pPr>
        <w:pStyle w:val="110"/>
        <w:rPr>
          <w:rFonts w:hint="eastAsia"/>
        </w:rPr>
      </w:pPr>
      <w:bookmarkStart w:id="74" w:name="_Toc240550003"/>
      <w:r>
        <w:t>图</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rPr>
          <w:rFonts w:hint="eastAsia"/>
        </w:rPr>
        <w:t>3</w:t>
      </w:r>
      <w:r>
        <w:fldChar w:fldCharType="end"/>
      </w:r>
      <w:r>
        <w:rPr>
          <w:rFonts w:hint="eastAsia"/>
        </w:rPr>
        <w:t>卫星遥感软件数据流程图</w:t>
      </w:r>
      <w:bookmarkEnd w:id="74"/>
    </w:p>
    <w:p w14:paraId="390B1902">
      <w:pPr>
        <w:ind w:firstLine="480"/>
        <w:sectPr>
          <w:footerReference r:id="rId16" w:type="default"/>
          <w:pgSz w:w="11906" w:h="16838"/>
          <w:pgMar w:top="2041" w:right="1588" w:bottom="1871" w:left="1588" w:header="567" w:footer="850" w:gutter="0"/>
          <w:cols w:space="425" w:num="1"/>
          <w:docGrid w:linePitch="326" w:charSpace="0"/>
        </w:sectPr>
      </w:pPr>
    </w:p>
    <w:p w14:paraId="79CB27EE">
      <w:pPr>
        <w:pStyle w:val="5"/>
        <w:rPr>
          <w:snapToGrid w:val="0"/>
        </w:rPr>
      </w:pPr>
      <w:bookmarkStart w:id="75" w:name="_Toc1616260585"/>
      <w:bookmarkStart w:id="76" w:name="_Toc240550083"/>
      <w:bookmarkStart w:id="77" w:name="_Toc219910119"/>
      <w:r>
        <w:rPr>
          <w:rFonts w:hint="eastAsia"/>
          <w:snapToGrid w:val="0"/>
        </w:rPr>
        <w:t>主共享节点数据分级存储与处理</w:t>
      </w:r>
      <w:bookmarkEnd w:id="75"/>
      <w:bookmarkEnd w:id="76"/>
      <w:bookmarkEnd w:id="77"/>
    </w:p>
    <w:p w14:paraId="01C7DD3C">
      <w:pPr>
        <w:ind w:firstLine="480"/>
      </w:pPr>
      <w:r>
        <w:rPr>
          <w:rFonts w:hint="eastAsia"/>
        </w:rPr>
        <w:t>在主共享节点内部，依据数据访问频率、保留周期和应用场景，实行</w:t>
      </w:r>
      <w:r>
        <w:t>“</w:t>
      </w:r>
      <w:r>
        <w:rPr>
          <w:rFonts w:hint="eastAsia"/>
        </w:rPr>
        <w:t>热</w:t>
      </w:r>
      <w:r>
        <w:t>—</w:t>
      </w:r>
      <w:r>
        <w:rPr>
          <w:rFonts w:hint="eastAsia"/>
        </w:rPr>
        <w:t>温</w:t>
      </w:r>
      <w:r>
        <w:t>—</w:t>
      </w:r>
      <w:r>
        <w:rPr>
          <w:rFonts w:hint="eastAsia"/>
        </w:rPr>
        <w:t>冷</w:t>
      </w:r>
      <w:r>
        <w:t>”</w:t>
      </w:r>
      <w:r>
        <w:rPr>
          <w:rFonts w:hint="eastAsia"/>
        </w:rPr>
        <w:t>三级存储管理机制（见下图），确保高效利用存储资源并保障服务质量。</w:t>
      </w:r>
    </w:p>
    <w:p w14:paraId="6B7EFF5E">
      <w:pPr>
        <w:pStyle w:val="59"/>
      </w:pPr>
      <w:r>
        <w:drawing>
          <wp:inline distT="0" distB="0" distL="114300" distR="114300">
            <wp:extent cx="8849360" cy="22669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0"/>
                    <a:stretch>
                      <a:fillRect/>
                    </a:stretch>
                  </pic:blipFill>
                  <pic:spPr>
                    <a:xfrm>
                      <a:off x="0" y="0"/>
                      <a:ext cx="8854052" cy="2268413"/>
                    </a:xfrm>
                    <a:prstGeom prst="rect">
                      <a:avLst/>
                    </a:prstGeom>
                  </pic:spPr>
                </pic:pic>
              </a:graphicData>
            </a:graphic>
          </wp:inline>
        </w:drawing>
      </w:r>
    </w:p>
    <w:p w14:paraId="02179850">
      <w:pPr>
        <w:pStyle w:val="110"/>
        <w:rPr>
          <w:rFonts w:hint="eastAsia"/>
        </w:rPr>
      </w:pPr>
      <w:bookmarkStart w:id="78" w:name="_Toc240550004"/>
      <w:bookmarkStart w:id="79" w:name="_Toc219910215"/>
      <w:r>
        <w:t>图</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rPr>
          <w:rFonts w:hint="eastAsia"/>
        </w:rPr>
        <w:t>4</w:t>
      </w:r>
      <w:r>
        <w:fldChar w:fldCharType="end"/>
      </w:r>
      <w:r>
        <w:t>数据分级存储流转图</w:t>
      </w:r>
      <w:bookmarkEnd w:id="78"/>
      <w:bookmarkEnd w:id="79"/>
    </w:p>
    <w:p w14:paraId="5E3AF37A">
      <w:pPr>
        <w:ind w:firstLine="199" w:firstLineChars="83"/>
        <w:sectPr>
          <w:footerReference r:id="rId17" w:type="default"/>
          <w:pgSz w:w="16838" w:h="11906" w:orient="landscape"/>
          <w:pgMar w:top="1797" w:right="1440" w:bottom="1797" w:left="1440" w:header="567" w:footer="850" w:gutter="0"/>
          <w:cols w:space="425" w:num="1"/>
          <w:docGrid w:type="lines" w:linePitch="326" w:charSpace="0"/>
        </w:sectPr>
      </w:pPr>
    </w:p>
    <w:p w14:paraId="169B74EE">
      <w:pPr>
        <w:ind w:firstLine="480"/>
        <w:jc w:val="both"/>
      </w:pPr>
      <w:r>
        <w:rPr>
          <w:rFonts w:hint="eastAsia"/>
        </w:rPr>
        <w:t>（1）缓存区（热存储）</w:t>
      </w:r>
    </w:p>
    <w:p w14:paraId="64E17E43">
      <w:pPr>
        <w:ind w:firstLine="480"/>
        <w:jc w:val="both"/>
      </w:pPr>
      <w:r>
        <w:rPr>
          <w:rFonts w:hint="eastAsia"/>
        </w:rPr>
        <w:t>新到达的原始观测数据首先进入缓存区，进行分钟级实时清洗、格式标准化与初步质量评估。该区域支持低延迟读写操作，服务于实时地震预警、快速定位等时效性强的应用。</w:t>
      </w:r>
    </w:p>
    <w:p w14:paraId="39B5CC32">
      <w:pPr>
        <w:ind w:firstLine="480"/>
        <w:jc w:val="both"/>
      </w:pPr>
      <w:r>
        <w:rPr>
          <w:rFonts w:hint="eastAsia"/>
        </w:rPr>
        <w:t>（2）暂存区（温存储）</w:t>
      </w:r>
    </w:p>
    <w:p w14:paraId="0E677DAC">
      <w:pPr>
        <w:ind w:firstLine="480"/>
        <w:jc w:val="both"/>
      </w:pPr>
      <w:r>
        <w:rPr>
          <w:rFonts w:hint="eastAsia"/>
        </w:rPr>
        <w:t>经过初步处理的数据转入暂存区，保留时间为数天至数周，支持近实时的专业处理任务、事件触发式分析及短期数据共享服务。</w:t>
      </w:r>
    </w:p>
    <w:p w14:paraId="334CEB5A">
      <w:pPr>
        <w:ind w:firstLine="480"/>
        <w:jc w:val="both"/>
      </w:pPr>
      <w:r>
        <w:rPr>
          <w:rFonts w:hint="eastAsia"/>
        </w:rPr>
        <w:t>（3）永久存储区（冷存储）</w:t>
      </w:r>
    </w:p>
    <w:p w14:paraId="28EDBA8E">
      <w:pPr>
        <w:ind w:firstLine="480"/>
        <w:jc w:val="both"/>
      </w:pPr>
      <w:r>
        <w:rPr>
          <w:rFonts w:hint="eastAsia"/>
        </w:rPr>
        <w:t>需长期保存的数据经归档流程迁移至此，用于历史数据回溯、成果发布、模型训练与长期趋势分析。归档内容包括标准化观测数据集、GNSS解算产品、RTCM校正数据、地震目录元数据、质量评估报告等。</w:t>
      </w:r>
    </w:p>
    <w:p w14:paraId="431AB1C7">
      <w:pPr>
        <w:ind w:firstLine="480"/>
        <w:jc w:val="both"/>
      </w:pPr>
      <w:r>
        <w:rPr>
          <w:rFonts w:hint="eastAsia"/>
        </w:rPr>
        <w:t>此外，系统支持通过SDK接口、实时数据转发服务（如Seedlink）、定时/触发抽取等方式对外提供数据访问，满足不同平台的数据使用需求。</w:t>
      </w:r>
    </w:p>
    <w:p w14:paraId="7222F11D">
      <w:pPr>
        <w:pStyle w:val="4"/>
      </w:pPr>
      <w:bookmarkStart w:id="80" w:name="_Toc29778"/>
      <w:bookmarkStart w:id="81" w:name="_Toc220368468"/>
      <w:bookmarkStart w:id="82" w:name="_Toc14112"/>
      <w:bookmarkStart w:id="83" w:name="_Toc240550084"/>
      <w:r>
        <w:t>数据体系设计（</w:t>
      </w:r>
      <w:r>
        <w:rPr>
          <w:rFonts w:hint="eastAsia"/>
        </w:rPr>
        <w:t>SYC-</w:t>
      </w:r>
      <w:r>
        <w:t>WXYG-SJTX）</w:t>
      </w:r>
      <w:bookmarkEnd w:id="80"/>
      <w:bookmarkEnd w:id="81"/>
      <w:bookmarkEnd w:id="82"/>
      <w:bookmarkEnd w:id="83"/>
    </w:p>
    <w:p w14:paraId="4188CCDD">
      <w:pPr>
        <w:ind w:firstLine="480"/>
        <w:jc w:val="both"/>
      </w:pPr>
      <w:r>
        <w:rPr>
          <w:rFonts w:hint="eastAsia"/>
        </w:rPr>
        <w:t>数据体系设计围绕卫星遥感软件多源数据全生命周期管理需求，构建标准化、可追溯、高可用的数据管理体系，核心涵盖三大核心内容：一是元数据设计，按数据类型、子系统归属、生命周期阶段划分元数据类别，明确各级元数据定义与管理规则；二是数据存储设计，通过逻辑分区实现不同类型、不同访问频率数据的差异化存储，保障存储效率与数据安全；三是数据概念模型设计，梳理核心数据实体及关联关系，为数据结构化管理提供基础。本节通过明确元数据分类、存储架构及概念模型，支撑软件数据的接入、处理、分析、存储、共享全流程规范化管理。</w:t>
      </w:r>
    </w:p>
    <w:p w14:paraId="38280058">
      <w:pPr>
        <w:pStyle w:val="5"/>
      </w:pPr>
      <w:bookmarkStart w:id="84" w:name="_Toc11383"/>
      <w:bookmarkStart w:id="85" w:name="_Toc240550085"/>
      <w:bookmarkStart w:id="86" w:name="_Toc220368469"/>
      <w:bookmarkStart w:id="87" w:name="_Toc25460"/>
      <w:r>
        <w:rPr>
          <w:rFonts w:hint="eastAsia"/>
        </w:rPr>
        <w:t>元数据设计决策（SYC-</w:t>
      </w:r>
      <w:r>
        <w:t>WXYG-SJTX-YSJ</w:t>
      </w:r>
      <w:r>
        <w:rPr>
          <w:rFonts w:hint="eastAsia"/>
        </w:rPr>
        <w:t>）</w:t>
      </w:r>
      <w:bookmarkEnd w:id="84"/>
      <w:bookmarkEnd w:id="85"/>
      <w:bookmarkEnd w:id="86"/>
      <w:bookmarkEnd w:id="87"/>
    </w:p>
    <w:p w14:paraId="71A20370">
      <w:pPr>
        <w:ind w:firstLine="480"/>
        <w:jc w:val="both"/>
      </w:pPr>
      <w:r>
        <w:rPr>
          <w:rFonts w:hint="eastAsia"/>
        </w:rPr>
        <w:t>本软件的元数据设计遵循总册第3.7.1节“元数据设计决策”定义的三级分类框架（业务元数据、技术元数据、操作元数据三大类，共计13个二级分类），在此基础上，结合卫星遥感软件“多源遥感数据处理→地震宏观异常识别→灾害监测评估→成果服务共享”的业务链条特点，对各类元数据在本软件范围内的具体内涵进行细化定义。</w:t>
      </w:r>
    </w:p>
    <w:p w14:paraId="6F6AC6DC">
      <w:pPr>
        <w:ind w:firstLine="480"/>
        <w:jc w:val="both"/>
      </w:pPr>
      <w:r>
        <w:rPr>
          <w:rFonts w:hint="eastAsia"/>
        </w:rPr>
        <w:t>业务元数据描述数据的科学语义和业务背景，服务于科研人员、数据管理人员和业务审批者对数据的理解、发现与使用。本软件涉及的业务元数据包括以下子类：卫星数据源元数据，描述遥感数据的来源卫星和传感器信息，包括卫星名称、传感器类型、轨道号、空间分辨率、时间分辨率、数据级别、数据质量等级等，该类元数据由数据接收质控管理软件在数据接入时自动提取并同步至本软件；产品定义元数据，描述本软件各子系统产出成果的科学含义和业务属性，包括产品类型、产品名称、产品版本、处理算法名称与版本、数据责任人、适用场景说明等，支撑产品的分类管理、质量追溯和适用性判断；专题数据主题/事件元数据，标识专题数据所属的特定地震事件或科研主题，作为专题数据组织、检索和聚合的核心标识。</w:t>
      </w:r>
    </w:p>
    <w:p w14:paraId="6E5BEAC4">
      <w:pPr>
        <w:ind w:firstLine="480"/>
        <w:jc w:val="both"/>
      </w:pPr>
      <w:r>
        <w:rPr>
          <w:rFonts w:hint="eastAsia"/>
        </w:rPr>
        <w:t>技术元数据定义数据的格式、结构、存储方式及处理接口，支撑系统开发、集成与自动化处理。本软件涉及的技术元数据包括以下子类：数据格式与结构元数据，定义各类数据文件的格式规范，包括GeoTIFF的坐标参考系（统一为CGCS2000）、波段组织方式，Shapefile/GeoJSON的属性字段定义，NetCDF/HDF的维度定义和变量说明，JSON的Schema结构等；存储与访问技术元数据，描述数据在存储系统中的物理位置和访问方式，包括对象存储路径、存储分区标识、数据大小、校验和、访问协议等；算法与算子技术元数据，描述本软件各处理算法和算子的技术属性，包括算法名称、版本号、编程语言、依赖环境、容器镜像地址、输入输出参数定义、资源需求等，该类元数据支撑流程编排和任务调度的自动化执行。</w:t>
      </w:r>
    </w:p>
    <w:p w14:paraId="574A635A">
      <w:pPr>
        <w:ind w:firstLine="480"/>
        <w:jc w:val="both"/>
      </w:pPr>
      <w:r>
        <w:rPr>
          <w:rFonts w:hint="eastAsia"/>
        </w:rPr>
        <w:t>操作元数据记录数据和系统运行过程中的状态与行为，用于运维监控、审计与故障追溯。本软件涉及的操作元数据包括以下子类：数据接入与处理状态元数据，记录各批次数据的接入时间、数据量、完整性校验结果、处理任务ID、处理状态、错误码等，支撑数据质量追溯和处理进度监控；数据质量操作元数据，记录各处理环节的质量评估结果，包括辐射定标精度、正射校正几何精度、云检测准确率、InSAR形变监测精度、热异常检测置信度、灾害评估模型误差范围等；用户与权限操作元数据，记录用户对本软件各功能模块的访问和操作行为，包括用户账号、操作类型、操作模块、操作内容摘要、操作时间、来源IP、操作结果等，该类元数据支撑安全审计和操作追溯。</w:t>
      </w:r>
    </w:p>
    <w:p w14:paraId="5BD2612A">
      <w:pPr>
        <w:ind w:firstLine="480"/>
        <w:jc w:val="both"/>
      </w:pPr>
      <w:r>
        <w:rPr>
          <w:rFonts w:hint="eastAsia"/>
        </w:rPr>
        <w:t>本软件元数据按业务归属进一步划分为原始输入数据和成果输出数据两大类，共计13类核心元数据实体，覆盖数据全生命周期的各关键环节，具体如下表所示：。</w:t>
      </w:r>
    </w:p>
    <w:p w14:paraId="30E6708F">
      <w:pPr>
        <w:pStyle w:val="106"/>
        <w:rPr>
          <w:rFonts w:hint="eastAsia"/>
        </w:rPr>
      </w:pPr>
      <w:bookmarkStart w:id="88" w:name="_Toc240549916"/>
      <w:r>
        <w:t>表</w:t>
      </w:r>
      <w:r>
        <w:fldChar w:fldCharType="begin"/>
      </w:r>
      <w:r>
        <w:instrText xml:space="preserve"> STYLEREF 1 \s </w:instrText>
      </w:r>
      <w:r>
        <w:rPr>
          <w:rFonts w:hint="eastAsia"/>
        </w:rPr>
        <w:fldChar w:fldCharType="separate"/>
      </w:r>
      <w:r>
        <w:rPr>
          <w:rFonts w:hint="eastAsia"/>
        </w:rPr>
        <w:t>3</w:t>
      </w:r>
      <w:r>
        <w:fldChar w:fldCharType="end"/>
      </w:r>
      <w:r>
        <w:t>-</w:t>
      </w:r>
      <w:r>
        <w:fldChar w:fldCharType="begin"/>
      </w:r>
      <w:r>
        <w:instrText xml:space="preserve"> SEQ 表 \* ARABIC \s 1 </w:instrText>
      </w:r>
      <w:r>
        <w:rPr>
          <w:rFonts w:hint="eastAsia"/>
        </w:rPr>
        <w:fldChar w:fldCharType="separate"/>
      </w:r>
      <w:r>
        <w:rPr>
          <w:rFonts w:hint="eastAsia"/>
        </w:rPr>
        <w:t>2</w:t>
      </w:r>
      <w:r>
        <w:fldChar w:fldCharType="end"/>
      </w:r>
      <w:r>
        <w:t>元数据二级分类信息表</w:t>
      </w:r>
      <w:bookmarkEnd w:id="88"/>
    </w:p>
    <w:tbl>
      <w:tblPr>
        <w:tblStyle w:val="39"/>
        <w:tblW w:w="51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1271"/>
        <w:gridCol w:w="1427"/>
        <w:gridCol w:w="2594"/>
        <w:gridCol w:w="2807"/>
      </w:tblGrid>
      <w:tr w14:paraId="4FA8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0" w:type="pct"/>
            <w:shd w:val="clear" w:color="auto" w:fill="D7D7D7"/>
            <w:noWrap/>
            <w:vAlign w:val="center"/>
          </w:tcPr>
          <w:p w14:paraId="1378F1CC">
            <w:pPr>
              <w:pStyle w:val="57"/>
            </w:pPr>
            <w:r>
              <w:rPr>
                <w:rFonts w:hint="eastAsia"/>
              </w:rPr>
              <w:t>序号</w:t>
            </w:r>
          </w:p>
        </w:tc>
        <w:tc>
          <w:tcPr>
            <w:tcW w:w="711" w:type="pct"/>
            <w:shd w:val="clear" w:color="auto" w:fill="D7D7D7"/>
            <w:noWrap/>
            <w:vAlign w:val="center"/>
          </w:tcPr>
          <w:p w14:paraId="21E0DC67">
            <w:pPr>
              <w:pStyle w:val="57"/>
            </w:pPr>
            <w:r>
              <w:rPr>
                <w:rFonts w:hint="eastAsia"/>
              </w:rPr>
              <w:t>一级分类</w:t>
            </w:r>
          </w:p>
        </w:tc>
        <w:tc>
          <w:tcPr>
            <w:tcW w:w="798" w:type="pct"/>
            <w:shd w:val="clear" w:color="auto" w:fill="D7D7D7"/>
            <w:noWrap/>
            <w:vAlign w:val="center"/>
          </w:tcPr>
          <w:p w14:paraId="4A742539">
            <w:pPr>
              <w:pStyle w:val="57"/>
            </w:pPr>
            <w:r>
              <w:rPr>
                <w:rFonts w:hint="eastAsia"/>
              </w:rPr>
              <w:t>元数据类型</w:t>
            </w:r>
          </w:p>
        </w:tc>
        <w:tc>
          <w:tcPr>
            <w:tcW w:w="1451" w:type="pct"/>
            <w:shd w:val="clear" w:color="auto" w:fill="D7D7D7"/>
            <w:noWrap/>
            <w:vAlign w:val="center"/>
          </w:tcPr>
          <w:p w14:paraId="64C4D252">
            <w:pPr>
              <w:pStyle w:val="57"/>
            </w:pPr>
            <w:r>
              <w:rPr>
                <w:rFonts w:hint="eastAsia"/>
              </w:rPr>
              <w:t>二级分类</w:t>
            </w:r>
          </w:p>
        </w:tc>
        <w:tc>
          <w:tcPr>
            <w:tcW w:w="1570" w:type="pct"/>
            <w:shd w:val="clear" w:color="auto" w:fill="D7D7D7"/>
            <w:vAlign w:val="center"/>
          </w:tcPr>
          <w:p w14:paraId="6DC59317">
            <w:pPr>
              <w:pStyle w:val="57"/>
            </w:pPr>
            <w:r>
              <w:rPr>
                <w:rFonts w:hint="eastAsia"/>
              </w:rPr>
              <w:t>说明</w:t>
            </w:r>
          </w:p>
        </w:tc>
      </w:tr>
      <w:tr w14:paraId="0CE1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196D4EC5">
            <w:pPr>
              <w:pStyle w:val="58"/>
            </w:pPr>
            <w:r>
              <w:rPr>
                <w:rFonts w:hint="eastAsia"/>
              </w:rPr>
              <w:t>1</w:t>
            </w:r>
          </w:p>
        </w:tc>
        <w:tc>
          <w:tcPr>
            <w:tcW w:w="711" w:type="pct"/>
            <w:vMerge w:val="restart"/>
            <w:noWrap/>
            <w:vAlign w:val="center"/>
          </w:tcPr>
          <w:p w14:paraId="11738CDF">
            <w:pPr>
              <w:pStyle w:val="58"/>
            </w:pPr>
            <w:r>
              <w:rPr>
                <w:rFonts w:hint="eastAsia"/>
              </w:rPr>
              <w:t>业务元数据</w:t>
            </w:r>
          </w:p>
        </w:tc>
        <w:tc>
          <w:tcPr>
            <w:tcW w:w="798" w:type="pct"/>
            <w:vMerge w:val="restart"/>
            <w:noWrap/>
            <w:vAlign w:val="center"/>
          </w:tcPr>
          <w:p w14:paraId="18F00E6C">
            <w:pPr>
              <w:pStyle w:val="58"/>
            </w:pPr>
            <w:r>
              <w:t>资产管理</w:t>
            </w:r>
          </w:p>
        </w:tc>
        <w:tc>
          <w:tcPr>
            <w:tcW w:w="1451" w:type="pct"/>
            <w:noWrap/>
            <w:vAlign w:val="center"/>
          </w:tcPr>
          <w:p w14:paraId="4C65FCAE">
            <w:pPr>
              <w:pStyle w:val="58"/>
            </w:pPr>
            <w:r>
              <w:rPr>
                <w:rFonts w:hint="eastAsia"/>
              </w:rPr>
              <w:t>台站与仪器业务元数据</w:t>
            </w:r>
          </w:p>
        </w:tc>
        <w:tc>
          <w:tcPr>
            <w:tcW w:w="1570" w:type="pct"/>
            <w:vAlign w:val="center"/>
          </w:tcPr>
          <w:p w14:paraId="7F9B88EE">
            <w:pPr>
              <w:pStyle w:val="58"/>
            </w:pPr>
            <w:r>
              <w:t>包括台站代码、地理位置、仪器型号、采样率、量程、灵敏度、传递函数、校准记录等，用于描述观测能力与数据物理背景。本软件通过数据接收质控管理软件获取该类元数据，不独立维护</w:t>
            </w:r>
            <w:r>
              <w:rPr>
                <w:rFonts w:hint="eastAsia"/>
              </w:rPr>
              <w:t>。</w:t>
            </w:r>
          </w:p>
        </w:tc>
      </w:tr>
      <w:tr w14:paraId="2153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3347E20D">
            <w:pPr>
              <w:pStyle w:val="58"/>
            </w:pPr>
            <w:r>
              <w:rPr>
                <w:rFonts w:hint="eastAsia"/>
              </w:rPr>
              <w:t>2</w:t>
            </w:r>
          </w:p>
        </w:tc>
        <w:tc>
          <w:tcPr>
            <w:tcW w:w="711" w:type="pct"/>
            <w:vMerge w:val="continue"/>
            <w:vAlign w:val="center"/>
          </w:tcPr>
          <w:p w14:paraId="67B7EB94">
            <w:pPr>
              <w:pStyle w:val="58"/>
            </w:pPr>
          </w:p>
        </w:tc>
        <w:tc>
          <w:tcPr>
            <w:tcW w:w="798" w:type="pct"/>
            <w:vMerge w:val="continue"/>
            <w:vAlign w:val="center"/>
          </w:tcPr>
          <w:p w14:paraId="15D58B53">
            <w:pPr>
              <w:pStyle w:val="58"/>
            </w:pPr>
          </w:p>
        </w:tc>
        <w:tc>
          <w:tcPr>
            <w:tcW w:w="1451" w:type="pct"/>
            <w:noWrap/>
            <w:vAlign w:val="center"/>
          </w:tcPr>
          <w:p w14:paraId="3C4E9A9C">
            <w:pPr>
              <w:pStyle w:val="58"/>
            </w:pPr>
            <w:r>
              <w:rPr>
                <w:rFonts w:hint="eastAsia"/>
              </w:rPr>
              <w:t>观测类型与学科元数据</w:t>
            </w:r>
          </w:p>
        </w:tc>
        <w:tc>
          <w:tcPr>
            <w:tcW w:w="1570" w:type="pct"/>
            <w:vAlign w:val="center"/>
          </w:tcPr>
          <w:p w14:paraId="2E8E3A00">
            <w:pPr>
              <w:pStyle w:val="58"/>
            </w:pPr>
            <w:r>
              <w:t>标识数据所属观测手段与学科领域，如光学、热红外、InSAR等</w:t>
            </w:r>
            <w:r>
              <w:rPr>
                <w:rFonts w:hint="eastAsia"/>
              </w:rPr>
              <w:t>。</w:t>
            </w:r>
          </w:p>
        </w:tc>
      </w:tr>
      <w:tr w14:paraId="7D22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2891AB0D">
            <w:pPr>
              <w:pStyle w:val="58"/>
            </w:pPr>
            <w:r>
              <w:rPr>
                <w:rFonts w:hint="eastAsia"/>
              </w:rPr>
              <w:t>3</w:t>
            </w:r>
          </w:p>
        </w:tc>
        <w:tc>
          <w:tcPr>
            <w:tcW w:w="711" w:type="pct"/>
            <w:vMerge w:val="continue"/>
            <w:vAlign w:val="center"/>
          </w:tcPr>
          <w:p w14:paraId="775BD6A7">
            <w:pPr>
              <w:pStyle w:val="58"/>
            </w:pPr>
          </w:p>
        </w:tc>
        <w:tc>
          <w:tcPr>
            <w:tcW w:w="798" w:type="pct"/>
            <w:vMerge w:val="continue"/>
            <w:vAlign w:val="center"/>
          </w:tcPr>
          <w:p w14:paraId="1946C912">
            <w:pPr>
              <w:pStyle w:val="58"/>
            </w:pPr>
          </w:p>
        </w:tc>
        <w:tc>
          <w:tcPr>
            <w:tcW w:w="1451" w:type="pct"/>
            <w:noWrap/>
            <w:vAlign w:val="center"/>
          </w:tcPr>
          <w:p w14:paraId="4B9C6984">
            <w:pPr>
              <w:pStyle w:val="58"/>
            </w:pPr>
            <w:r>
              <w:rPr>
                <w:rFonts w:hint="eastAsia"/>
              </w:rPr>
              <w:t>科研产品业务元数据</w:t>
            </w:r>
          </w:p>
        </w:tc>
        <w:tc>
          <w:tcPr>
            <w:tcW w:w="1570" w:type="pct"/>
            <w:vAlign w:val="center"/>
          </w:tcPr>
          <w:p w14:paraId="4A88CCB6">
            <w:pPr>
              <w:pStyle w:val="58"/>
            </w:pPr>
            <w:r>
              <w:t>描述正射影像、形变场、隐患图斑、异常检测结果、灾害评估报告等产品的科学含义、产出目标、适用场景及责任人</w:t>
            </w:r>
            <w:r>
              <w:rPr>
                <w:rFonts w:hint="eastAsia"/>
              </w:rPr>
              <w:t>。</w:t>
            </w:r>
          </w:p>
        </w:tc>
      </w:tr>
      <w:tr w14:paraId="3ED7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262C2EA0">
            <w:pPr>
              <w:pStyle w:val="58"/>
            </w:pPr>
            <w:r>
              <w:rPr>
                <w:rFonts w:hint="eastAsia"/>
              </w:rPr>
              <w:t>4</w:t>
            </w:r>
          </w:p>
        </w:tc>
        <w:tc>
          <w:tcPr>
            <w:tcW w:w="711" w:type="pct"/>
            <w:vMerge w:val="continue"/>
            <w:vAlign w:val="center"/>
          </w:tcPr>
          <w:p w14:paraId="08057596">
            <w:pPr>
              <w:pStyle w:val="58"/>
            </w:pPr>
          </w:p>
        </w:tc>
        <w:tc>
          <w:tcPr>
            <w:tcW w:w="798" w:type="pct"/>
            <w:vMerge w:val="restart"/>
            <w:vAlign w:val="center"/>
          </w:tcPr>
          <w:p w14:paraId="547CBD94">
            <w:pPr>
              <w:pStyle w:val="58"/>
            </w:pPr>
            <w:r>
              <w:t>数据资源</w:t>
            </w:r>
          </w:p>
        </w:tc>
        <w:tc>
          <w:tcPr>
            <w:tcW w:w="1451" w:type="pct"/>
            <w:noWrap/>
            <w:vAlign w:val="center"/>
          </w:tcPr>
          <w:p w14:paraId="5081B88C">
            <w:pPr>
              <w:pStyle w:val="58"/>
            </w:pPr>
            <w:r>
              <w:rPr>
                <w:rFonts w:hint="eastAsia"/>
              </w:rPr>
              <w:t>专题数据主题</w:t>
            </w:r>
            <w:r>
              <w:t>/</w:t>
            </w:r>
            <w:r>
              <w:rPr>
                <w:rFonts w:hint="eastAsia"/>
              </w:rPr>
              <w:t>事件元数据</w:t>
            </w:r>
          </w:p>
        </w:tc>
        <w:tc>
          <w:tcPr>
            <w:tcW w:w="1570" w:type="pct"/>
            <w:vAlign w:val="center"/>
          </w:tcPr>
          <w:p w14:paraId="1B91AE46">
            <w:pPr>
              <w:pStyle w:val="58"/>
            </w:pPr>
            <w:r>
              <w:rPr>
                <w:rFonts w:hint="eastAsia"/>
              </w:rPr>
              <w:t>标识数据所属的特定地震事件（如</w:t>
            </w:r>
            <w:r>
              <w:t>“2025</w:t>
            </w:r>
            <w:r>
              <w:rPr>
                <w:rFonts w:hint="eastAsia"/>
              </w:rPr>
              <w:t>年康定</w:t>
            </w:r>
            <w:r>
              <w:t>Mw6.2</w:t>
            </w:r>
            <w:r>
              <w:rPr>
                <w:rFonts w:hint="eastAsia"/>
              </w:rPr>
              <w:t>地震</w:t>
            </w:r>
            <w:r>
              <w:t>”</w:t>
            </w:r>
            <w:r>
              <w:rPr>
                <w:rFonts w:hint="eastAsia"/>
              </w:rPr>
              <w:t>）或科研主题（如</w:t>
            </w:r>
            <w:r>
              <w:t>“</w:t>
            </w:r>
            <w:r>
              <w:rPr>
                <w:rFonts w:hint="eastAsia"/>
              </w:rPr>
              <w:t>安宁河断裂闭锁研究</w:t>
            </w:r>
            <w:r>
              <w:t>”</w:t>
            </w:r>
            <w:r>
              <w:rPr>
                <w:rFonts w:hint="eastAsia"/>
              </w:rPr>
              <w:t>），作为专题组织的核心标识。</w:t>
            </w:r>
          </w:p>
        </w:tc>
      </w:tr>
      <w:tr w14:paraId="4144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6C08FC1E">
            <w:pPr>
              <w:pStyle w:val="58"/>
            </w:pPr>
            <w:r>
              <w:rPr>
                <w:rFonts w:hint="eastAsia"/>
              </w:rPr>
              <w:t>5</w:t>
            </w:r>
          </w:p>
        </w:tc>
        <w:tc>
          <w:tcPr>
            <w:tcW w:w="711" w:type="pct"/>
            <w:vMerge w:val="continue"/>
            <w:vAlign w:val="center"/>
          </w:tcPr>
          <w:p w14:paraId="2FBD075B">
            <w:pPr>
              <w:pStyle w:val="58"/>
            </w:pPr>
          </w:p>
        </w:tc>
        <w:tc>
          <w:tcPr>
            <w:tcW w:w="798" w:type="pct"/>
            <w:vMerge w:val="continue"/>
            <w:vAlign w:val="center"/>
          </w:tcPr>
          <w:p w14:paraId="01CFFCAA">
            <w:pPr>
              <w:pStyle w:val="58"/>
            </w:pPr>
          </w:p>
        </w:tc>
        <w:tc>
          <w:tcPr>
            <w:tcW w:w="1451" w:type="pct"/>
            <w:noWrap/>
            <w:vAlign w:val="center"/>
          </w:tcPr>
          <w:p w14:paraId="231CA7A1">
            <w:pPr>
              <w:pStyle w:val="58"/>
            </w:pPr>
            <w:r>
              <w:rPr>
                <w:rFonts w:hint="eastAsia"/>
              </w:rPr>
              <w:t>数据质量规则与共享策略元数据</w:t>
            </w:r>
          </w:p>
        </w:tc>
        <w:tc>
          <w:tcPr>
            <w:tcW w:w="1570" w:type="pct"/>
            <w:vAlign w:val="center"/>
          </w:tcPr>
          <w:p w14:paraId="1D5782DD">
            <w:pPr>
              <w:pStyle w:val="58"/>
            </w:pPr>
            <w:r>
              <w:rPr>
                <w:rFonts w:hint="eastAsia"/>
              </w:rPr>
              <w:t>定义质量标准、共享范围、审批流程及使用约束。</w:t>
            </w:r>
          </w:p>
        </w:tc>
      </w:tr>
      <w:tr w14:paraId="2929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6F4C926B">
            <w:pPr>
              <w:pStyle w:val="58"/>
            </w:pPr>
            <w:r>
              <w:rPr>
                <w:rFonts w:hint="eastAsia"/>
              </w:rPr>
              <w:t>6</w:t>
            </w:r>
          </w:p>
        </w:tc>
        <w:tc>
          <w:tcPr>
            <w:tcW w:w="711" w:type="pct"/>
            <w:vMerge w:val="restart"/>
            <w:vAlign w:val="center"/>
          </w:tcPr>
          <w:p w14:paraId="6799F566">
            <w:pPr>
              <w:pStyle w:val="58"/>
            </w:pPr>
            <w:r>
              <w:rPr>
                <w:rFonts w:hint="eastAsia"/>
              </w:rPr>
              <w:t>技术元数据</w:t>
            </w:r>
          </w:p>
        </w:tc>
        <w:tc>
          <w:tcPr>
            <w:tcW w:w="798" w:type="pct"/>
            <w:vMerge w:val="restart"/>
            <w:vAlign w:val="center"/>
          </w:tcPr>
          <w:p w14:paraId="186844DD">
            <w:pPr>
              <w:pStyle w:val="58"/>
            </w:pPr>
            <w:r>
              <w:t>策略配置</w:t>
            </w:r>
          </w:p>
        </w:tc>
        <w:tc>
          <w:tcPr>
            <w:tcW w:w="1451" w:type="pct"/>
            <w:noWrap/>
            <w:vAlign w:val="center"/>
          </w:tcPr>
          <w:p w14:paraId="7326A0F5">
            <w:pPr>
              <w:pStyle w:val="58"/>
            </w:pPr>
            <w:r>
              <w:rPr>
                <w:rFonts w:hint="eastAsia"/>
              </w:rPr>
              <w:t>数据格式与结构元数据</w:t>
            </w:r>
          </w:p>
        </w:tc>
        <w:tc>
          <w:tcPr>
            <w:tcW w:w="1570" w:type="pct"/>
            <w:vAlign w:val="center"/>
          </w:tcPr>
          <w:p w14:paraId="2BF9CC91">
            <w:pPr>
              <w:pStyle w:val="58"/>
            </w:pPr>
            <w:r>
              <w:t>包括GeoTIFF、Shapefile、NetCDF/HDF、JSON等格式规范、字段定义、单位、时空参考系等</w:t>
            </w:r>
            <w:r>
              <w:rPr>
                <w:rFonts w:hint="eastAsia"/>
              </w:rPr>
              <w:t>。</w:t>
            </w:r>
          </w:p>
        </w:tc>
      </w:tr>
      <w:tr w14:paraId="7EBB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3F5FC9E2">
            <w:pPr>
              <w:pStyle w:val="58"/>
            </w:pPr>
            <w:r>
              <w:rPr>
                <w:rFonts w:hint="eastAsia"/>
              </w:rPr>
              <w:t>7</w:t>
            </w:r>
          </w:p>
        </w:tc>
        <w:tc>
          <w:tcPr>
            <w:tcW w:w="711" w:type="pct"/>
            <w:vMerge w:val="continue"/>
            <w:vAlign w:val="center"/>
          </w:tcPr>
          <w:p w14:paraId="58D0C4BB">
            <w:pPr>
              <w:pStyle w:val="58"/>
            </w:pPr>
          </w:p>
        </w:tc>
        <w:tc>
          <w:tcPr>
            <w:tcW w:w="798" w:type="pct"/>
            <w:vMerge w:val="continue"/>
            <w:vAlign w:val="center"/>
          </w:tcPr>
          <w:p w14:paraId="5C182DC5">
            <w:pPr>
              <w:pStyle w:val="58"/>
            </w:pPr>
          </w:p>
        </w:tc>
        <w:tc>
          <w:tcPr>
            <w:tcW w:w="1451" w:type="pct"/>
            <w:noWrap/>
            <w:vAlign w:val="center"/>
          </w:tcPr>
          <w:p w14:paraId="26A0D7BA">
            <w:pPr>
              <w:pStyle w:val="58"/>
            </w:pPr>
            <w:r>
              <w:rPr>
                <w:rFonts w:hint="eastAsia"/>
              </w:rPr>
              <w:t>存储与访问技术元数据</w:t>
            </w:r>
          </w:p>
        </w:tc>
        <w:tc>
          <w:tcPr>
            <w:tcW w:w="1570" w:type="pct"/>
            <w:vAlign w:val="center"/>
          </w:tcPr>
          <w:p w14:paraId="0380C966">
            <w:pPr>
              <w:pStyle w:val="58"/>
            </w:pPr>
            <w:r>
              <w:t>如存储路径、分区策略、热/温/冷分级标识、API端点、访问协议等</w:t>
            </w:r>
            <w:r>
              <w:rPr>
                <w:rFonts w:hint="eastAsia"/>
              </w:rPr>
              <w:t>。</w:t>
            </w:r>
          </w:p>
        </w:tc>
      </w:tr>
      <w:tr w14:paraId="5DCF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67B50A63">
            <w:pPr>
              <w:pStyle w:val="58"/>
            </w:pPr>
            <w:r>
              <w:rPr>
                <w:rFonts w:hint="eastAsia"/>
              </w:rPr>
              <w:t>8</w:t>
            </w:r>
          </w:p>
        </w:tc>
        <w:tc>
          <w:tcPr>
            <w:tcW w:w="711" w:type="pct"/>
            <w:vMerge w:val="continue"/>
            <w:vAlign w:val="center"/>
          </w:tcPr>
          <w:p w14:paraId="275C5BFF">
            <w:pPr>
              <w:pStyle w:val="58"/>
            </w:pPr>
          </w:p>
        </w:tc>
        <w:tc>
          <w:tcPr>
            <w:tcW w:w="798" w:type="pct"/>
            <w:vMerge w:val="continue"/>
            <w:vAlign w:val="center"/>
          </w:tcPr>
          <w:p w14:paraId="1D420BEC">
            <w:pPr>
              <w:pStyle w:val="58"/>
            </w:pPr>
          </w:p>
        </w:tc>
        <w:tc>
          <w:tcPr>
            <w:tcW w:w="1451" w:type="pct"/>
            <w:noWrap/>
            <w:vAlign w:val="center"/>
          </w:tcPr>
          <w:p w14:paraId="09D01EC0">
            <w:pPr>
              <w:pStyle w:val="58"/>
            </w:pPr>
            <w:r>
              <w:rPr>
                <w:rFonts w:hint="eastAsia"/>
              </w:rPr>
              <w:t>算法与算子技术元数据</w:t>
            </w:r>
          </w:p>
        </w:tc>
        <w:tc>
          <w:tcPr>
            <w:tcW w:w="1570" w:type="pct"/>
            <w:vAlign w:val="center"/>
          </w:tcPr>
          <w:p w14:paraId="10386034">
            <w:pPr>
              <w:pStyle w:val="58"/>
            </w:pPr>
            <w:r>
              <w:t>包含算法名称、版本、参数接口、依赖环境、容器镜像地址、执行协议等</w:t>
            </w:r>
            <w:r>
              <w:rPr>
                <w:rFonts w:hint="eastAsia"/>
              </w:rPr>
              <w:t>。</w:t>
            </w:r>
          </w:p>
        </w:tc>
      </w:tr>
      <w:tr w14:paraId="4E0A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783E83FD">
            <w:pPr>
              <w:pStyle w:val="58"/>
            </w:pPr>
            <w:r>
              <w:rPr>
                <w:rFonts w:hint="eastAsia"/>
              </w:rPr>
              <w:t>9</w:t>
            </w:r>
          </w:p>
        </w:tc>
        <w:tc>
          <w:tcPr>
            <w:tcW w:w="711" w:type="pct"/>
            <w:vMerge w:val="continue"/>
            <w:vAlign w:val="center"/>
          </w:tcPr>
          <w:p w14:paraId="115A7A5F">
            <w:pPr>
              <w:pStyle w:val="58"/>
            </w:pPr>
          </w:p>
        </w:tc>
        <w:tc>
          <w:tcPr>
            <w:tcW w:w="798" w:type="pct"/>
            <w:vMerge w:val="continue"/>
            <w:vAlign w:val="center"/>
          </w:tcPr>
          <w:p w14:paraId="571552EC">
            <w:pPr>
              <w:pStyle w:val="58"/>
            </w:pPr>
          </w:p>
        </w:tc>
        <w:tc>
          <w:tcPr>
            <w:tcW w:w="1451" w:type="pct"/>
            <w:noWrap/>
            <w:vAlign w:val="center"/>
          </w:tcPr>
          <w:p w14:paraId="681AFB5A">
            <w:pPr>
              <w:pStyle w:val="58"/>
            </w:pPr>
            <w:r>
              <w:rPr>
                <w:rFonts w:hint="eastAsia"/>
              </w:rPr>
              <w:t>流程编排技术元数据</w:t>
            </w:r>
          </w:p>
        </w:tc>
        <w:tc>
          <w:tcPr>
            <w:tcW w:w="1570" w:type="pct"/>
            <w:vAlign w:val="center"/>
          </w:tcPr>
          <w:p w14:paraId="6E29A0CE">
            <w:pPr>
              <w:pStyle w:val="58"/>
            </w:pPr>
            <w:r>
              <w:t>描述流程节点拓扑、绑定组件ID、数据依赖、执行顺序、调度配置等</w:t>
            </w:r>
            <w:r>
              <w:rPr>
                <w:rFonts w:hint="eastAsia"/>
              </w:rPr>
              <w:t>。</w:t>
            </w:r>
          </w:p>
        </w:tc>
      </w:tr>
      <w:tr w14:paraId="3423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165A1ACB">
            <w:pPr>
              <w:pStyle w:val="58"/>
            </w:pPr>
            <w:r>
              <w:rPr>
                <w:rFonts w:hint="eastAsia"/>
              </w:rPr>
              <w:t>10</w:t>
            </w:r>
          </w:p>
        </w:tc>
        <w:tc>
          <w:tcPr>
            <w:tcW w:w="711" w:type="pct"/>
            <w:vMerge w:val="restart"/>
            <w:vAlign w:val="center"/>
          </w:tcPr>
          <w:p w14:paraId="19C2A8D4">
            <w:pPr>
              <w:pStyle w:val="58"/>
            </w:pPr>
            <w:r>
              <w:rPr>
                <w:rFonts w:hint="eastAsia"/>
              </w:rPr>
              <w:t>操作元数据</w:t>
            </w:r>
          </w:p>
        </w:tc>
        <w:tc>
          <w:tcPr>
            <w:tcW w:w="798" w:type="pct"/>
            <w:vMerge w:val="restart"/>
            <w:vAlign w:val="center"/>
          </w:tcPr>
          <w:p w14:paraId="5BD380A4">
            <w:pPr>
              <w:pStyle w:val="58"/>
            </w:pPr>
            <w:r>
              <w:t>运维监控</w:t>
            </w:r>
          </w:p>
        </w:tc>
        <w:tc>
          <w:tcPr>
            <w:tcW w:w="1451" w:type="pct"/>
            <w:noWrap/>
            <w:vAlign w:val="center"/>
          </w:tcPr>
          <w:p w14:paraId="5BFAF32F">
            <w:pPr>
              <w:pStyle w:val="58"/>
            </w:pPr>
            <w:r>
              <w:rPr>
                <w:rFonts w:hint="eastAsia"/>
              </w:rPr>
              <w:t>数据操作与状态元数据</w:t>
            </w:r>
          </w:p>
        </w:tc>
        <w:tc>
          <w:tcPr>
            <w:tcW w:w="1570" w:type="pct"/>
            <w:vAlign w:val="center"/>
          </w:tcPr>
          <w:p w14:paraId="45504996">
            <w:pPr>
              <w:pStyle w:val="58"/>
            </w:pPr>
            <w:r>
              <w:rPr>
                <w:rFonts w:hint="eastAsia"/>
              </w:rPr>
              <w:t>记录采集、接收、入库、更新时间及传输完整性状态。</w:t>
            </w:r>
          </w:p>
        </w:tc>
      </w:tr>
      <w:tr w14:paraId="5250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5CB4964D">
            <w:pPr>
              <w:pStyle w:val="58"/>
            </w:pPr>
            <w:r>
              <w:rPr>
                <w:rFonts w:hint="eastAsia"/>
              </w:rPr>
              <w:t>11</w:t>
            </w:r>
          </w:p>
        </w:tc>
        <w:tc>
          <w:tcPr>
            <w:tcW w:w="711" w:type="pct"/>
            <w:vMerge w:val="continue"/>
            <w:vAlign w:val="center"/>
          </w:tcPr>
          <w:p w14:paraId="16F6F778">
            <w:pPr>
              <w:pStyle w:val="58"/>
            </w:pPr>
          </w:p>
        </w:tc>
        <w:tc>
          <w:tcPr>
            <w:tcW w:w="798" w:type="pct"/>
            <w:vMerge w:val="continue"/>
            <w:vAlign w:val="center"/>
          </w:tcPr>
          <w:p w14:paraId="1B8074DD">
            <w:pPr>
              <w:pStyle w:val="58"/>
            </w:pPr>
          </w:p>
        </w:tc>
        <w:tc>
          <w:tcPr>
            <w:tcW w:w="1451" w:type="pct"/>
            <w:noWrap/>
            <w:vAlign w:val="center"/>
          </w:tcPr>
          <w:p w14:paraId="2A0FF397">
            <w:pPr>
              <w:pStyle w:val="58"/>
            </w:pPr>
            <w:r>
              <w:rPr>
                <w:rFonts w:hint="eastAsia"/>
              </w:rPr>
              <w:t>数据质量操作元数据</w:t>
            </w:r>
          </w:p>
        </w:tc>
        <w:tc>
          <w:tcPr>
            <w:tcW w:w="1570" w:type="pct"/>
            <w:vAlign w:val="center"/>
          </w:tcPr>
          <w:p w14:paraId="4100AF43">
            <w:pPr>
              <w:pStyle w:val="58"/>
            </w:pPr>
            <w:r>
              <w:t>包括辐射定标精度、正射校正几何精度、云检测准确率、InSAR形变监测精度、热异常检测置信度、质量报告时间等</w:t>
            </w:r>
            <w:r>
              <w:rPr>
                <w:rFonts w:hint="eastAsia"/>
              </w:rPr>
              <w:t>。</w:t>
            </w:r>
          </w:p>
        </w:tc>
      </w:tr>
      <w:tr w14:paraId="2B4E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74914A87">
            <w:pPr>
              <w:pStyle w:val="58"/>
            </w:pPr>
            <w:r>
              <w:rPr>
                <w:rFonts w:hint="eastAsia"/>
              </w:rPr>
              <w:t>12</w:t>
            </w:r>
          </w:p>
        </w:tc>
        <w:tc>
          <w:tcPr>
            <w:tcW w:w="711" w:type="pct"/>
            <w:vMerge w:val="continue"/>
            <w:vAlign w:val="center"/>
          </w:tcPr>
          <w:p w14:paraId="04E50233">
            <w:pPr>
              <w:pStyle w:val="58"/>
            </w:pPr>
          </w:p>
        </w:tc>
        <w:tc>
          <w:tcPr>
            <w:tcW w:w="798" w:type="pct"/>
            <w:vMerge w:val="continue"/>
            <w:vAlign w:val="center"/>
          </w:tcPr>
          <w:p w14:paraId="60921A65">
            <w:pPr>
              <w:pStyle w:val="58"/>
            </w:pPr>
          </w:p>
        </w:tc>
        <w:tc>
          <w:tcPr>
            <w:tcW w:w="1451" w:type="pct"/>
            <w:noWrap/>
            <w:vAlign w:val="center"/>
          </w:tcPr>
          <w:p w14:paraId="600B738D">
            <w:pPr>
              <w:pStyle w:val="58"/>
            </w:pPr>
            <w:r>
              <w:rPr>
                <w:rFonts w:hint="eastAsia"/>
              </w:rPr>
              <w:t>算法与流程运行元数据</w:t>
            </w:r>
          </w:p>
        </w:tc>
        <w:tc>
          <w:tcPr>
            <w:tcW w:w="1570" w:type="pct"/>
            <w:vAlign w:val="center"/>
          </w:tcPr>
          <w:p w14:paraId="325CC06A">
            <w:pPr>
              <w:pStyle w:val="58"/>
            </w:pPr>
            <w:r>
              <w:rPr>
                <w:rFonts w:hint="eastAsia"/>
              </w:rPr>
              <w:t>记录调用频次、耗时、资源消耗、错误码；流程实例状态、日志、回溯信息等。</w:t>
            </w:r>
          </w:p>
        </w:tc>
      </w:tr>
      <w:tr w14:paraId="46AE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 w:type="pct"/>
            <w:noWrap/>
            <w:vAlign w:val="center"/>
          </w:tcPr>
          <w:p w14:paraId="7BD1A1D7">
            <w:pPr>
              <w:pStyle w:val="58"/>
            </w:pPr>
            <w:r>
              <w:rPr>
                <w:rFonts w:hint="eastAsia"/>
              </w:rPr>
              <w:t>13</w:t>
            </w:r>
          </w:p>
        </w:tc>
        <w:tc>
          <w:tcPr>
            <w:tcW w:w="711" w:type="pct"/>
            <w:vMerge w:val="continue"/>
            <w:vAlign w:val="center"/>
          </w:tcPr>
          <w:p w14:paraId="343AA174">
            <w:pPr>
              <w:pStyle w:val="58"/>
            </w:pPr>
          </w:p>
        </w:tc>
        <w:tc>
          <w:tcPr>
            <w:tcW w:w="798" w:type="pct"/>
            <w:vAlign w:val="center"/>
          </w:tcPr>
          <w:p w14:paraId="4850ABCB">
            <w:pPr>
              <w:pStyle w:val="58"/>
            </w:pPr>
            <w:r>
              <w:t>权限管理</w:t>
            </w:r>
          </w:p>
        </w:tc>
        <w:tc>
          <w:tcPr>
            <w:tcW w:w="1451" w:type="pct"/>
            <w:noWrap/>
            <w:vAlign w:val="center"/>
          </w:tcPr>
          <w:p w14:paraId="59DB5D9E">
            <w:pPr>
              <w:pStyle w:val="58"/>
            </w:pPr>
            <w:r>
              <w:rPr>
                <w:rFonts w:hint="eastAsia"/>
              </w:rPr>
              <w:t>用户与权限操作元数据</w:t>
            </w:r>
          </w:p>
        </w:tc>
        <w:tc>
          <w:tcPr>
            <w:tcW w:w="1570" w:type="pct"/>
            <w:vAlign w:val="center"/>
          </w:tcPr>
          <w:p w14:paraId="4FA34C31">
            <w:pPr>
              <w:pStyle w:val="58"/>
            </w:pPr>
            <w:r>
              <w:rPr>
                <w:rFonts w:hint="eastAsia"/>
              </w:rPr>
              <w:t>包含登录、下载、申请、审批、角色变更等操作日志，支撑审计与权限追溯。</w:t>
            </w:r>
          </w:p>
        </w:tc>
      </w:tr>
    </w:tbl>
    <w:p w14:paraId="3AF43FAC">
      <w:pPr>
        <w:ind w:firstLine="480"/>
        <w:jc w:val="both"/>
      </w:pPr>
      <w:r>
        <w:t>通过技术元数据、操作元数据和业务元数据提供的资产管理、策略配置、权限管理、运维监控等元数据配置信息，实现数据接收、数据解析清洗、数据处理分析和数据存储查询等全流程全周期管理控制，支撑灵活动态的数据类型扩展、存储结构扩展和业务流程扩展能力。</w:t>
      </w:r>
    </w:p>
    <w:p w14:paraId="473B89D8">
      <w:pPr>
        <w:pStyle w:val="59"/>
        <w:rPr>
          <w:color w:val="C00000"/>
        </w:rPr>
      </w:pPr>
      <w:r>
        <w:object>
          <v:shape id="_x0000_i1027" o:spt="75" type="#_x0000_t75" style="height:256.15pt;width:431.5pt;" o:ole="t" filled="f" o:preferrelative="t" stroked="f" coordsize="21600,21600">
            <v:path/>
            <v:fill on="f" focussize="0,0"/>
            <v:stroke on="f" joinstyle="miter"/>
            <v:imagedata r:id="rId32" o:title=""/>
            <o:lock v:ext="edit" aspectratio="t"/>
            <w10:wrap type="none"/>
            <w10:anchorlock/>
          </v:shape>
          <o:OLEObject Type="Embed" ProgID="Visio.Drawing.15" ShapeID="_x0000_i1027" DrawAspect="Content" ObjectID="_1468075727" r:id="rId31">
            <o:LockedField>false</o:LockedField>
          </o:OLEObject>
        </w:object>
      </w:r>
    </w:p>
    <w:p w14:paraId="5223ED92">
      <w:pPr>
        <w:pStyle w:val="110"/>
        <w:rPr>
          <w:rFonts w:hint="eastAsia"/>
          <w:color w:val="C00000"/>
        </w:rPr>
      </w:pPr>
      <w:bookmarkStart w:id="89" w:name="_Toc240550005"/>
      <w:r>
        <w:t>图</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rPr>
          <w:rFonts w:hint="eastAsia"/>
        </w:rPr>
        <w:t>5</w:t>
      </w:r>
      <w:r>
        <w:fldChar w:fldCharType="end"/>
      </w:r>
      <w:r>
        <w:t>元数据全生命周期管理流程设计图</w:t>
      </w:r>
      <w:bookmarkEnd w:id="89"/>
    </w:p>
    <w:p w14:paraId="475DEC88">
      <w:pPr>
        <w:ind w:firstLine="480"/>
        <w:jc w:val="both"/>
      </w:pPr>
      <w:r>
        <w:t>通过对业务流程及功能的分解，将元数据二级的13个分类细化为本软件所需的元数据表。结合卫星遥感软件的业务特点，本软件共设计</w:t>
      </w:r>
      <w:r>
        <w:rPr>
          <w:rFonts w:hint="eastAsia"/>
        </w:rPr>
        <w:t>49</w:t>
      </w:r>
      <w:r>
        <w:t>类元数据表，覆盖原始输入数据、成果输出数据以及支撑类元数据的全生命周期管理需求，详细设计见下表</w:t>
      </w:r>
      <w:r>
        <w:rPr>
          <w:rFonts w:hint="eastAsia"/>
        </w:rPr>
        <w:t>。</w:t>
      </w:r>
    </w:p>
    <w:p w14:paraId="7947E5DC">
      <w:pPr>
        <w:pStyle w:val="106"/>
        <w:rPr>
          <w:rFonts w:hint="eastAsia"/>
        </w:rPr>
      </w:pPr>
      <w:bookmarkStart w:id="90" w:name="_Toc240549917"/>
      <w:bookmarkStart w:id="91" w:name="_Ref13341430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r>
        <w:rPr>
          <w:rFonts w:hint="eastAsia"/>
        </w:rPr>
        <w:t>卫星遥感软件元数据三级设计表</w:t>
      </w:r>
      <w:bookmarkEnd w:id="90"/>
      <w:bookmarkEnd w:id="91"/>
    </w:p>
    <w:tbl>
      <w:tblPr>
        <w:tblStyle w:val="39"/>
        <w:tblW w:w="87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22"/>
        <w:gridCol w:w="956"/>
        <w:gridCol w:w="744"/>
        <w:gridCol w:w="1658"/>
        <w:gridCol w:w="1880"/>
        <w:gridCol w:w="3047"/>
      </w:tblGrid>
      <w:tr w14:paraId="49D4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22" w:type="dxa"/>
            <w:shd w:val="clear" w:color="auto" w:fill="F1F1F1" w:themeFill="background1" w:themeFillShade="F2"/>
            <w:tcMar>
              <w:top w:w="0" w:type="dxa"/>
              <w:left w:w="0" w:type="dxa"/>
              <w:bottom w:w="0" w:type="dxa"/>
              <w:right w:w="0" w:type="dxa"/>
            </w:tcMar>
            <w:vAlign w:val="center"/>
          </w:tcPr>
          <w:p w14:paraId="564A1B90">
            <w:pPr>
              <w:pStyle w:val="57"/>
            </w:pPr>
            <w:r>
              <w:t>序号</w:t>
            </w:r>
          </w:p>
        </w:tc>
        <w:tc>
          <w:tcPr>
            <w:tcW w:w="956" w:type="dxa"/>
            <w:shd w:val="clear" w:color="auto" w:fill="F1F1F1" w:themeFill="background1" w:themeFillShade="F2"/>
            <w:tcMar>
              <w:top w:w="0" w:type="dxa"/>
              <w:left w:w="0" w:type="dxa"/>
              <w:bottom w:w="0" w:type="dxa"/>
              <w:right w:w="0" w:type="dxa"/>
            </w:tcMar>
            <w:vAlign w:val="center"/>
          </w:tcPr>
          <w:p w14:paraId="741039DA">
            <w:pPr>
              <w:pStyle w:val="57"/>
            </w:pPr>
            <w:r>
              <w:rPr>
                <w:rFonts w:hint="eastAsia"/>
              </w:rPr>
              <w:t>二</w:t>
            </w:r>
            <w:r>
              <w:t>级分类</w:t>
            </w:r>
          </w:p>
        </w:tc>
        <w:tc>
          <w:tcPr>
            <w:tcW w:w="744" w:type="dxa"/>
            <w:shd w:val="clear" w:color="auto" w:fill="F1F1F1" w:themeFill="background1" w:themeFillShade="F2"/>
            <w:tcMar>
              <w:top w:w="0" w:type="dxa"/>
              <w:left w:w="0" w:type="dxa"/>
              <w:bottom w:w="0" w:type="dxa"/>
              <w:right w:w="0" w:type="dxa"/>
            </w:tcMar>
            <w:vAlign w:val="center"/>
          </w:tcPr>
          <w:p w14:paraId="2D885888">
            <w:pPr>
              <w:pStyle w:val="57"/>
            </w:pPr>
            <w:r>
              <w:t>元数据类型</w:t>
            </w:r>
          </w:p>
        </w:tc>
        <w:tc>
          <w:tcPr>
            <w:tcW w:w="0" w:type="auto"/>
            <w:shd w:val="clear" w:color="auto" w:fill="F1F1F1" w:themeFill="background1" w:themeFillShade="F2"/>
            <w:tcMar>
              <w:top w:w="0" w:type="dxa"/>
              <w:left w:w="0" w:type="dxa"/>
              <w:bottom w:w="0" w:type="dxa"/>
              <w:right w:w="0" w:type="dxa"/>
            </w:tcMar>
            <w:vAlign w:val="center"/>
          </w:tcPr>
          <w:p w14:paraId="62B92874">
            <w:pPr>
              <w:pStyle w:val="57"/>
            </w:pPr>
            <w:r>
              <w:rPr>
                <w:rFonts w:hint="eastAsia"/>
              </w:rPr>
              <w:t>三</w:t>
            </w:r>
            <w:r>
              <w:t>级分类</w:t>
            </w:r>
          </w:p>
        </w:tc>
        <w:tc>
          <w:tcPr>
            <w:tcW w:w="0" w:type="auto"/>
            <w:shd w:val="clear" w:color="auto" w:fill="F1F1F1" w:themeFill="background1" w:themeFillShade="F2"/>
            <w:tcMar>
              <w:top w:w="0" w:type="dxa"/>
              <w:left w:w="0" w:type="dxa"/>
              <w:bottom w:w="0" w:type="dxa"/>
              <w:right w:w="0" w:type="dxa"/>
            </w:tcMar>
            <w:vAlign w:val="center"/>
          </w:tcPr>
          <w:p w14:paraId="7451DC2E">
            <w:pPr>
              <w:pStyle w:val="57"/>
            </w:pPr>
            <w:r>
              <w:t>数据名称</w:t>
            </w:r>
          </w:p>
        </w:tc>
        <w:tc>
          <w:tcPr>
            <w:tcW w:w="3047" w:type="dxa"/>
            <w:shd w:val="clear" w:color="auto" w:fill="F1F1F1" w:themeFill="background1" w:themeFillShade="F2"/>
            <w:tcMar>
              <w:top w:w="0" w:type="dxa"/>
              <w:left w:w="0" w:type="dxa"/>
              <w:bottom w:w="0" w:type="dxa"/>
              <w:right w:w="0" w:type="dxa"/>
            </w:tcMar>
            <w:vAlign w:val="center"/>
          </w:tcPr>
          <w:p w14:paraId="0378BC16">
            <w:pPr>
              <w:pStyle w:val="57"/>
            </w:pPr>
            <w:r>
              <w:t>说明</w:t>
            </w:r>
          </w:p>
        </w:tc>
      </w:tr>
      <w:tr w14:paraId="6174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20F38DD">
            <w:pPr>
              <w:pStyle w:val="58"/>
            </w:pPr>
            <w:r>
              <w:t>1</w:t>
            </w:r>
          </w:p>
        </w:tc>
        <w:tc>
          <w:tcPr>
            <w:tcW w:w="956" w:type="dxa"/>
            <w:vMerge w:val="restart"/>
            <w:tcMar>
              <w:top w:w="0" w:type="dxa"/>
              <w:left w:w="0" w:type="dxa"/>
              <w:bottom w:w="0" w:type="dxa"/>
              <w:right w:w="0" w:type="dxa"/>
            </w:tcMar>
            <w:vAlign w:val="center"/>
          </w:tcPr>
          <w:p w14:paraId="4D0571B1">
            <w:pPr>
              <w:pStyle w:val="58"/>
            </w:pPr>
            <w:r>
              <w:t>业务元数据</w:t>
            </w:r>
          </w:p>
        </w:tc>
        <w:tc>
          <w:tcPr>
            <w:tcW w:w="744" w:type="dxa"/>
            <w:vMerge w:val="restart"/>
            <w:tcMar>
              <w:top w:w="0" w:type="dxa"/>
              <w:left w:w="0" w:type="dxa"/>
              <w:bottom w:w="0" w:type="dxa"/>
              <w:right w:w="0" w:type="dxa"/>
            </w:tcMar>
            <w:vAlign w:val="center"/>
          </w:tcPr>
          <w:p w14:paraId="64E7736F">
            <w:pPr>
              <w:pStyle w:val="58"/>
            </w:pPr>
            <w:r>
              <w:t>资产管理</w:t>
            </w:r>
          </w:p>
        </w:tc>
        <w:tc>
          <w:tcPr>
            <w:tcW w:w="0" w:type="auto"/>
            <w:vMerge w:val="restart"/>
            <w:tcMar>
              <w:top w:w="0" w:type="dxa"/>
              <w:left w:w="0" w:type="dxa"/>
              <w:bottom w:w="0" w:type="dxa"/>
              <w:right w:w="0" w:type="dxa"/>
            </w:tcMar>
            <w:vAlign w:val="center"/>
          </w:tcPr>
          <w:p w14:paraId="1E4444E4">
            <w:pPr>
              <w:pStyle w:val="58"/>
            </w:pPr>
            <w:r>
              <w:t>台站与仪器业务元数据</w:t>
            </w:r>
          </w:p>
        </w:tc>
        <w:tc>
          <w:tcPr>
            <w:tcW w:w="0" w:type="auto"/>
            <w:tcMar>
              <w:top w:w="0" w:type="dxa"/>
              <w:left w:w="0" w:type="dxa"/>
              <w:bottom w:w="0" w:type="dxa"/>
              <w:right w:w="0" w:type="dxa"/>
            </w:tcMar>
            <w:vAlign w:val="center"/>
          </w:tcPr>
          <w:p w14:paraId="3C1390F5">
            <w:pPr>
              <w:pStyle w:val="58"/>
            </w:pPr>
            <w:r>
              <w:t>台站信息引用表</w:t>
            </w:r>
          </w:p>
        </w:tc>
        <w:tc>
          <w:tcPr>
            <w:tcW w:w="3047" w:type="dxa"/>
            <w:tcMar>
              <w:top w:w="0" w:type="dxa"/>
              <w:left w:w="0" w:type="dxa"/>
              <w:bottom w:w="0" w:type="dxa"/>
              <w:right w:w="0" w:type="dxa"/>
            </w:tcMar>
            <w:vAlign w:val="center"/>
          </w:tcPr>
          <w:p w14:paraId="55ACCE56">
            <w:pPr>
              <w:pStyle w:val="58"/>
            </w:pPr>
            <w:r>
              <w:t>引用自数据接收质控管理软件的台站基础信息</w:t>
            </w:r>
          </w:p>
        </w:tc>
      </w:tr>
      <w:tr w14:paraId="0266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4FC86379">
            <w:pPr>
              <w:pStyle w:val="58"/>
            </w:pPr>
            <w:r>
              <w:t>2</w:t>
            </w:r>
          </w:p>
        </w:tc>
        <w:tc>
          <w:tcPr>
            <w:tcW w:w="956" w:type="dxa"/>
            <w:vMerge w:val="continue"/>
            <w:tcMar>
              <w:top w:w="0" w:type="dxa"/>
              <w:left w:w="0" w:type="dxa"/>
              <w:bottom w:w="0" w:type="dxa"/>
              <w:right w:w="0" w:type="dxa"/>
            </w:tcMar>
            <w:vAlign w:val="center"/>
          </w:tcPr>
          <w:p w14:paraId="559CFDBC">
            <w:pPr>
              <w:pStyle w:val="58"/>
            </w:pPr>
          </w:p>
        </w:tc>
        <w:tc>
          <w:tcPr>
            <w:tcW w:w="744" w:type="dxa"/>
            <w:vMerge w:val="continue"/>
            <w:tcMar>
              <w:top w:w="0" w:type="dxa"/>
              <w:left w:w="0" w:type="dxa"/>
              <w:bottom w:w="0" w:type="dxa"/>
              <w:right w:w="0" w:type="dxa"/>
            </w:tcMar>
            <w:vAlign w:val="center"/>
          </w:tcPr>
          <w:p w14:paraId="02BEFAE7">
            <w:pPr>
              <w:pStyle w:val="58"/>
            </w:pPr>
          </w:p>
        </w:tc>
        <w:tc>
          <w:tcPr>
            <w:tcW w:w="0" w:type="auto"/>
            <w:vMerge w:val="continue"/>
            <w:tcMar>
              <w:top w:w="0" w:type="dxa"/>
              <w:left w:w="0" w:type="dxa"/>
              <w:bottom w:w="0" w:type="dxa"/>
              <w:right w:w="0" w:type="dxa"/>
            </w:tcMar>
            <w:vAlign w:val="center"/>
          </w:tcPr>
          <w:p w14:paraId="73AC2F14">
            <w:pPr>
              <w:pStyle w:val="58"/>
            </w:pPr>
          </w:p>
        </w:tc>
        <w:tc>
          <w:tcPr>
            <w:tcW w:w="0" w:type="auto"/>
            <w:tcMar>
              <w:top w:w="0" w:type="dxa"/>
              <w:left w:w="0" w:type="dxa"/>
              <w:bottom w:w="0" w:type="dxa"/>
              <w:right w:w="0" w:type="dxa"/>
            </w:tcMar>
            <w:vAlign w:val="center"/>
          </w:tcPr>
          <w:p w14:paraId="2F971731">
            <w:pPr>
              <w:pStyle w:val="58"/>
            </w:pPr>
            <w:r>
              <w:t>仪器信息引用表</w:t>
            </w:r>
          </w:p>
        </w:tc>
        <w:tc>
          <w:tcPr>
            <w:tcW w:w="3047" w:type="dxa"/>
            <w:tcMar>
              <w:top w:w="0" w:type="dxa"/>
              <w:left w:w="0" w:type="dxa"/>
              <w:bottom w:w="0" w:type="dxa"/>
              <w:right w:w="0" w:type="dxa"/>
            </w:tcMar>
            <w:vAlign w:val="center"/>
          </w:tcPr>
          <w:p w14:paraId="52618632">
            <w:pPr>
              <w:pStyle w:val="58"/>
            </w:pPr>
            <w:r>
              <w:t>引用自数据接收质控管理软件的仪器信息</w:t>
            </w:r>
          </w:p>
        </w:tc>
      </w:tr>
      <w:tr w14:paraId="10BF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FF57B0B">
            <w:pPr>
              <w:pStyle w:val="58"/>
            </w:pPr>
            <w:r>
              <w:t>3</w:t>
            </w:r>
          </w:p>
        </w:tc>
        <w:tc>
          <w:tcPr>
            <w:tcW w:w="956" w:type="dxa"/>
            <w:vMerge w:val="continue"/>
            <w:tcMar>
              <w:top w:w="0" w:type="dxa"/>
              <w:left w:w="0" w:type="dxa"/>
              <w:bottom w:w="0" w:type="dxa"/>
              <w:right w:w="0" w:type="dxa"/>
            </w:tcMar>
            <w:vAlign w:val="center"/>
          </w:tcPr>
          <w:p w14:paraId="277E295F">
            <w:pPr>
              <w:pStyle w:val="58"/>
            </w:pPr>
          </w:p>
        </w:tc>
        <w:tc>
          <w:tcPr>
            <w:tcW w:w="744" w:type="dxa"/>
            <w:vMerge w:val="continue"/>
            <w:tcMar>
              <w:top w:w="0" w:type="dxa"/>
              <w:left w:w="0" w:type="dxa"/>
              <w:bottom w:w="0" w:type="dxa"/>
              <w:right w:w="0" w:type="dxa"/>
            </w:tcMar>
            <w:vAlign w:val="center"/>
          </w:tcPr>
          <w:p w14:paraId="2E05D9DC">
            <w:pPr>
              <w:pStyle w:val="58"/>
            </w:pPr>
          </w:p>
        </w:tc>
        <w:tc>
          <w:tcPr>
            <w:tcW w:w="0" w:type="auto"/>
            <w:tcMar>
              <w:top w:w="0" w:type="dxa"/>
              <w:left w:w="0" w:type="dxa"/>
              <w:bottom w:w="0" w:type="dxa"/>
              <w:right w:w="0" w:type="dxa"/>
            </w:tcMar>
            <w:vAlign w:val="center"/>
          </w:tcPr>
          <w:p w14:paraId="3183972D">
            <w:pPr>
              <w:pStyle w:val="58"/>
            </w:pPr>
            <w:r>
              <w:t>观测类型与学科元数据</w:t>
            </w:r>
          </w:p>
        </w:tc>
        <w:tc>
          <w:tcPr>
            <w:tcW w:w="0" w:type="auto"/>
            <w:tcMar>
              <w:top w:w="0" w:type="dxa"/>
              <w:left w:w="0" w:type="dxa"/>
              <w:bottom w:w="0" w:type="dxa"/>
              <w:right w:w="0" w:type="dxa"/>
            </w:tcMar>
            <w:vAlign w:val="center"/>
          </w:tcPr>
          <w:p w14:paraId="204B736A">
            <w:pPr>
              <w:pStyle w:val="58"/>
            </w:pPr>
            <w:r>
              <w:t>观测类型字典表</w:t>
            </w:r>
          </w:p>
        </w:tc>
        <w:tc>
          <w:tcPr>
            <w:tcW w:w="3047" w:type="dxa"/>
            <w:tcMar>
              <w:top w:w="0" w:type="dxa"/>
              <w:left w:w="0" w:type="dxa"/>
              <w:bottom w:w="0" w:type="dxa"/>
              <w:right w:w="0" w:type="dxa"/>
            </w:tcMar>
            <w:vAlign w:val="center"/>
          </w:tcPr>
          <w:p w14:paraId="099769BA">
            <w:pPr>
              <w:pStyle w:val="58"/>
            </w:pPr>
            <w:r>
              <w:t>定义光学、热红外、InSAR等观测手段字典项</w:t>
            </w:r>
          </w:p>
        </w:tc>
      </w:tr>
      <w:tr w14:paraId="2390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418EC26">
            <w:pPr>
              <w:pStyle w:val="58"/>
            </w:pPr>
            <w:r>
              <w:t>4</w:t>
            </w:r>
          </w:p>
        </w:tc>
        <w:tc>
          <w:tcPr>
            <w:tcW w:w="956" w:type="dxa"/>
            <w:vMerge w:val="continue"/>
            <w:tcMar>
              <w:top w:w="0" w:type="dxa"/>
              <w:left w:w="0" w:type="dxa"/>
              <w:bottom w:w="0" w:type="dxa"/>
              <w:right w:w="0" w:type="dxa"/>
            </w:tcMar>
            <w:vAlign w:val="center"/>
          </w:tcPr>
          <w:p w14:paraId="6B282EFD">
            <w:pPr>
              <w:pStyle w:val="58"/>
            </w:pPr>
          </w:p>
        </w:tc>
        <w:tc>
          <w:tcPr>
            <w:tcW w:w="744" w:type="dxa"/>
            <w:vMerge w:val="restart"/>
            <w:tcMar>
              <w:top w:w="0" w:type="dxa"/>
              <w:left w:w="0" w:type="dxa"/>
              <w:bottom w:w="0" w:type="dxa"/>
              <w:right w:w="0" w:type="dxa"/>
            </w:tcMar>
            <w:vAlign w:val="center"/>
          </w:tcPr>
          <w:p w14:paraId="7F9FA128">
            <w:pPr>
              <w:pStyle w:val="58"/>
            </w:pPr>
            <w:r>
              <w:t>资产管理</w:t>
            </w:r>
          </w:p>
        </w:tc>
        <w:tc>
          <w:tcPr>
            <w:tcW w:w="0" w:type="auto"/>
            <w:vMerge w:val="restart"/>
            <w:tcMar>
              <w:top w:w="0" w:type="dxa"/>
              <w:left w:w="0" w:type="dxa"/>
              <w:bottom w:w="0" w:type="dxa"/>
              <w:right w:w="0" w:type="dxa"/>
            </w:tcMar>
            <w:vAlign w:val="center"/>
          </w:tcPr>
          <w:p w14:paraId="29F68879">
            <w:pPr>
              <w:pStyle w:val="58"/>
            </w:pPr>
            <w:r>
              <w:t>科研产品业务元数据</w:t>
            </w:r>
          </w:p>
        </w:tc>
        <w:tc>
          <w:tcPr>
            <w:tcW w:w="0" w:type="auto"/>
            <w:tcMar>
              <w:top w:w="0" w:type="dxa"/>
              <w:left w:w="0" w:type="dxa"/>
              <w:bottom w:w="0" w:type="dxa"/>
              <w:right w:w="0" w:type="dxa"/>
            </w:tcMar>
            <w:vAlign w:val="center"/>
          </w:tcPr>
          <w:p w14:paraId="71DE570E">
            <w:pPr>
              <w:pStyle w:val="58"/>
            </w:pPr>
            <w:r>
              <w:t>产品分类字典表</w:t>
            </w:r>
          </w:p>
        </w:tc>
        <w:tc>
          <w:tcPr>
            <w:tcW w:w="3047" w:type="dxa"/>
            <w:tcMar>
              <w:top w:w="0" w:type="dxa"/>
              <w:left w:w="0" w:type="dxa"/>
              <w:bottom w:w="0" w:type="dxa"/>
              <w:right w:w="0" w:type="dxa"/>
            </w:tcMar>
            <w:vAlign w:val="center"/>
          </w:tcPr>
          <w:p w14:paraId="79BEB0C3">
            <w:pPr>
              <w:pStyle w:val="58"/>
            </w:pPr>
            <w:r>
              <w:t>定义遥感处理成果、形变场、隐患图斑、异常检测等产品分类</w:t>
            </w:r>
          </w:p>
        </w:tc>
      </w:tr>
      <w:tr w14:paraId="1A1A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DF34C30">
            <w:pPr>
              <w:pStyle w:val="58"/>
            </w:pPr>
            <w:r>
              <w:t>5</w:t>
            </w:r>
          </w:p>
        </w:tc>
        <w:tc>
          <w:tcPr>
            <w:tcW w:w="956" w:type="dxa"/>
            <w:vMerge w:val="continue"/>
            <w:tcMar>
              <w:top w:w="0" w:type="dxa"/>
              <w:left w:w="0" w:type="dxa"/>
              <w:bottom w:w="0" w:type="dxa"/>
              <w:right w:w="0" w:type="dxa"/>
            </w:tcMar>
            <w:vAlign w:val="center"/>
          </w:tcPr>
          <w:p w14:paraId="29BEB763">
            <w:pPr>
              <w:pStyle w:val="58"/>
            </w:pPr>
          </w:p>
        </w:tc>
        <w:tc>
          <w:tcPr>
            <w:tcW w:w="744" w:type="dxa"/>
            <w:vMerge w:val="continue"/>
            <w:tcMar>
              <w:top w:w="0" w:type="dxa"/>
              <w:left w:w="0" w:type="dxa"/>
              <w:bottom w:w="0" w:type="dxa"/>
              <w:right w:w="0" w:type="dxa"/>
            </w:tcMar>
            <w:vAlign w:val="center"/>
          </w:tcPr>
          <w:p w14:paraId="148E24D0">
            <w:pPr>
              <w:pStyle w:val="58"/>
            </w:pPr>
          </w:p>
        </w:tc>
        <w:tc>
          <w:tcPr>
            <w:tcW w:w="0" w:type="auto"/>
            <w:vMerge w:val="continue"/>
            <w:tcMar>
              <w:top w:w="0" w:type="dxa"/>
              <w:left w:w="0" w:type="dxa"/>
              <w:bottom w:w="0" w:type="dxa"/>
              <w:right w:w="0" w:type="dxa"/>
            </w:tcMar>
            <w:vAlign w:val="center"/>
          </w:tcPr>
          <w:p w14:paraId="2C26FCDB">
            <w:pPr>
              <w:pStyle w:val="58"/>
            </w:pPr>
          </w:p>
        </w:tc>
        <w:tc>
          <w:tcPr>
            <w:tcW w:w="0" w:type="auto"/>
            <w:tcMar>
              <w:top w:w="0" w:type="dxa"/>
              <w:left w:w="0" w:type="dxa"/>
              <w:bottom w:w="0" w:type="dxa"/>
              <w:right w:w="0" w:type="dxa"/>
            </w:tcMar>
            <w:vAlign w:val="center"/>
          </w:tcPr>
          <w:p w14:paraId="6EBF275C">
            <w:pPr>
              <w:pStyle w:val="58"/>
            </w:pPr>
            <w:r>
              <w:t>产品定义元数据表</w:t>
            </w:r>
          </w:p>
        </w:tc>
        <w:tc>
          <w:tcPr>
            <w:tcW w:w="3047" w:type="dxa"/>
            <w:tcMar>
              <w:top w:w="0" w:type="dxa"/>
              <w:left w:w="0" w:type="dxa"/>
              <w:bottom w:w="0" w:type="dxa"/>
              <w:right w:w="0" w:type="dxa"/>
            </w:tcMar>
            <w:vAlign w:val="center"/>
          </w:tcPr>
          <w:p w14:paraId="3655F167">
            <w:pPr>
              <w:pStyle w:val="58"/>
            </w:pPr>
            <w:r>
              <w:t>描述各子系统产出成果的详细属性，含产品类型、版本、责任人等</w:t>
            </w:r>
          </w:p>
        </w:tc>
      </w:tr>
      <w:tr w14:paraId="7486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277F534">
            <w:pPr>
              <w:pStyle w:val="58"/>
            </w:pPr>
            <w:r>
              <w:t>6</w:t>
            </w:r>
          </w:p>
        </w:tc>
        <w:tc>
          <w:tcPr>
            <w:tcW w:w="956" w:type="dxa"/>
            <w:vMerge w:val="continue"/>
            <w:tcMar>
              <w:top w:w="0" w:type="dxa"/>
              <w:left w:w="0" w:type="dxa"/>
              <w:bottom w:w="0" w:type="dxa"/>
              <w:right w:w="0" w:type="dxa"/>
            </w:tcMar>
            <w:vAlign w:val="center"/>
          </w:tcPr>
          <w:p w14:paraId="1F068A02">
            <w:pPr>
              <w:pStyle w:val="58"/>
            </w:pPr>
          </w:p>
        </w:tc>
        <w:tc>
          <w:tcPr>
            <w:tcW w:w="744" w:type="dxa"/>
            <w:vMerge w:val="restart"/>
            <w:tcMar>
              <w:top w:w="0" w:type="dxa"/>
              <w:left w:w="0" w:type="dxa"/>
              <w:bottom w:w="0" w:type="dxa"/>
              <w:right w:w="0" w:type="dxa"/>
            </w:tcMar>
            <w:vAlign w:val="center"/>
          </w:tcPr>
          <w:p w14:paraId="58E93874">
            <w:pPr>
              <w:pStyle w:val="58"/>
            </w:pPr>
            <w:r>
              <w:t>数据资源</w:t>
            </w:r>
          </w:p>
        </w:tc>
        <w:tc>
          <w:tcPr>
            <w:tcW w:w="0" w:type="auto"/>
            <w:tcMar>
              <w:top w:w="0" w:type="dxa"/>
              <w:left w:w="0" w:type="dxa"/>
              <w:bottom w:w="0" w:type="dxa"/>
              <w:right w:w="0" w:type="dxa"/>
            </w:tcMar>
            <w:vAlign w:val="center"/>
          </w:tcPr>
          <w:p w14:paraId="0627B028">
            <w:pPr>
              <w:pStyle w:val="58"/>
            </w:pPr>
            <w:r>
              <w:t>专题数据主题/事件元数据</w:t>
            </w:r>
          </w:p>
        </w:tc>
        <w:tc>
          <w:tcPr>
            <w:tcW w:w="0" w:type="auto"/>
            <w:tcMar>
              <w:top w:w="0" w:type="dxa"/>
              <w:left w:w="0" w:type="dxa"/>
              <w:bottom w:w="0" w:type="dxa"/>
              <w:right w:w="0" w:type="dxa"/>
            </w:tcMar>
            <w:vAlign w:val="center"/>
          </w:tcPr>
          <w:p w14:paraId="3B9DA53B">
            <w:pPr>
              <w:pStyle w:val="58"/>
            </w:pPr>
            <w:r>
              <w:t>专题事件元数据表</w:t>
            </w:r>
          </w:p>
        </w:tc>
        <w:tc>
          <w:tcPr>
            <w:tcW w:w="3047" w:type="dxa"/>
            <w:tcMar>
              <w:top w:w="0" w:type="dxa"/>
              <w:left w:w="0" w:type="dxa"/>
              <w:bottom w:w="0" w:type="dxa"/>
              <w:right w:w="0" w:type="dxa"/>
            </w:tcMar>
            <w:vAlign w:val="center"/>
          </w:tcPr>
          <w:p w14:paraId="29D892D7">
            <w:pPr>
              <w:pStyle w:val="58"/>
            </w:pPr>
            <w:r>
              <w:t>记录所属地震事件或科研主题的标识与时空范围信息</w:t>
            </w:r>
          </w:p>
        </w:tc>
      </w:tr>
      <w:tr w14:paraId="1A2F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544A6E5B">
            <w:pPr>
              <w:pStyle w:val="58"/>
            </w:pPr>
            <w:r>
              <w:t>7</w:t>
            </w:r>
          </w:p>
        </w:tc>
        <w:tc>
          <w:tcPr>
            <w:tcW w:w="956" w:type="dxa"/>
            <w:vMerge w:val="continue"/>
            <w:tcMar>
              <w:top w:w="0" w:type="dxa"/>
              <w:left w:w="0" w:type="dxa"/>
              <w:bottom w:w="0" w:type="dxa"/>
              <w:right w:w="0" w:type="dxa"/>
            </w:tcMar>
            <w:vAlign w:val="center"/>
          </w:tcPr>
          <w:p w14:paraId="46788D46">
            <w:pPr>
              <w:pStyle w:val="58"/>
            </w:pPr>
          </w:p>
        </w:tc>
        <w:tc>
          <w:tcPr>
            <w:tcW w:w="744" w:type="dxa"/>
            <w:vMerge w:val="continue"/>
            <w:tcMar>
              <w:top w:w="0" w:type="dxa"/>
              <w:left w:w="0" w:type="dxa"/>
              <w:bottom w:w="0" w:type="dxa"/>
              <w:right w:w="0" w:type="dxa"/>
            </w:tcMar>
            <w:vAlign w:val="center"/>
          </w:tcPr>
          <w:p w14:paraId="19D085B5">
            <w:pPr>
              <w:pStyle w:val="58"/>
            </w:pPr>
          </w:p>
        </w:tc>
        <w:tc>
          <w:tcPr>
            <w:tcW w:w="0" w:type="auto"/>
            <w:vMerge w:val="restart"/>
            <w:tcMar>
              <w:top w:w="0" w:type="dxa"/>
              <w:left w:w="0" w:type="dxa"/>
              <w:bottom w:w="0" w:type="dxa"/>
              <w:right w:w="0" w:type="dxa"/>
            </w:tcMar>
            <w:vAlign w:val="center"/>
          </w:tcPr>
          <w:p w14:paraId="6FA62AF8">
            <w:pPr>
              <w:pStyle w:val="58"/>
            </w:pPr>
            <w:r>
              <w:t>数据质量规则与共享策略元数据</w:t>
            </w:r>
          </w:p>
        </w:tc>
        <w:tc>
          <w:tcPr>
            <w:tcW w:w="0" w:type="auto"/>
            <w:tcMar>
              <w:top w:w="0" w:type="dxa"/>
              <w:left w:w="0" w:type="dxa"/>
              <w:bottom w:w="0" w:type="dxa"/>
              <w:right w:w="0" w:type="dxa"/>
            </w:tcMar>
            <w:vAlign w:val="center"/>
          </w:tcPr>
          <w:p w14:paraId="54CB7177">
            <w:pPr>
              <w:pStyle w:val="58"/>
            </w:pPr>
            <w:r>
              <w:t>质量规则配置表</w:t>
            </w:r>
          </w:p>
        </w:tc>
        <w:tc>
          <w:tcPr>
            <w:tcW w:w="3047" w:type="dxa"/>
            <w:tcMar>
              <w:top w:w="0" w:type="dxa"/>
              <w:left w:w="0" w:type="dxa"/>
              <w:bottom w:w="0" w:type="dxa"/>
              <w:right w:w="0" w:type="dxa"/>
            </w:tcMar>
            <w:vAlign w:val="center"/>
          </w:tcPr>
          <w:p w14:paraId="1BCCC85C">
            <w:pPr>
              <w:pStyle w:val="58"/>
            </w:pPr>
            <w:r>
              <w:t>定义完整性/准确性/一致性等检查项规则与阈值</w:t>
            </w:r>
          </w:p>
        </w:tc>
      </w:tr>
      <w:tr w14:paraId="5441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0F75714">
            <w:pPr>
              <w:pStyle w:val="58"/>
            </w:pPr>
            <w:r>
              <w:t>8</w:t>
            </w:r>
          </w:p>
        </w:tc>
        <w:tc>
          <w:tcPr>
            <w:tcW w:w="956" w:type="dxa"/>
            <w:vMerge w:val="continue"/>
            <w:tcMar>
              <w:top w:w="0" w:type="dxa"/>
              <w:left w:w="0" w:type="dxa"/>
              <w:bottom w:w="0" w:type="dxa"/>
              <w:right w:w="0" w:type="dxa"/>
            </w:tcMar>
            <w:vAlign w:val="center"/>
          </w:tcPr>
          <w:p w14:paraId="4BD45934">
            <w:pPr>
              <w:pStyle w:val="58"/>
            </w:pPr>
          </w:p>
        </w:tc>
        <w:tc>
          <w:tcPr>
            <w:tcW w:w="744" w:type="dxa"/>
            <w:vMerge w:val="continue"/>
            <w:tcMar>
              <w:top w:w="0" w:type="dxa"/>
              <w:left w:w="0" w:type="dxa"/>
              <w:bottom w:w="0" w:type="dxa"/>
              <w:right w:w="0" w:type="dxa"/>
            </w:tcMar>
            <w:vAlign w:val="center"/>
          </w:tcPr>
          <w:p w14:paraId="2C6F0FE9">
            <w:pPr>
              <w:pStyle w:val="58"/>
            </w:pPr>
          </w:p>
        </w:tc>
        <w:tc>
          <w:tcPr>
            <w:tcW w:w="0" w:type="auto"/>
            <w:vMerge w:val="continue"/>
            <w:tcMar>
              <w:top w:w="0" w:type="dxa"/>
              <w:left w:w="0" w:type="dxa"/>
              <w:bottom w:w="0" w:type="dxa"/>
              <w:right w:w="0" w:type="dxa"/>
            </w:tcMar>
            <w:vAlign w:val="center"/>
          </w:tcPr>
          <w:p w14:paraId="3BC22653">
            <w:pPr>
              <w:pStyle w:val="58"/>
            </w:pPr>
          </w:p>
        </w:tc>
        <w:tc>
          <w:tcPr>
            <w:tcW w:w="0" w:type="auto"/>
            <w:tcMar>
              <w:top w:w="0" w:type="dxa"/>
              <w:left w:w="0" w:type="dxa"/>
              <w:bottom w:w="0" w:type="dxa"/>
              <w:right w:w="0" w:type="dxa"/>
            </w:tcMar>
            <w:vAlign w:val="center"/>
          </w:tcPr>
          <w:p w14:paraId="22451F56">
            <w:pPr>
              <w:pStyle w:val="58"/>
            </w:pPr>
            <w:r>
              <w:t>共享策略配置表</w:t>
            </w:r>
          </w:p>
        </w:tc>
        <w:tc>
          <w:tcPr>
            <w:tcW w:w="3047" w:type="dxa"/>
            <w:tcMar>
              <w:top w:w="0" w:type="dxa"/>
              <w:left w:w="0" w:type="dxa"/>
              <w:bottom w:w="0" w:type="dxa"/>
              <w:right w:w="0" w:type="dxa"/>
            </w:tcMar>
            <w:vAlign w:val="center"/>
          </w:tcPr>
          <w:p w14:paraId="50CFF045">
            <w:pPr>
              <w:pStyle w:val="58"/>
            </w:pPr>
            <w:r>
              <w:t>定义公开/组内公开/受限等共享范围与审批流程</w:t>
            </w:r>
          </w:p>
        </w:tc>
      </w:tr>
      <w:tr w14:paraId="4548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DD5D76E">
            <w:pPr>
              <w:pStyle w:val="58"/>
            </w:pPr>
            <w:r>
              <w:t>9</w:t>
            </w:r>
          </w:p>
        </w:tc>
        <w:tc>
          <w:tcPr>
            <w:tcW w:w="956" w:type="dxa"/>
            <w:vMerge w:val="restart"/>
            <w:tcMar>
              <w:top w:w="0" w:type="dxa"/>
              <w:left w:w="0" w:type="dxa"/>
              <w:bottom w:w="0" w:type="dxa"/>
              <w:right w:w="0" w:type="dxa"/>
            </w:tcMar>
            <w:vAlign w:val="center"/>
          </w:tcPr>
          <w:p w14:paraId="3FB6893A">
            <w:pPr>
              <w:pStyle w:val="58"/>
            </w:pPr>
            <w:r>
              <w:t>技术元数据</w:t>
            </w:r>
          </w:p>
        </w:tc>
        <w:tc>
          <w:tcPr>
            <w:tcW w:w="744" w:type="dxa"/>
            <w:vMerge w:val="restart"/>
            <w:tcMar>
              <w:top w:w="0" w:type="dxa"/>
              <w:left w:w="0" w:type="dxa"/>
              <w:bottom w:w="0" w:type="dxa"/>
              <w:right w:w="0" w:type="dxa"/>
            </w:tcMar>
            <w:vAlign w:val="center"/>
          </w:tcPr>
          <w:p w14:paraId="58BB500F">
            <w:pPr>
              <w:pStyle w:val="58"/>
            </w:pPr>
            <w:r>
              <w:t>策略配置</w:t>
            </w:r>
          </w:p>
        </w:tc>
        <w:tc>
          <w:tcPr>
            <w:tcW w:w="0" w:type="auto"/>
            <w:tcMar>
              <w:top w:w="0" w:type="dxa"/>
              <w:left w:w="0" w:type="dxa"/>
              <w:bottom w:w="0" w:type="dxa"/>
              <w:right w:w="0" w:type="dxa"/>
            </w:tcMar>
            <w:vAlign w:val="center"/>
          </w:tcPr>
          <w:p w14:paraId="24FB2F0F">
            <w:pPr>
              <w:pStyle w:val="58"/>
            </w:pPr>
            <w:r>
              <w:t>数据格式与结构元数据</w:t>
            </w:r>
          </w:p>
        </w:tc>
        <w:tc>
          <w:tcPr>
            <w:tcW w:w="0" w:type="auto"/>
            <w:tcMar>
              <w:top w:w="0" w:type="dxa"/>
              <w:left w:w="0" w:type="dxa"/>
              <w:bottom w:w="0" w:type="dxa"/>
              <w:right w:w="0" w:type="dxa"/>
            </w:tcMar>
            <w:vAlign w:val="center"/>
          </w:tcPr>
          <w:p w14:paraId="53492399">
            <w:pPr>
              <w:pStyle w:val="58"/>
            </w:pPr>
            <w:r>
              <w:t>数据格式规范表</w:t>
            </w:r>
          </w:p>
        </w:tc>
        <w:tc>
          <w:tcPr>
            <w:tcW w:w="3047" w:type="dxa"/>
            <w:tcMar>
              <w:top w:w="0" w:type="dxa"/>
              <w:left w:w="0" w:type="dxa"/>
              <w:bottom w:w="0" w:type="dxa"/>
              <w:right w:w="0" w:type="dxa"/>
            </w:tcMar>
            <w:vAlign w:val="center"/>
          </w:tcPr>
          <w:p w14:paraId="37E7738F">
            <w:pPr>
              <w:pStyle w:val="58"/>
            </w:pPr>
            <w:r>
              <w:t>定义GeoTIFF/Shapefile/NetCDF等格式的字段与编码规范</w:t>
            </w:r>
          </w:p>
        </w:tc>
      </w:tr>
      <w:tr w14:paraId="243A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B9E9187">
            <w:pPr>
              <w:pStyle w:val="58"/>
            </w:pPr>
            <w:r>
              <w:t>10</w:t>
            </w:r>
          </w:p>
        </w:tc>
        <w:tc>
          <w:tcPr>
            <w:tcW w:w="956" w:type="dxa"/>
            <w:vMerge w:val="continue"/>
            <w:tcMar>
              <w:top w:w="0" w:type="dxa"/>
              <w:left w:w="0" w:type="dxa"/>
              <w:bottom w:w="0" w:type="dxa"/>
              <w:right w:w="0" w:type="dxa"/>
            </w:tcMar>
            <w:vAlign w:val="center"/>
          </w:tcPr>
          <w:p w14:paraId="2D41A64F">
            <w:pPr>
              <w:pStyle w:val="58"/>
            </w:pPr>
          </w:p>
        </w:tc>
        <w:tc>
          <w:tcPr>
            <w:tcW w:w="744" w:type="dxa"/>
            <w:vMerge w:val="continue"/>
            <w:tcMar>
              <w:top w:w="0" w:type="dxa"/>
              <w:left w:w="0" w:type="dxa"/>
              <w:bottom w:w="0" w:type="dxa"/>
              <w:right w:w="0" w:type="dxa"/>
            </w:tcMar>
            <w:vAlign w:val="center"/>
          </w:tcPr>
          <w:p w14:paraId="4A95FC5D">
            <w:pPr>
              <w:pStyle w:val="58"/>
            </w:pPr>
          </w:p>
        </w:tc>
        <w:tc>
          <w:tcPr>
            <w:tcW w:w="0" w:type="auto"/>
            <w:tcMar>
              <w:top w:w="0" w:type="dxa"/>
              <w:left w:w="0" w:type="dxa"/>
              <w:bottom w:w="0" w:type="dxa"/>
              <w:right w:w="0" w:type="dxa"/>
            </w:tcMar>
            <w:vAlign w:val="center"/>
          </w:tcPr>
          <w:p w14:paraId="76FF698D">
            <w:pPr>
              <w:pStyle w:val="58"/>
            </w:pPr>
            <w:r>
              <w:t>存储与访问技术元数据</w:t>
            </w:r>
          </w:p>
        </w:tc>
        <w:tc>
          <w:tcPr>
            <w:tcW w:w="0" w:type="auto"/>
            <w:tcMar>
              <w:top w:w="0" w:type="dxa"/>
              <w:left w:w="0" w:type="dxa"/>
              <w:bottom w:w="0" w:type="dxa"/>
              <w:right w:w="0" w:type="dxa"/>
            </w:tcMar>
            <w:vAlign w:val="center"/>
          </w:tcPr>
          <w:p w14:paraId="3F814A66">
            <w:pPr>
              <w:pStyle w:val="58"/>
            </w:pPr>
            <w:r>
              <w:t>存储访问元数据表</w:t>
            </w:r>
          </w:p>
        </w:tc>
        <w:tc>
          <w:tcPr>
            <w:tcW w:w="3047" w:type="dxa"/>
            <w:tcMar>
              <w:top w:w="0" w:type="dxa"/>
              <w:left w:w="0" w:type="dxa"/>
              <w:bottom w:w="0" w:type="dxa"/>
              <w:right w:w="0" w:type="dxa"/>
            </w:tcMar>
            <w:vAlign w:val="center"/>
          </w:tcPr>
          <w:p w14:paraId="5E0FEE6A">
            <w:pPr>
              <w:pStyle w:val="58"/>
            </w:pPr>
            <w:r>
              <w:t>记录存储路径、热/温/冷分区、访问协议等</w:t>
            </w:r>
          </w:p>
        </w:tc>
      </w:tr>
      <w:tr w14:paraId="7BFE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95C5E79">
            <w:pPr>
              <w:pStyle w:val="58"/>
            </w:pPr>
            <w:r>
              <w:t>11</w:t>
            </w:r>
          </w:p>
        </w:tc>
        <w:tc>
          <w:tcPr>
            <w:tcW w:w="956" w:type="dxa"/>
            <w:vMerge w:val="continue"/>
            <w:tcMar>
              <w:top w:w="0" w:type="dxa"/>
              <w:left w:w="0" w:type="dxa"/>
              <w:bottom w:w="0" w:type="dxa"/>
              <w:right w:w="0" w:type="dxa"/>
            </w:tcMar>
            <w:vAlign w:val="center"/>
          </w:tcPr>
          <w:p w14:paraId="17A13F3F">
            <w:pPr>
              <w:pStyle w:val="58"/>
            </w:pPr>
          </w:p>
        </w:tc>
        <w:tc>
          <w:tcPr>
            <w:tcW w:w="744" w:type="dxa"/>
            <w:vMerge w:val="continue"/>
            <w:tcMar>
              <w:top w:w="0" w:type="dxa"/>
              <w:left w:w="0" w:type="dxa"/>
              <w:bottom w:w="0" w:type="dxa"/>
              <w:right w:w="0" w:type="dxa"/>
            </w:tcMar>
            <w:vAlign w:val="center"/>
          </w:tcPr>
          <w:p w14:paraId="20040DF5">
            <w:pPr>
              <w:pStyle w:val="58"/>
            </w:pPr>
          </w:p>
        </w:tc>
        <w:tc>
          <w:tcPr>
            <w:tcW w:w="0" w:type="auto"/>
            <w:vMerge w:val="restart"/>
            <w:tcMar>
              <w:top w:w="0" w:type="dxa"/>
              <w:left w:w="0" w:type="dxa"/>
              <w:bottom w:w="0" w:type="dxa"/>
              <w:right w:w="0" w:type="dxa"/>
            </w:tcMar>
            <w:vAlign w:val="center"/>
          </w:tcPr>
          <w:p w14:paraId="56984113">
            <w:pPr>
              <w:pStyle w:val="58"/>
            </w:pPr>
            <w:r>
              <w:t>算法与算子技术元数据</w:t>
            </w:r>
          </w:p>
        </w:tc>
        <w:tc>
          <w:tcPr>
            <w:tcW w:w="0" w:type="auto"/>
            <w:tcMar>
              <w:top w:w="0" w:type="dxa"/>
              <w:left w:w="0" w:type="dxa"/>
              <w:bottom w:w="0" w:type="dxa"/>
              <w:right w:w="0" w:type="dxa"/>
            </w:tcMar>
            <w:vAlign w:val="center"/>
          </w:tcPr>
          <w:p w14:paraId="2A056446">
            <w:pPr>
              <w:pStyle w:val="58"/>
            </w:pPr>
            <w:r>
              <w:t>算法注册表</w:t>
            </w:r>
          </w:p>
        </w:tc>
        <w:tc>
          <w:tcPr>
            <w:tcW w:w="3047" w:type="dxa"/>
            <w:tcMar>
              <w:top w:w="0" w:type="dxa"/>
              <w:left w:w="0" w:type="dxa"/>
              <w:bottom w:w="0" w:type="dxa"/>
              <w:right w:w="0" w:type="dxa"/>
            </w:tcMar>
            <w:vAlign w:val="center"/>
          </w:tcPr>
          <w:p w14:paraId="2BE49A43">
            <w:pPr>
              <w:pStyle w:val="58"/>
            </w:pPr>
            <w:r>
              <w:t>描述各处理算法的技术属性，含版本、依赖环境、资源需求等</w:t>
            </w:r>
          </w:p>
        </w:tc>
      </w:tr>
      <w:tr w14:paraId="5C67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7DC11DE">
            <w:pPr>
              <w:pStyle w:val="58"/>
            </w:pPr>
            <w:r>
              <w:t>12</w:t>
            </w:r>
          </w:p>
        </w:tc>
        <w:tc>
          <w:tcPr>
            <w:tcW w:w="956" w:type="dxa"/>
            <w:vMerge w:val="continue"/>
            <w:tcMar>
              <w:top w:w="0" w:type="dxa"/>
              <w:left w:w="0" w:type="dxa"/>
              <w:bottom w:w="0" w:type="dxa"/>
              <w:right w:w="0" w:type="dxa"/>
            </w:tcMar>
            <w:vAlign w:val="center"/>
          </w:tcPr>
          <w:p w14:paraId="50A65E12">
            <w:pPr>
              <w:pStyle w:val="58"/>
            </w:pPr>
          </w:p>
        </w:tc>
        <w:tc>
          <w:tcPr>
            <w:tcW w:w="744" w:type="dxa"/>
            <w:vMerge w:val="continue"/>
            <w:tcMar>
              <w:top w:w="0" w:type="dxa"/>
              <w:left w:w="0" w:type="dxa"/>
              <w:bottom w:w="0" w:type="dxa"/>
              <w:right w:w="0" w:type="dxa"/>
            </w:tcMar>
            <w:vAlign w:val="center"/>
          </w:tcPr>
          <w:p w14:paraId="1973AC16">
            <w:pPr>
              <w:pStyle w:val="58"/>
            </w:pPr>
          </w:p>
        </w:tc>
        <w:tc>
          <w:tcPr>
            <w:tcW w:w="0" w:type="auto"/>
            <w:vMerge w:val="continue"/>
            <w:tcMar>
              <w:top w:w="0" w:type="dxa"/>
              <w:left w:w="0" w:type="dxa"/>
              <w:bottom w:w="0" w:type="dxa"/>
              <w:right w:w="0" w:type="dxa"/>
            </w:tcMar>
            <w:vAlign w:val="center"/>
          </w:tcPr>
          <w:p w14:paraId="059D8FC7">
            <w:pPr>
              <w:pStyle w:val="58"/>
            </w:pPr>
          </w:p>
        </w:tc>
        <w:tc>
          <w:tcPr>
            <w:tcW w:w="0" w:type="auto"/>
            <w:tcMar>
              <w:top w:w="0" w:type="dxa"/>
              <w:left w:w="0" w:type="dxa"/>
              <w:bottom w:w="0" w:type="dxa"/>
              <w:right w:w="0" w:type="dxa"/>
            </w:tcMar>
            <w:vAlign w:val="center"/>
          </w:tcPr>
          <w:p w14:paraId="08A17939">
            <w:pPr>
              <w:pStyle w:val="58"/>
            </w:pPr>
            <w:r>
              <w:t>算法参数定义表</w:t>
            </w:r>
          </w:p>
        </w:tc>
        <w:tc>
          <w:tcPr>
            <w:tcW w:w="3047" w:type="dxa"/>
            <w:tcMar>
              <w:top w:w="0" w:type="dxa"/>
              <w:left w:w="0" w:type="dxa"/>
              <w:bottom w:w="0" w:type="dxa"/>
              <w:right w:w="0" w:type="dxa"/>
            </w:tcMar>
            <w:vAlign w:val="center"/>
          </w:tcPr>
          <w:p w14:paraId="35B42E77">
            <w:pPr>
              <w:pStyle w:val="58"/>
            </w:pPr>
            <w:r>
              <w:t>描述各算法输入输出参数的类型、取值范围、默认值等</w:t>
            </w:r>
          </w:p>
        </w:tc>
      </w:tr>
      <w:tr w14:paraId="318D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1D760AB">
            <w:pPr>
              <w:pStyle w:val="58"/>
            </w:pPr>
            <w:r>
              <w:t>13</w:t>
            </w:r>
          </w:p>
        </w:tc>
        <w:tc>
          <w:tcPr>
            <w:tcW w:w="956" w:type="dxa"/>
            <w:vMerge w:val="continue"/>
            <w:tcMar>
              <w:top w:w="0" w:type="dxa"/>
              <w:left w:w="0" w:type="dxa"/>
              <w:bottom w:w="0" w:type="dxa"/>
              <w:right w:w="0" w:type="dxa"/>
            </w:tcMar>
            <w:vAlign w:val="center"/>
          </w:tcPr>
          <w:p w14:paraId="3EA436BF">
            <w:pPr>
              <w:pStyle w:val="58"/>
            </w:pPr>
          </w:p>
        </w:tc>
        <w:tc>
          <w:tcPr>
            <w:tcW w:w="744" w:type="dxa"/>
            <w:vMerge w:val="continue"/>
            <w:tcMar>
              <w:top w:w="0" w:type="dxa"/>
              <w:left w:w="0" w:type="dxa"/>
              <w:bottom w:w="0" w:type="dxa"/>
              <w:right w:w="0" w:type="dxa"/>
            </w:tcMar>
            <w:vAlign w:val="center"/>
          </w:tcPr>
          <w:p w14:paraId="3CD500D3">
            <w:pPr>
              <w:pStyle w:val="58"/>
            </w:pPr>
          </w:p>
        </w:tc>
        <w:tc>
          <w:tcPr>
            <w:tcW w:w="0" w:type="auto"/>
            <w:tcMar>
              <w:top w:w="0" w:type="dxa"/>
              <w:left w:w="0" w:type="dxa"/>
              <w:bottom w:w="0" w:type="dxa"/>
              <w:right w:w="0" w:type="dxa"/>
            </w:tcMar>
            <w:vAlign w:val="center"/>
          </w:tcPr>
          <w:p w14:paraId="528D7B6A">
            <w:pPr>
              <w:pStyle w:val="58"/>
            </w:pPr>
            <w:r>
              <w:t>流程编排技术元数据</w:t>
            </w:r>
          </w:p>
        </w:tc>
        <w:tc>
          <w:tcPr>
            <w:tcW w:w="0" w:type="auto"/>
            <w:tcMar>
              <w:top w:w="0" w:type="dxa"/>
              <w:left w:w="0" w:type="dxa"/>
              <w:bottom w:w="0" w:type="dxa"/>
              <w:right w:w="0" w:type="dxa"/>
            </w:tcMar>
            <w:vAlign w:val="center"/>
          </w:tcPr>
          <w:p w14:paraId="18C46667">
            <w:pPr>
              <w:pStyle w:val="58"/>
            </w:pPr>
            <w:r>
              <w:t>流程编排元数据表</w:t>
            </w:r>
          </w:p>
        </w:tc>
        <w:tc>
          <w:tcPr>
            <w:tcW w:w="3047" w:type="dxa"/>
            <w:tcMar>
              <w:top w:w="0" w:type="dxa"/>
              <w:left w:w="0" w:type="dxa"/>
              <w:bottom w:w="0" w:type="dxa"/>
              <w:right w:w="0" w:type="dxa"/>
            </w:tcMar>
            <w:vAlign w:val="center"/>
          </w:tcPr>
          <w:p w14:paraId="41994F8A">
            <w:pPr>
              <w:pStyle w:val="58"/>
            </w:pPr>
            <w:r>
              <w:t>描述流程节点拓扑、数据依赖、执行顺序、调度配置等</w:t>
            </w:r>
          </w:p>
        </w:tc>
      </w:tr>
      <w:tr w14:paraId="05F2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28F2EF5">
            <w:pPr>
              <w:pStyle w:val="58"/>
            </w:pPr>
            <w:r>
              <w:t>14</w:t>
            </w:r>
          </w:p>
        </w:tc>
        <w:tc>
          <w:tcPr>
            <w:tcW w:w="956" w:type="dxa"/>
            <w:vMerge w:val="restart"/>
            <w:tcMar>
              <w:top w:w="0" w:type="dxa"/>
              <w:left w:w="0" w:type="dxa"/>
              <w:bottom w:w="0" w:type="dxa"/>
              <w:right w:w="0" w:type="dxa"/>
            </w:tcMar>
            <w:vAlign w:val="center"/>
          </w:tcPr>
          <w:p w14:paraId="1A093B02">
            <w:pPr>
              <w:pStyle w:val="58"/>
            </w:pPr>
            <w:r>
              <w:t>操作元数据</w:t>
            </w:r>
          </w:p>
        </w:tc>
        <w:tc>
          <w:tcPr>
            <w:tcW w:w="744" w:type="dxa"/>
            <w:vMerge w:val="restart"/>
            <w:tcMar>
              <w:top w:w="0" w:type="dxa"/>
              <w:left w:w="0" w:type="dxa"/>
              <w:bottom w:w="0" w:type="dxa"/>
              <w:right w:w="0" w:type="dxa"/>
            </w:tcMar>
            <w:vAlign w:val="center"/>
          </w:tcPr>
          <w:p w14:paraId="6F297292">
            <w:pPr>
              <w:pStyle w:val="58"/>
            </w:pPr>
            <w:r>
              <w:t>运维监控</w:t>
            </w:r>
          </w:p>
        </w:tc>
        <w:tc>
          <w:tcPr>
            <w:tcW w:w="0" w:type="auto"/>
            <w:vMerge w:val="restart"/>
            <w:tcMar>
              <w:top w:w="0" w:type="dxa"/>
              <w:left w:w="0" w:type="dxa"/>
              <w:bottom w:w="0" w:type="dxa"/>
              <w:right w:w="0" w:type="dxa"/>
            </w:tcMar>
            <w:vAlign w:val="center"/>
          </w:tcPr>
          <w:p w14:paraId="241D49BF">
            <w:pPr>
              <w:pStyle w:val="58"/>
            </w:pPr>
            <w:r>
              <w:t>数据操作与状态元数据</w:t>
            </w:r>
          </w:p>
        </w:tc>
        <w:tc>
          <w:tcPr>
            <w:tcW w:w="0" w:type="auto"/>
            <w:tcMar>
              <w:top w:w="0" w:type="dxa"/>
              <w:left w:w="0" w:type="dxa"/>
              <w:bottom w:w="0" w:type="dxa"/>
              <w:right w:w="0" w:type="dxa"/>
            </w:tcMar>
            <w:vAlign w:val="center"/>
          </w:tcPr>
          <w:p w14:paraId="12A2DDDC">
            <w:pPr>
              <w:pStyle w:val="58"/>
            </w:pPr>
            <w:r>
              <w:t>数据接入记录表</w:t>
            </w:r>
          </w:p>
        </w:tc>
        <w:tc>
          <w:tcPr>
            <w:tcW w:w="3047" w:type="dxa"/>
            <w:tcMar>
              <w:top w:w="0" w:type="dxa"/>
              <w:left w:w="0" w:type="dxa"/>
              <w:bottom w:w="0" w:type="dxa"/>
              <w:right w:w="0" w:type="dxa"/>
            </w:tcMar>
            <w:vAlign w:val="center"/>
          </w:tcPr>
          <w:p w14:paraId="0D26009D">
            <w:pPr>
              <w:pStyle w:val="58"/>
            </w:pPr>
            <w:r>
              <w:t>记录各批次原始数据的接入时间、校验结果、存储路径等</w:t>
            </w:r>
          </w:p>
        </w:tc>
      </w:tr>
      <w:tr w14:paraId="0DBB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3B002B23">
            <w:pPr>
              <w:pStyle w:val="58"/>
            </w:pPr>
            <w:r>
              <w:t>15</w:t>
            </w:r>
          </w:p>
        </w:tc>
        <w:tc>
          <w:tcPr>
            <w:tcW w:w="956" w:type="dxa"/>
            <w:vMerge w:val="continue"/>
            <w:tcMar>
              <w:top w:w="0" w:type="dxa"/>
              <w:left w:w="0" w:type="dxa"/>
              <w:bottom w:w="0" w:type="dxa"/>
              <w:right w:w="0" w:type="dxa"/>
            </w:tcMar>
            <w:vAlign w:val="center"/>
          </w:tcPr>
          <w:p w14:paraId="1083C2A5">
            <w:pPr>
              <w:pStyle w:val="58"/>
            </w:pPr>
          </w:p>
        </w:tc>
        <w:tc>
          <w:tcPr>
            <w:tcW w:w="744" w:type="dxa"/>
            <w:vMerge w:val="continue"/>
            <w:tcMar>
              <w:top w:w="0" w:type="dxa"/>
              <w:left w:w="0" w:type="dxa"/>
              <w:bottom w:w="0" w:type="dxa"/>
              <w:right w:w="0" w:type="dxa"/>
            </w:tcMar>
            <w:vAlign w:val="center"/>
          </w:tcPr>
          <w:p w14:paraId="29CF011F">
            <w:pPr>
              <w:pStyle w:val="58"/>
            </w:pPr>
          </w:p>
        </w:tc>
        <w:tc>
          <w:tcPr>
            <w:tcW w:w="0" w:type="auto"/>
            <w:vMerge w:val="continue"/>
            <w:tcMar>
              <w:top w:w="0" w:type="dxa"/>
              <w:left w:w="0" w:type="dxa"/>
              <w:bottom w:w="0" w:type="dxa"/>
              <w:right w:w="0" w:type="dxa"/>
            </w:tcMar>
            <w:vAlign w:val="center"/>
          </w:tcPr>
          <w:p w14:paraId="056AB930">
            <w:pPr>
              <w:pStyle w:val="58"/>
            </w:pPr>
          </w:p>
        </w:tc>
        <w:tc>
          <w:tcPr>
            <w:tcW w:w="0" w:type="auto"/>
            <w:tcMar>
              <w:top w:w="0" w:type="dxa"/>
              <w:left w:w="0" w:type="dxa"/>
              <w:bottom w:w="0" w:type="dxa"/>
              <w:right w:w="0" w:type="dxa"/>
            </w:tcMar>
            <w:vAlign w:val="center"/>
          </w:tcPr>
          <w:p w14:paraId="6A4F1F61">
            <w:pPr>
              <w:pStyle w:val="58"/>
            </w:pPr>
            <w:r>
              <w:t>数据入库记录表</w:t>
            </w:r>
          </w:p>
        </w:tc>
        <w:tc>
          <w:tcPr>
            <w:tcW w:w="3047" w:type="dxa"/>
            <w:tcMar>
              <w:top w:w="0" w:type="dxa"/>
              <w:left w:w="0" w:type="dxa"/>
              <w:bottom w:w="0" w:type="dxa"/>
              <w:right w:w="0" w:type="dxa"/>
            </w:tcMar>
            <w:vAlign w:val="center"/>
          </w:tcPr>
          <w:p w14:paraId="7873CE3C">
            <w:pPr>
              <w:pStyle w:val="58"/>
            </w:pPr>
            <w:r>
              <w:t>记录标准化产品和成果数据的入库信息与归档状态</w:t>
            </w:r>
          </w:p>
        </w:tc>
      </w:tr>
      <w:tr w14:paraId="71C7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A986C1E">
            <w:pPr>
              <w:pStyle w:val="58"/>
            </w:pPr>
            <w:r>
              <w:t>16</w:t>
            </w:r>
          </w:p>
        </w:tc>
        <w:tc>
          <w:tcPr>
            <w:tcW w:w="956" w:type="dxa"/>
            <w:vMerge w:val="continue"/>
            <w:tcMar>
              <w:top w:w="0" w:type="dxa"/>
              <w:left w:w="0" w:type="dxa"/>
              <w:bottom w:w="0" w:type="dxa"/>
              <w:right w:w="0" w:type="dxa"/>
            </w:tcMar>
            <w:vAlign w:val="center"/>
          </w:tcPr>
          <w:p w14:paraId="4478C66A">
            <w:pPr>
              <w:pStyle w:val="58"/>
            </w:pPr>
          </w:p>
        </w:tc>
        <w:tc>
          <w:tcPr>
            <w:tcW w:w="744" w:type="dxa"/>
            <w:vMerge w:val="continue"/>
            <w:tcMar>
              <w:top w:w="0" w:type="dxa"/>
              <w:left w:w="0" w:type="dxa"/>
              <w:bottom w:w="0" w:type="dxa"/>
              <w:right w:w="0" w:type="dxa"/>
            </w:tcMar>
            <w:vAlign w:val="center"/>
          </w:tcPr>
          <w:p w14:paraId="6860B2BD">
            <w:pPr>
              <w:pStyle w:val="58"/>
            </w:pPr>
          </w:p>
        </w:tc>
        <w:tc>
          <w:tcPr>
            <w:tcW w:w="0" w:type="auto"/>
            <w:vMerge w:val="restart"/>
            <w:tcMar>
              <w:top w:w="0" w:type="dxa"/>
              <w:left w:w="0" w:type="dxa"/>
              <w:bottom w:w="0" w:type="dxa"/>
              <w:right w:w="0" w:type="dxa"/>
            </w:tcMar>
            <w:vAlign w:val="center"/>
          </w:tcPr>
          <w:p w14:paraId="60B5DB85">
            <w:pPr>
              <w:pStyle w:val="58"/>
            </w:pPr>
            <w:r>
              <w:t>数据质量操作元数据</w:t>
            </w:r>
          </w:p>
        </w:tc>
        <w:tc>
          <w:tcPr>
            <w:tcW w:w="0" w:type="auto"/>
            <w:tcMar>
              <w:top w:w="0" w:type="dxa"/>
              <w:left w:w="0" w:type="dxa"/>
              <w:bottom w:w="0" w:type="dxa"/>
              <w:right w:w="0" w:type="dxa"/>
            </w:tcMar>
            <w:vAlign w:val="center"/>
          </w:tcPr>
          <w:p w14:paraId="3BB35582">
            <w:pPr>
              <w:pStyle w:val="58"/>
            </w:pPr>
            <w:r>
              <w:t>数据质量评估记录表</w:t>
            </w:r>
          </w:p>
        </w:tc>
        <w:tc>
          <w:tcPr>
            <w:tcW w:w="3047" w:type="dxa"/>
            <w:tcMar>
              <w:top w:w="0" w:type="dxa"/>
              <w:left w:w="0" w:type="dxa"/>
              <w:bottom w:w="0" w:type="dxa"/>
              <w:right w:w="0" w:type="dxa"/>
            </w:tcMar>
            <w:vAlign w:val="center"/>
          </w:tcPr>
          <w:p w14:paraId="69E42E0C">
            <w:pPr>
              <w:pStyle w:val="58"/>
            </w:pPr>
            <w:r>
              <w:t>记录辐射定标精度、正射校正精度、云检测准确率等评估结果</w:t>
            </w:r>
          </w:p>
        </w:tc>
      </w:tr>
      <w:tr w14:paraId="5483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A2E4AED">
            <w:pPr>
              <w:pStyle w:val="58"/>
            </w:pPr>
            <w:r>
              <w:t>17</w:t>
            </w:r>
          </w:p>
        </w:tc>
        <w:tc>
          <w:tcPr>
            <w:tcW w:w="956" w:type="dxa"/>
            <w:vMerge w:val="continue"/>
            <w:tcMar>
              <w:top w:w="0" w:type="dxa"/>
              <w:left w:w="0" w:type="dxa"/>
              <w:bottom w:w="0" w:type="dxa"/>
              <w:right w:w="0" w:type="dxa"/>
            </w:tcMar>
            <w:vAlign w:val="center"/>
          </w:tcPr>
          <w:p w14:paraId="2CFD0C63">
            <w:pPr>
              <w:pStyle w:val="58"/>
            </w:pPr>
          </w:p>
        </w:tc>
        <w:tc>
          <w:tcPr>
            <w:tcW w:w="744" w:type="dxa"/>
            <w:vMerge w:val="continue"/>
            <w:tcMar>
              <w:top w:w="0" w:type="dxa"/>
              <w:left w:w="0" w:type="dxa"/>
              <w:bottom w:w="0" w:type="dxa"/>
              <w:right w:w="0" w:type="dxa"/>
            </w:tcMar>
            <w:vAlign w:val="center"/>
          </w:tcPr>
          <w:p w14:paraId="02D104D7">
            <w:pPr>
              <w:pStyle w:val="58"/>
            </w:pPr>
          </w:p>
        </w:tc>
        <w:tc>
          <w:tcPr>
            <w:tcW w:w="0" w:type="auto"/>
            <w:vMerge w:val="continue"/>
            <w:tcMar>
              <w:top w:w="0" w:type="dxa"/>
              <w:left w:w="0" w:type="dxa"/>
              <w:bottom w:w="0" w:type="dxa"/>
              <w:right w:w="0" w:type="dxa"/>
            </w:tcMar>
            <w:vAlign w:val="center"/>
          </w:tcPr>
          <w:p w14:paraId="27B35B89">
            <w:pPr>
              <w:pStyle w:val="58"/>
            </w:pPr>
          </w:p>
        </w:tc>
        <w:tc>
          <w:tcPr>
            <w:tcW w:w="0" w:type="auto"/>
            <w:tcMar>
              <w:top w:w="0" w:type="dxa"/>
              <w:left w:w="0" w:type="dxa"/>
              <w:bottom w:w="0" w:type="dxa"/>
              <w:right w:w="0" w:type="dxa"/>
            </w:tcMar>
            <w:vAlign w:val="center"/>
          </w:tcPr>
          <w:p w14:paraId="26CB6FCA">
            <w:pPr>
              <w:pStyle w:val="58"/>
            </w:pPr>
            <w:r>
              <w:t>产品质量报告表</w:t>
            </w:r>
          </w:p>
        </w:tc>
        <w:tc>
          <w:tcPr>
            <w:tcW w:w="3047" w:type="dxa"/>
            <w:tcMar>
              <w:top w:w="0" w:type="dxa"/>
              <w:left w:w="0" w:type="dxa"/>
              <w:bottom w:w="0" w:type="dxa"/>
              <w:right w:w="0" w:type="dxa"/>
            </w:tcMar>
            <w:vAlign w:val="center"/>
          </w:tcPr>
          <w:p w14:paraId="658C5AC4">
            <w:pPr>
              <w:pStyle w:val="58"/>
            </w:pPr>
            <w:r>
              <w:t>记录质量评估汇总报告的各项指标统计结果与改进建议</w:t>
            </w:r>
          </w:p>
        </w:tc>
      </w:tr>
      <w:tr w14:paraId="1EFA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42DDD8DA">
            <w:pPr>
              <w:pStyle w:val="58"/>
            </w:pPr>
            <w:r>
              <w:t>18</w:t>
            </w:r>
          </w:p>
        </w:tc>
        <w:tc>
          <w:tcPr>
            <w:tcW w:w="956" w:type="dxa"/>
            <w:vMerge w:val="continue"/>
            <w:tcMar>
              <w:top w:w="0" w:type="dxa"/>
              <w:left w:w="0" w:type="dxa"/>
              <w:bottom w:w="0" w:type="dxa"/>
              <w:right w:w="0" w:type="dxa"/>
            </w:tcMar>
            <w:vAlign w:val="center"/>
          </w:tcPr>
          <w:p w14:paraId="53D4EF3F">
            <w:pPr>
              <w:pStyle w:val="58"/>
            </w:pPr>
          </w:p>
        </w:tc>
        <w:tc>
          <w:tcPr>
            <w:tcW w:w="744" w:type="dxa"/>
            <w:vMerge w:val="continue"/>
            <w:tcMar>
              <w:top w:w="0" w:type="dxa"/>
              <w:left w:w="0" w:type="dxa"/>
              <w:bottom w:w="0" w:type="dxa"/>
              <w:right w:w="0" w:type="dxa"/>
            </w:tcMar>
            <w:vAlign w:val="center"/>
          </w:tcPr>
          <w:p w14:paraId="2AEB2BBD">
            <w:pPr>
              <w:pStyle w:val="58"/>
            </w:pPr>
          </w:p>
        </w:tc>
        <w:tc>
          <w:tcPr>
            <w:tcW w:w="0" w:type="auto"/>
            <w:vMerge w:val="restart"/>
            <w:tcMar>
              <w:top w:w="0" w:type="dxa"/>
              <w:left w:w="0" w:type="dxa"/>
              <w:bottom w:w="0" w:type="dxa"/>
              <w:right w:w="0" w:type="dxa"/>
            </w:tcMar>
            <w:vAlign w:val="center"/>
          </w:tcPr>
          <w:p w14:paraId="1AF9C210">
            <w:pPr>
              <w:pStyle w:val="58"/>
            </w:pPr>
            <w:r>
              <w:t>算法与流程运行元数据</w:t>
            </w:r>
          </w:p>
        </w:tc>
        <w:tc>
          <w:tcPr>
            <w:tcW w:w="0" w:type="auto"/>
            <w:tcMar>
              <w:top w:w="0" w:type="dxa"/>
              <w:left w:w="0" w:type="dxa"/>
              <w:bottom w:w="0" w:type="dxa"/>
              <w:right w:w="0" w:type="dxa"/>
            </w:tcMar>
            <w:vAlign w:val="center"/>
          </w:tcPr>
          <w:p w14:paraId="7A968F77">
            <w:pPr>
              <w:pStyle w:val="58"/>
            </w:pPr>
            <w:r>
              <w:t>算法运行实例表</w:t>
            </w:r>
          </w:p>
        </w:tc>
        <w:tc>
          <w:tcPr>
            <w:tcW w:w="3047" w:type="dxa"/>
            <w:tcMar>
              <w:top w:w="0" w:type="dxa"/>
              <w:left w:w="0" w:type="dxa"/>
              <w:bottom w:w="0" w:type="dxa"/>
              <w:right w:w="0" w:type="dxa"/>
            </w:tcMar>
            <w:vAlign w:val="center"/>
          </w:tcPr>
          <w:p w14:paraId="7D0AB626">
            <w:pPr>
              <w:pStyle w:val="58"/>
            </w:pPr>
            <w:r>
              <w:t>记录算法单次运行的执行状态、资源消耗、输出摘要等</w:t>
            </w:r>
          </w:p>
        </w:tc>
      </w:tr>
      <w:tr w14:paraId="5823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3FCD1A7">
            <w:pPr>
              <w:pStyle w:val="58"/>
            </w:pPr>
            <w:r>
              <w:t>19</w:t>
            </w:r>
          </w:p>
        </w:tc>
        <w:tc>
          <w:tcPr>
            <w:tcW w:w="956" w:type="dxa"/>
            <w:vMerge w:val="continue"/>
            <w:tcMar>
              <w:top w:w="0" w:type="dxa"/>
              <w:left w:w="0" w:type="dxa"/>
              <w:bottom w:w="0" w:type="dxa"/>
              <w:right w:w="0" w:type="dxa"/>
            </w:tcMar>
            <w:vAlign w:val="center"/>
          </w:tcPr>
          <w:p w14:paraId="6503B60D">
            <w:pPr>
              <w:pStyle w:val="58"/>
            </w:pPr>
          </w:p>
        </w:tc>
        <w:tc>
          <w:tcPr>
            <w:tcW w:w="744" w:type="dxa"/>
            <w:vMerge w:val="continue"/>
            <w:tcMar>
              <w:top w:w="0" w:type="dxa"/>
              <w:left w:w="0" w:type="dxa"/>
              <w:bottom w:w="0" w:type="dxa"/>
              <w:right w:w="0" w:type="dxa"/>
            </w:tcMar>
            <w:vAlign w:val="center"/>
          </w:tcPr>
          <w:p w14:paraId="5A6C0E60">
            <w:pPr>
              <w:pStyle w:val="58"/>
            </w:pPr>
          </w:p>
        </w:tc>
        <w:tc>
          <w:tcPr>
            <w:tcW w:w="0" w:type="auto"/>
            <w:vMerge w:val="continue"/>
            <w:tcMar>
              <w:top w:w="0" w:type="dxa"/>
              <w:left w:w="0" w:type="dxa"/>
              <w:bottom w:w="0" w:type="dxa"/>
              <w:right w:w="0" w:type="dxa"/>
            </w:tcMar>
            <w:vAlign w:val="center"/>
          </w:tcPr>
          <w:p w14:paraId="7E706A2A">
            <w:pPr>
              <w:pStyle w:val="58"/>
            </w:pPr>
          </w:p>
        </w:tc>
        <w:tc>
          <w:tcPr>
            <w:tcW w:w="0" w:type="auto"/>
            <w:tcMar>
              <w:top w:w="0" w:type="dxa"/>
              <w:left w:w="0" w:type="dxa"/>
              <w:bottom w:w="0" w:type="dxa"/>
              <w:right w:w="0" w:type="dxa"/>
            </w:tcMar>
            <w:vAlign w:val="center"/>
          </w:tcPr>
          <w:p w14:paraId="39A5BFAD">
            <w:pPr>
              <w:pStyle w:val="58"/>
            </w:pPr>
            <w:r>
              <w:t>流程执行实例表</w:t>
            </w:r>
          </w:p>
        </w:tc>
        <w:tc>
          <w:tcPr>
            <w:tcW w:w="3047" w:type="dxa"/>
            <w:tcMar>
              <w:top w:w="0" w:type="dxa"/>
              <w:left w:w="0" w:type="dxa"/>
              <w:bottom w:w="0" w:type="dxa"/>
              <w:right w:w="0" w:type="dxa"/>
            </w:tcMar>
            <w:vAlign w:val="center"/>
          </w:tcPr>
          <w:p w14:paraId="26B71169">
            <w:pPr>
              <w:pStyle w:val="58"/>
            </w:pPr>
            <w:r>
              <w:t>记录流程实例的触发方式、执行状态、关联算法运行记录等</w:t>
            </w:r>
          </w:p>
        </w:tc>
      </w:tr>
      <w:tr w14:paraId="4B05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E9D337C">
            <w:pPr>
              <w:pStyle w:val="58"/>
            </w:pPr>
            <w:r>
              <w:t>20</w:t>
            </w:r>
          </w:p>
        </w:tc>
        <w:tc>
          <w:tcPr>
            <w:tcW w:w="956" w:type="dxa"/>
            <w:vMerge w:val="continue"/>
            <w:tcMar>
              <w:top w:w="0" w:type="dxa"/>
              <w:left w:w="0" w:type="dxa"/>
              <w:bottom w:w="0" w:type="dxa"/>
              <w:right w:w="0" w:type="dxa"/>
            </w:tcMar>
            <w:vAlign w:val="center"/>
          </w:tcPr>
          <w:p w14:paraId="1FCD0A58">
            <w:pPr>
              <w:pStyle w:val="58"/>
            </w:pPr>
          </w:p>
        </w:tc>
        <w:tc>
          <w:tcPr>
            <w:tcW w:w="744" w:type="dxa"/>
            <w:vMerge w:val="continue"/>
            <w:tcMar>
              <w:top w:w="0" w:type="dxa"/>
              <w:left w:w="0" w:type="dxa"/>
              <w:bottom w:w="0" w:type="dxa"/>
              <w:right w:w="0" w:type="dxa"/>
            </w:tcMar>
            <w:vAlign w:val="center"/>
          </w:tcPr>
          <w:p w14:paraId="181293D5">
            <w:pPr>
              <w:pStyle w:val="58"/>
            </w:pPr>
          </w:p>
        </w:tc>
        <w:tc>
          <w:tcPr>
            <w:tcW w:w="0" w:type="auto"/>
            <w:vMerge w:val="continue"/>
            <w:tcMar>
              <w:top w:w="0" w:type="dxa"/>
              <w:left w:w="0" w:type="dxa"/>
              <w:bottom w:w="0" w:type="dxa"/>
              <w:right w:w="0" w:type="dxa"/>
            </w:tcMar>
            <w:vAlign w:val="center"/>
          </w:tcPr>
          <w:p w14:paraId="1BBE1F42">
            <w:pPr>
              <w:pStyle w:val="58"/>
            </w:pPr>
          </w:p>
        </w:tc>
        <w:tc>
          <w:tcPr>
            <w:tcW w:w="0" w:type="auto"/>
            <w:tcMar>
              <w:top w:w="0" w:type="dxa"/>
              <w:left w:w="0" w:type="dxa"/>
              <w:bottom w:w="0" w:type="dxa"/>
              <w:right w:w="0" w:type="dxa"/>
            </w:tcMar>
            <w:vAlign w:val="center"/>
          </w:tcPr>
          <w:p w14:paraId="67C1E863">
            <w:pPr>
              <w:pStyle w:val="58"/>
            </w:pPr>
            <w:r>
              <w:t>运行参数配置历史表</w:t>
            </w:r>
          </w:p>
        </w:tc>
        <w:tc>
          <w:tcPr>
            <w:tcW w:w="3047" w:type="dxa"/>
            <w:tcMar>
              <w:top w:w="0" w:type="dxa"/>
              <w:left w:w="0" w:type="dxa"/>
              <w:bottom w:w="0" w:type="dxa"/>
              <w:right w:w="0" w:type="dxa"/>
            </w:tcMar>
            <w:vAlign w:val="center"/>
          </w:tcPr>
          <w:p w14:paraId="14FD0DC3">
            <w:pPr>
              <w:pStyle w:val="58"/>
            </w:pPr>
            <w:r>
              <w:t>存储算法/流程运行时的参数配置历史版本</w:t>
            </w:r>
          </w:p>
        </w:tc>
      </w:tr>
      <w:tr w14:paraId="0D29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32AF6595">
            <w:pPr>
              <w:pStyle w:val="58"/>
            </w:pPr>
            <w:r>
              <w:t>21</w:t>
            </w:r>
          </w:p>
        </w:tc>
        <w:tc>
          <w:tcPr>
            <w:tcW w:w="956" w:type="dxa"/>
            <w:vMerge w:val="continue"/>
            <w:tcMar>
              <w:top w:w="0" w:type="dxa"/>
              <w:left w:w="0" w:type="dxa"/>
              <w:bottom w:w="0" w:type="dxa"/>
              <w:right w:w="0" w:type="dxa"/>
            </w:tcMar>
            <w:vAlign w:val="center"/>
          </w:tcPr>
          <w:p w14:paraId="0DD8CE0A">
            <w:pPr>
              <w:pStyle w:val="58"/>
            </w:pPr>
          </w:p>
        </w:tc>
        <w:tc>
          <w:tcPr>
            <w:tcW w:w="744" w:type="dxa"/>
            <w:vMerge w:val="continue"/>
            <w:tcMar>
              <w:top w:w="0" w:type="dxa"/>
              <w:left w:w="0" w:type="dxa"/>
              <w:bottom w:w="0" w:type="dxa"/>
              <w:right w:w="0" w:type="dxa"/>
            </w:tcMar>
            <w:vAlign w:val="center"/>
          </w:tcPr>
          <w:p w14:paraId="5164FEFE">
            <w:pPr>
              <w:pStyle w:val="58"/>
            </w:pPr>
          </w:p>
        </w:tc>
        <w:tc>
          <w:tcPr>
            <w:tcW w:w="0" w:type="auto"/>
            <w:vMerge w:val="continue"/>
            <w:tcMar>
              <w:top w:w="0" w:type="dxa"/>
              <w:left w:w="0" w:type="dxa"/>
              <w:bottom w:w="0" w:type="dxa"/>
              <w:right w:w="0" w:type="dxa"/>
            </w:tcMar>
            <w:vAlign w:val="center"/>
          </w:tcPr>
          <w:p w14:paraId="2A973A4E">
            <w:pPr>
              <w:pStyle w:val="58"/>
            </w:pPr>
          </w:p>
        </w:tc>
        <w:tc>
          <w:tcPr>
            <w:tcW w:w="0" w:type="auto"/>
            <w:tcMar>
              <w:top w:w="0" w:type="dxa"/>
              <w:left w:w="0" w:type="dxa"/>
              <w:bottom w:w="0" w:type="dxa"/>
              <w:right w:w="0" w:type="dxa"/>
            </w:tcMar>
            <w:vAlign w:val="center"/>
          </w:tcPr>
          <w:p w14:paraId="06A4889F">
            <w:pPr>
              <w:pStyle w:val="58"/>
            </w:pPr>
            <w:r>
              <w:t>资源消耗监控表</w:t>
            </w:r>
          </w:p>
        </w:tc>
        <w:tc>
          <w:tcPr>
            <w:tcW w:w="3047" w:type="dxa"/>
            <w:tcMar>
              <w:top w:w="0" w:type="dxa"/>
              <w:left w:w="0" w:type="dxa"/>
              <w:bottom w:w="0" w:type="dxa"/>
              <w:right w:w="0" w:type="dxa"/>
            </w:tcMar>
            <w:vAlign w:val="center"/>
          </w:tcPr>
          <w:p w14:paraId="7119FDC5">
            <w:pPr>
              <w:pStyle w:val="58"/>
            </w:pPr>
            <w:r>
              <w:t>记录运行过程中的CPU/内存/GPU使用率等明细数据</w:t>
            </w:r>
          </w:p>
        </w:tc>
      </w:tr>
      <w:tr w14:paraId="76D0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9B0AB90">
            <w:pPr>
              <w:pStyle w:val="58"/>
            </w:pPr>
            <w:r>
              <w:t>22</w:t>
            </w:r>
          </w:p>
        </w:tc>
        <w:tc>
          <w:tcPr>
            <w:tcW w:w="956" w:type="dxa"/>
            <w:vMerge w:val="continue"/>
            <w:tcMar>
              <w:top w:w="0" w:type="dxa"/>
              <w:left w:w="0" w:type="dxa"/>
              <w:bottom w:w="0" w:type="dxa"/>
              <w:right w:w="0" w:type="dxa"/>
            </w:tcMar>
            <w:vAlign w:val="center"/>
          </w:tcPr>
          <w:p w14:paraId="59B25721">
            <w:pPr>
              <w:pStyle w:val="58"/>
            </w:pPr>
          </w:p>
        </w:tc>
        <w:tc>
          <w:tcPr>
            <w:tcW w:w="744" w:type="dxa"/>
            <w:vMerge w:val="continue"/>
            <w:tcMar>
              <w:top w:w="0" w:type="dxa"/>
              <w:left w:w="0" w:type="dxa"/>
              <w:bottom w:w="0" w:type="dxa"/>
              <w:right w:w="0" w:type="dxa"/>
            </w:tcMar>
            <w:vAlign w:val="center"/>
          </w:tcPr>
          <w:p w14:paraId="29C56016">
            <w:pPr>
              <w:pStyle w:val="58"/>
            </w:pPr>
          </w:p>
        </w:tc>
        <w:tc>
          <w:tcPr>
            <w:tcW w:w="0" w:type="auto"/>
            <w:vMerge w:val="continue"/>
            <w:tcMar>
              <w:top w:w="0" w:type="dxa"/>
              <w:left w:w="0" w:type="dxa"/>
              <w:bottom w:w="0" w:type="dxa"/>
              <w:right w:w="0" w:type="dxa"/>
            </w:tcMar>
            <w:vAlign w:val="center"/>
          </w:tcPr>
          <w:p w14:paraId="1403F054">
            <w:pPr>
              <w:pStyle w:val="58"/>
            </w:pPr>
          </w:p>
        </w:tc>
        <w:tc>
          <w:tcPr>
            <w:tcW w:w="0" w:type="auto"/>
            <w:tcMar>
              <w:top w:w="0" w:type="dxa"/>
              <w:left w:w="0" w:type="dxa"/>
              <w:bottom w:w="0" w:type="dxa"/>
              <w:right w:w="0" w:type="dxa"/>
            </w:tcMar>
            <w:vAlign w:val="center"/>
          </w:tcPr>
          <w:p w14:paraId="7627932A">
            <w:pPr>
              <w:pStyle w:val="58"/>
            </w:pPr>
            <w:r>
              <w:t>运行错误日志表</w:t>
            </w:r>
          </w:p>
        </w:tc>
        <w:tc>
          <w:tcPr>
            <w:tcW w:w="3047" w:type="dxa"/>
            <w:tcMar>
              <w:top w:w="0" w:type="dxa"/>
              <w:left w:w="0" w:type="dxa"/>
              <w:bottom w:w="0" w:type="dxa"/>
              <w:right w:w="0" w:type="dxa"/>
            </w:tcMar>
            <w:vAlign w:val="center"/>
          </w:tcPr>
          <w:p w14:paraId="6745AB7D">
            <w:pPr>
              <w:pStyle w:val="58"/>
            </w:pPr>
            <w:r>
              <w:t>存储运行失败的错误类型、堆栈、建议修复措施等</w:t>
            </w:r>
          </w:p>
        </w:tc>
      </w:tr>
      <w:tr w14:paraId="51A5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44CA116F">
            <w:pPr>
              <w:pStyle w:val="58"/>
            </w:pPr>
            <w:r>
              <w:t>23</w:t>
            </w:r>
          </w:p>
        </w:tc>
        <w:tc>
          <w:tcPr>
            <w:tcW w:w="956" w:type="dxa"/>
            <w:vMerge w:val="continue"/>
            <w:tcMar>
              <w:top w:w="0" w:type="dxa"/>
              <w:left w:w="0" w:type="dxa"/>
              <w:bottom w:w="0" w:type="dxa"/>
              <w:right w:w="0" w:type="dxa"/>
            </w:tcMar>
            <w:vAlign w:val="center"/>
          </w:tcPr>
          <w:p w14:paraId="170B98FB">
            <w:pPr>
              <w:pStyle w:val="58"/>
            </w:pPr>
          </w:p>
        </w:tc>
        <w:tc>
          <w:tcPr>
            <w:tcW w:w="744" w:type="dxa"/>
            <w:vMerge w:val="continue"/>
            <w:tcMar>
              <w:top w:w="0" w:type="dxa"/>
              <w:left w:w="0" w:type="dxa"/>
              <w:bottom w:w="0" w:type="dxa"/>
              <w:right w:w="0" w:type="dxa"/>
            </w:tcMar>
            <w:vAlign w:val="center"/>
          </w:tcPr>
          <w:p w14:paraId="32F89DDD">
            <w:pPr>
              <w:pStyle w:val="58"/>
            </w:pPr>
          </w:p>
        </w:tc>
        <w:tc>
          <w:tcPr>
            <w:tcW w:w="0" w:type="auto"/>
            <w:vMerge w:val="continue"/>
            <w:tcMar>
              <w:top w:w="0" w:type="dxa"/>
              <w:left w:w="0" w:type="dxa"/>
              <w:bottom w:w="0" w:type="dxa"/>
              <w:right w:w="0" w:type="dxa"/>
            </w:tcMar>
            <w:vAlign w:val="center"/>
          </w:tcPr>
          <w:p w14:paraId="06CD0879">
            <w:pPr>
              <w:pStyle w:val="58"/>
            </w:pPr>
          </w:p>
        </w:tc>
        <w:tc>
          <w:tcPr>
            <w:tcW w:w="0" w:type="auto"/>
            <w:tcMar>
              <w:top w:w="0" w:type="dxa"/>
              <w:left w:w="0" w:type="dxa"/>
              <w:bottom w:w="0" w:type="dxa"/>
              <w:right w:w="0" w:type="dxa"/>
            </w:tcMar>
            <w:vAlign w:val="center"/>
          </w:tcPr>
          <w:p w14:paraId="02CAADA1">
            <w:pPr>
              <w:pStyle w:val="58"/>
            </w:pPr>
            <w:r>
              <w:t>输出结果元数据表</w:t>
            </w:r>
          </w:p>
        </w:tc>
        <w:tc>
          <w:tcPr>
            <w:tcW w:w="3047" w:type="dxa"/>
            <w:tcMar>
              <w:top w:w="0" w:type="dxa"/>
              <w:left w:w="0" w:type="dxa"/>
              <w:bottom w:w="0" w:type="dxa"/>
              <w:right w:w="0" w:type="dxa"/>
            </w:tcMar>
            <w:vAlign w:val="center"/>
          </w:tcPr>
          <w:p w14:paraId="34739849">
            <w:pPr>
              <w:pStyle w:val="58"/>
            </w:pPr>
            <w:r>
              <w:t>记录输出结果的存储路径、文件格式、校验码等</w:t>
            </w:r>
          </w:p>
        </w:tc>
      </w:tr>
      <w:tr w14:paraId="6554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6B8A2FC">
            <w:pPr>
              <w:pStyle w:val="58"/>
            </w:pPr>
            <w:r>
              <w:t>24</w:t>
            </w:r>
          </w:p>
        </w:tc>
        <w:tc>
          <w:tcPr>
            <w:tcW w:w="956" w:type="dxa"/>
            <w:vMerge w:val="continue"/>
            <w:tcMar>
              <w:top w:w="0" w:type="dxa"/>
              <w:left w:w="0" w:type="dxa"/>
              <w:bottom w:w="0" w:type="dxa"/>
              <w:right w:w="0" w:type="dxa"/>
            </w:tcMar>
            <w:vAlign w:val="center"/>
          </w:tcPr>
          <w:p w14:paraId="545194C2">
            <w:pPr>
              <w:pStyle w:val="58"/>
            </w:pPr>
          </w:p>
        </w:tc>
        <w:tc>
          <w:tcPr>
            <w:tcW w:w="744" w:type="dxa"/>
            <w:vMerge w:val="restart"/>
            <w:tcMar>
              <w:top w:w="0" w:type="dxa"/>
              <w:left w:w="0" w:type="dxa"/>
              <w:bottom w:w="0" w:type="dxa"/>
              <w:right w:w="0" w:type="dxa"/>
            </w:tcMar>
            <w:vAlign w:val="center"/>
          </w:tcPr>
          <w:p w14:paraId="58C4AFF1">
            <w:pPr>
              <w:pStyle w:val="58"/>
            </w:pPr>
            <w:r>
              <w:t>权限管理</w:t>
            </w:r>
          </w:p>
        </w:tc>
        <w:tc>
          <w:tcPr>
            <w:tcW w:w="0" w:type="auto"/>
            <w:vMerge w:val="restart"/>
            <w:tcMar>
              <w:top w:w="0" w:type="dxa"/>
              <w:left w:w="0" w:type="dxa"/>
              <w:bottom w:w="0" w:type="dxa"/>
              <w:right w:w="0" w:type="dxa"/>
            </w:tcMar>
            <w:vAlign w:val="center"/>
          </w:tcPr>
          <w:p w14:paraId="0C9E85BF">
            <w:pPr>
              <w:pStyle w:val="58"/>
            </w:pPr>
            <w:r>
              <w:t>用户与权限操作元数据</w:t>
            </w:r>
          </w:p>
        </w:tc>
        <w:tc>
          <w:tcPr>
            <w:tcW w:w="0" w:type="auto"/>
            <w:tcMar>
              <w:top w:w="0" w:type="dxa"/>
              <w:left w:w="0" w:type="dxa"/>
              <w:bottom w:w="0" w:type="dxa"/>
              <w:right w:w="0" w:type="dxa"/>
            </w:tcMar>
            <w:vAlign w:val="center"/>
          </w:tcPr>
          <w:p w14:paraId="387DB805">
            <w:pPr>
              <w:pStyle w:val="58"/>
            </w:pPr>
            <w:r>
              <w:t>用户操作审计表</w:t>
            </w:r>
          </w:p>
        </w:tc>
        <w:tc>
          <w:tcPr>
            <w:tcW w:w="3047" w:type="dxa"/>
            <w:tcMar>
              <w:top w:w="0" w:type="dxa"/>
              <w:left w:w="0" w:type="dxa"/>
              <w:bottom w:w="0" w:type="dxa"/>
              <w:right w:w="0" w:type="dxa"/>
            </w:tcMar>
            <w:vAlign w:val="center"/>
          </w:tcPr>
          <w:p w14:paraId="4A09642B">
            <w:pPr>
              <w:pStyle w:val="58"/>
            </w:pPr>
            <w:r>
              <w:t>记录用户操作行为，含操作类型、时间、来源IP、结果等</w:t>
            </w:r>
          </w:p>
        </w:tc>
      </w:tr>
      <w:tr w14:paraId="0C84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AFD5D75">
            <w:pPr>
              <w:pStyle w:val="58"/>
            </w:pPr>
            <w:r>
              <w:t>25</w:t>
            </w:r>
          </w:p>
        </w:tc>
        <w:tc>
          <w:tcPr>
            <w:tcW w:w="956" w:type="dxa"/>
            <w:vMerge w:val="continue"/>
            <w:tcMar>
              <w:top w:w="0" w:type="dxa"/>
              <w:left w:w="0" w:type="dxa"/>
              <w:bottom w:w="0" w:type="dxa"/>
              <w:right w:w="0" w:type="dxa"/>
            </w:tcMar>
            <w:vAlign w:val="center"/>
          </w:tcPr>
          <w:p w14:paraId="64F74F62">
            <w:pPr>
              <w:pStyle w:val="58"/>
            </w:pPr>
          </w:p>
        </w:tc>
        <w:tc>
          <w:tcPr>
            <w:tcW w:w="744" w:type="dxa"/>
            <w:vMerge w:val="continue"/>
            <w:tcMar>
              <w:top w:w="0" w:type="dxa"/>
              <w:left w:w="0" w:type="dxa"/>
              <w:bottom w:w="0" w:type="dxa"/>
              <w:right w:w="0" w:type="dxa"/>
            </w:tcMar>
            <w:vAlign w:val="center"/>
          </w:tcPr>
          <w:p w14:paraId="7EAD426E">
            <w:pPr>
              <w:pStyle w:val="58"/>
            </w:pPr>
          </w:p>
        </w:tc>
        <w:tc>
          <w:tcPr>
            <w:tcW w:w="0" w:type="auto"/>
            <w:vMerge w:val="continue"/>
            <w:tcMar>
              <w:top w:w="0" w:type="dxa"/>
              <w:left w:w="0" w:type="dxa"/>
              <w:bottom w:w="0" w:type="dxa"/>
              <w:right w:w="0" w:type="dxa"/>
            </w:tcMar>
            <w:vAlign w:val="center"/>
          </w:tcPr>
          <w:p w14:paraId="57DA8260">
            <w:pPr>
              <w:pStyle w:val="58"/>
            </w:pPr>
          </w:p>
        </w:tc>
        <w:tc>
          <w:tcPr>
            <w:tcW w:w="0" w:type="auto"/>
            <w:tcMar>
              <w:top w:w="0" w:type="dxa"/>
              <w:left w:w="0" w:type="dxa"/>
              <w:bottom w:w="0" w:type="dxa"/>
              <w:right w:w="0" w:type="dxa"/>
            </w:tcMar>
            <w:vAlign w:val="center"/>
          </w:tcPr>
          <w:p w14:paraId="74C885FF">
            <w:pPr>
              <w:pStyle w:val="58"/>
            </w:pPr>
            <w:r>
              <w:t>权限变更审计表</w:t>
            </w:r>
          </w:p>
        </w:tc>
        <w:tc>
          <w:tcPr>
            <w:tcW w:w="3047" w:type="dxa"/>
            <w:tcMar>
              <w:top w:w="0" w:type="dxa"/>
              <w:left w:w="0" w:type="dxa"/>
              <w:bottom w:w="0" w:type="dxa"/>
              <w:right w:w="0" w:type="dxa"/>
            </w:tcMar>
            <w:vAlign w:val="center"/>
          </w:tcPr>
          <w:p w14:paraId="4BC981C5">
            <w:pPr>
              <w:pStyle w:val="58"/>
            </w:pPr>
            <w:r>
              <w:t>记录用户权限变更操作，含变更类型、操作人、审批记录等</w:t>
            </w:r>
          </w:p>
        </w:tc>
      </w:tr>
      <w:tr w14:paraId="45E0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48812E48">
            <w:pPr>
              <w:pStyle w:val="58"/>
            </w:pPr>
            <w:r>
              <w:t>26</w:t>
            </w:r>
          </w:p>
        </w:tc>
        <w:tc>
          <w:tcPr>
            <w:tcW w:w="956" w:type="dxa"/>
            <w:vMerge w:val="restart"/>
            <w:tcMar>
              <w:top w:w="0" w:type="dxa"/>
              <w:left w:w="0" w:type="dxa"/>
              <w:bottom w:w="0" w:type="dxa"/>
              <w:right w:w="0" w:type="dxa"/>
            </w:tcMar>
            <w:vAlign w:val="center"/>
          </w:tcPr>
          <w:p w14:paraId="1ED94E29">
            <w:pPr>
              <w:pStyle w:val="58"/>
            </w:pPr>
            <w:r>
              <w:t>业务元数据</w:t>
            </w:r>
          </w:p>
        </w:tc>
        <w:tc>
          <w:tcPr>
            <w:tcW w:w="744" w:type="dxa"/>
            <w:vMerge w:val="restart"/>
            <w:tcMar>
              <w:top w:w="0" w:type="dxa"/>
              <w:left w:w="0" w:type="dxa"/>
              <w:bottom w:w="0" w:type="dxa"/>
              <w:right w:w="0" w:type="dxa"/>
            </w:tcMar>
            <w:vAlign w:val="center"/>
          </w:tcPr>
          <w:p w14:paraId="119831BF">
            <w:pPr>
              <w:pStyle w:val="58"/>
            </w:pPr>
            <w:r>
              <w:t>数据资源</w:t>
            </w:r>
          </w:p>
        </w:tc>
        <w:tc>
          <w:tcPr>
            <w:tcW w:w="0" w:type="auto"/>
            <w:vMerge w:val="restart"/>
            <w:tcMar>
              <w:top w:w="0" w:type="dxa"/>
              <w:left w:w="0" w:type="dxa"/>
              <w:bottom w:w="0" w:type="dxa"/>
              <w:right w:w="0" w:type="dxa"/>
            </w:tcMar>
            <w:vAlign w:val="center"/>
          </w:tcPr>
          <w:p w14:paraId="16B91E5E">
            <w:pPr>
              <w:pStyle w:val="58"/>
            </w:pPr>
            <w:r>
              <w:t>专题数据主题/事件元数据</w:t>
            </w:r>
          </w:p>
        </w:tc>
        <w:tc>
          <w:tcPr>
            <w:tcW w:w="0" w:type="auto"/>
            <w:tcMar>
              <w:top w:w="0" w:type="dxa"/>
              <w:left w:w="0" w:type="dxa"/>
              <w:bottom w:w="0" w:type="dxa"/>
              <w:right w:w="0" w:type="dxa"/>
            </w:tcMar>
            <w:vAlign w:val="center"/>
          </w:tcPr>
          <w:p w14:paraId="56CEB58B">
            <w:pPr>
              <w:pStyle w:val="58"/>
            </w:pPr>
            <w:r>
              <w:t>卫星遥感原始数据表</w:t>
            </w:r>
          </w:p>
        </w:tc>
        <w:tc>
          <w:tcPr>
            <w:tcW w:w="3047" w:type="dxa"/>
            <w:tcMar>
              <w:top w:w="0" w:type="dxa"/>
              <w:left w:w="0" w:type="dxa"/>
              <w:bottom w:w="0" w:type="dxa"/>
              <w:right w:w="0" w:type="dxa"/>
            </w:tcMar>
            <w:vAlign w:val="center"/>
          </w:tcPr>
          <w:p w14:paraId="53177494">
            <w:pPr>
              <w:pStyle w:val="58"/>
            </w:pPr>
            <w:r>
              <w:t>接入的光学/热红外L0/L1级原始影像数据元信息</w:t>
            </w:r>
          </w:p>
        </w:tc>
      </w:tr>
      <w:tr w14:paraId="4151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46D869BE">
            <w:pPr>
              <w:pStyle w:val="58"/>
            </w:pPr>
            <w:r>
              <w:t>27</w:t>
            </w:r>
          </w:p>
        </w:tc>
        <w:tc>
          <w:tcPr>
            <w:tcW w:w="956" w:type="dxa"/>
            <w:vMerge w:val="continue"/>
            <w:tcMar>
              <w:top w:w="0" w:type="dxa"/>
              <w:left w:w="0" w:type="dxa"/>
              <w:bottom w:w="0" w:type="dxa"/>
              <w:right w:w="0" w:type="dxa"/>
            </w:tcMar>
            <w:vAlign w:val="center"/>
          </w:tcPr>
          <w:p w14:paraId="775D8678">
            <w:pPr>
              <w:pStyle w:val="58"/>
            </w:pPr>
          </w:p>
        </w:tc>
        <w:tc>
          <w:tcPr>
            <w:tcW w:w="744" w:type="dxa"/>
            <w:vMerge w:val="continue"/>
            <w:tcMar>
              <w:top w:w="0" w:type="dxa"/>
              <w:left w:w="0" w:type="dxa"/>
              <w:bottom w:w="0" w:type="dxa"/>
              <w:right w:w="0" w:type="dxa"/>
            </w:tcMar>
            <w:vAlign w:val="center"/>
          </w:tcPr>
          <w:p w14:paraId="59FCB1BD">
            <w:pPr>
              <w:pStyle w:val="58"/>
            </w:pPr>
          </w:p>
        </w:tc>
        <w:tc>
          <w:tcPr>
            <w:tcW w:w="0" w:type="auto"/>
            <w:vMerge w:val="continue"/>
            <w:tcMar>
              <w:top w:w="0" w:type="dxa"/>
              <w:left w:w="0" w:type="dxa"/>
              <w:bottom w:w="0" w:type="dxa"/>
              <w:right w:w="0" w:type="dxa"/>
            </w:tcMar>
            <w:vAlign w:val="center"/>
          </w:tcPr>
          <w:p w14:paraId="4E3B7B26">
            <w:pPr>
              <w:pStyle w:val="58"/>
            </w:pPr>
          </w:p>
        </w:tc>
        <w:tc>
          <w:tcPr>
            <w:tcW w:w="0" w:type="auto"/>
            <w:tcMar>
              <w:top w:w="0" w:type="dxa"/>
              <w:left w:w="0" w:type="dxa"/>
              <w:bottom w:w="0" w:type="dxa"/>
              <w:right w:w="0" w:type="dxa"/>
            </w:tcMar>
            <w:vAlign w:val="center"/>
          </w:tcPr>
          <w:p w14:paraId="5AF03253">
            <w:pPr>
              <w:pStyle w:val="58"/>
            </w:pPr>
            <w:r>
              <w:t>InSAR形变数据表</w:t>
            </w:r>
          </w:p>
        </w:tc>
        <w:tc>
          <w:tcPr>
            <w:tcW w:w="3047" w:type="dxa"/>
            <w:tcMar>
              <w:top w:w="0" w:type="dxa"/>
              <w:left w:w="0" w:type="dxa"/>
              <w:bottom w:w="0" w:type="dxa"/>
              <w:right w:w="0" w:type="dxa"/>
            </w:tcMar>
            <w:vAlign w:val="center"/>
          </w:tcPr>
          <w:p w14:paraId="4BC78BF8">
            <w:pPr>
              <w:pStyle w:val="58"/>
            </w:pPr>
            <w:r>
              <w:t>接入的InSAR形变观测数据，含轨道模式、基线参数、相干系数等</w:t>
            </w:r>
          </w:p>
        </w:tc>
      </w:tr>
      <w:tr w14:paraId="69C6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E978250">
            <w:pPr>
              <w:pStyle w:val="58"/>
            </w:pPr>
            <w:r>
              <w:t>28</w:t>
            </w:r>
          </w:p>
        </w:tc>
        <w:tc>
          <w:tcPr>
            <w:tcW w:w="956" w:type="dxa"/>
            <w:vMerge w:val="continue"/>
            <w:tcMar>
              <w:top w:w="0" w:type="dxa"/>
              <w:left w:w="0" w:type="dxa"/>
              <w:bottom w:w="0" w:type="dxa"/>
              <w:right w:w="0" w:type="dxa"/>
            </w:tcMar>
            <w:vAlign w:val="center"/>
          </w:tcPr>
          <w:p w14:paraId="456F3072">
            <w:pPr>
              <w:pStyle w:val="58"/>
            </w:pPr>
          </w:p>
        </w:tc>
        <w:tc>
          <w:tcPr>
            <w:tcW w:w="744" w:type="dxa"/>
            <w:vMerge w:val="continue"/>
            <w:tcMar>
              <w:top w:w="0" w:type="dxa"/>
              <w:left w:w="0" w:type="dxa"/>
              <w:bottom w:w="0" w:type="dxa"/>
              <w:right w:w="0" w:type="dxa"/>
            </w:tcMar>
            <w:vAlign w:val="center"/>
          </w:tcPr>
          <w:p w14:paraId="55A26925">
            <w:pPr>
              <w:pStyle w:val="58"/>
            </w:pPr>
          </w:p>
        </w:tc>
        <w:tc>
          <w:tcPr>
            <w:tcW w:w="0" w:type="auto"/>
            <w:vMerge w:val="continue"/>
            <w:tcMar>
              <w:top w:w="0" w:type="dxa"/>
              <w:left w:w="0" w:type="dxa"/>
              <w:bottom w:w="0" w:type="dxa"/>
              <w:right w:w="0" w:type="dxa"/>
            </w:tcMar>
            <w:vAlign w:val="center"/>
          </w:tcPr>
          <w:p w14:paraId="52A88137">
            <w:pPr>
              <w:pStyle w:val="58"/>
            </w:pPr>
          </w:p>
        </w:tc>
        <w:tc>
          <w:tcPr>
            <w:tcW w:w="0" w:type="auto"/>
            <w:tcMar>
              <w:top w:w="0" w:type="dxa"/>
              <w:left w:w="0" w:type="dxa"/>
              <w:bottom w:w="0" w:type="dxa"/>
              <w:right w:w="0" w:type="dxa"/>
            </w:tcMar>
            <w:vAlign w:val="center"/>
          </w:tcPr>
          <w:p w14:paraId="2571ED7A">
            <w:pPr>
              <w:pStyle w:val="58"/>
            </w:pPr>
            <w:r>
              <w:t>热红外遥感数据表</w:t>
            </w:r>
          </w:p>
        </w:tc>
        <w:tc>
          <w:tcPr>
            <w:tcW w:w="3047" w:type="dxa"/>
            <w:tcMar>
              <w:top w:w="0" w:type="dxa"/>
              <w:left w:w="0" w:type="dxa"/>
              <w:bottom w:w="0" w:type="dxa"/>
              <w:right w:w="0" w:type="dxa"/>
            </w:tcMar>
            <w:vAlign w:val="center"/>
          </w:tcPr>
          <w:p w14:paraId="1EB03AA3">
            <w:pPr>
              <w:pStyle w:val="58"/>
            </w:pPr>
            <w:r>
              <w:t>接入的FY-4/MODIS/NOAA/Landsat等热红外数据元信息</w:t>
            </w:r>
          </w:p>
        </w:tc>
      </w:tr>
      <w:tr w14:paraId="5122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68A5FD4">
            <w:pPr>
              <w:pStyle w:val="58"/>
            </w:pPr>
            <w:r>
              <w:t>29</w:t>
            </w:r>
          </w:p>
        </w:tc>
        <w:tc>
          <w:tcPr>
            <w:tcW w:w="956" w:type="dxa"/>
            <w:vMerge w:val="continue"/>
            <w:tcMar>
              <w:top w:w="0" w:type="dxa"/>
              <w:left w:w="0" w:type="dxa"/>
              <w:bottom w:w="0" w:type="dxa"/>
              <w:right w:w="0" w:type="dxa"/>
            </w:tcMar>
            <w:vAlign w:val="center"/>
          </w:tcPr>
          <w:p w14:paraId="358B39FC">
            <w:pPr>
              <w:pStyle w:val="58"/>
            </w:pPr>
          </w:p>
        </w:tc>
        <w:tc>
          <w:tcPr>
            <w:tcW w:w="744" w:type="dxa"/>
            <w:vMerge w:val="continue"/>
            <w:tcMar>
              <w:top w:w="0" w:type="dxa"/>
              <w:left w:w="0" w:type="dxa"/>
              <w:bottom w:w="0" w:type="dxa"/>
              <w:right w:w="0" w:type="dxa"/>
            </w:tcMar>
            <w:vAlign w:val="center"/>
          </w:tcPr>
          <w:p w14:paraId="393C36AA">
            <w:pPr>
              <w:pStyle w:val="58"/>
            </w:pPr>
          </w:p>
        </w:tc>
        <w:tc>
          <w:tcPr>
            <w:tcW w:w="0" w:type="auto"/>
            <w:vMerge w:val="continue"/>
            <w:tcMar>
              <w:top w:w="0" w:type="dxa"/>
              <w:left w:w="0" w:type="dxa"/>
              <w:bottom w:w="0" w:type="dxa"/>
              <w:right w:w="0" w:type="dxa"/>
            </w:tcMar>
            <w:vAlign w:val="center"/>
          </w:tcPr>
          <w:p w14:paraId="5609E17C">
            <w:pPr>
              <w:pStyle w:val="58"/>
            </w:pPr>
          </w:p>
        </w:tc>
        <w:tc>
          <w:tcPr>
            <w:tcW w:w="0" w:type="auto"/>
            <w:tcMar>
              <w:top w:w="0" w:type="dxa"/>
              <w:left w:w="0" w:type="dxa"/>
              <w:bottom w:w="0" w:type="dxa"/>
              <w:right w:w="0" w:type="dxa"/>
            </w:tcMar>
            <w:vAlign w:val="center"/>
          </w:tcPr>
          <w:p w14:paraId="541C480F">
            <w:pPr>
              <w:pStyle w:val="58"/>
            </w:pPr>
            <w:r>
              <w:t>气象辅助数据表</w:t>
            </w:r>
          </w:p>
        </w:tc>
        <w:tc>
          <w:tcPr>
            <w:tcW w:w="3047" w:type="dxa"/>
            <w:tcMar>
              <w:top w:w="0" w:type="dxa"/>
              <w:left w:w="0" w:type="dxa"/>
              <w:bottom w:w="0" w:type="dxa"/>
              <w:right w:w="0" w:type="dxa"/>
            </w:tcMar>
            <w:vAlign w:val="center"/>
          </w:tcPr>
          <w:p w14:paraId="5C054482">
            <w:pPr>
              <w:pStyle w:val="58"/>
            </w:pPr>
            <w:r>
              <w:t>接入的GFS/NCEP等气象数据，含降水/温度/气压等参数</w:t>
            </w:r>
          </w:p>
        </w:tc>
      </w:tr>
      <w:tr w14:paraId="7CC3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5323B47">
            <w:pPr>
              <w:pStyle w:val="58"/>
            </w:pPr>
            <w:r>
              <w:t>30</w:t>
            </w:r>
          </w:p>
        </w:tc>
        <w:tc>
          <w:tcPr>
            <w:tcW w:w="956" w:type="dxa"/>
            <w:vMerge w:val="continue"/>
            <w:tcMar>
              <w:top w:w="0" w:type="dxa"/>
              <w:left w:w="0" w:type="dxa"/>
              <w:bottom w:w="0" w:type="dxa"/>
              <w:right w:w="0" w:type="dxa"/>
            </w:tcMar>
            <w:vAlign w:val="center"/>
          </w:tcPr>
          <w:p w14:paraId="1318CAC4">
            <w:pPr>
              <w:pStyle w:val="58"/>
            </w:pPr>
          </w:p>
        </w:tc>
        <w:tc>
          <w:tcPr>
            <w:tcW w:w="744" w:type="dxa"/>
            <w:vMerge w:val="continue"/>
            <w:tcMar>
              <w:top w:w="0" w:type="dxa"/>
              <w:left w:w="0" w:type="dxa"/>
              <w:bottom w:w="0" w:type="dxa"/>
              <w:right w:w="0" w:type="dxa"/>
            </w:tcMar>
            <w:vAlign w:val="center"/>
          </w:tcPr>
          <w:p w14:paraId="39278EFB">
            <w:pPr>
              <w:pStyle w:val="58"/>
            </w:pPr>
          </w:p>
        </w:tc>
        <w:tc>
          <w:tcPr>
            <w:tcW w:w="0" w:type="auto"/>
            <w:vMerge w:val="continue"/>
            <w:tcMar>
              <w:top w:w="0" w:type="dxa"/>
              <w:left w:w="0" w:type="dxa"/>
              <w:bottom w:w="0" w:type="dxa"/>
              <w:right w:w="0" w:type="dxa"/>
            </w:tcMar>
            <w:vAlign w:val="center"/>
          </w:tcPr>
          <w:p w14:paraId="3DA4FB7D">
            <w:pPr>
              <w:pStyle w:val="58"/>
            </w:pPr>
          </w:p>
        </w:tc>
        <w:tc>
          <w:tcPr>
            <w:tcW w:w="0" w:type="auto"/>
            <w:tcMar>
              <w:top w:w="0" w:type="dxa"/>
              <w:left w:w="0" w:type="dxa"/>
              <w:bottom w:w="0" w:type="dxa"/>
              <w:right w:w="0" w:type="dxa"/>
            </w:tcMar>
            <w:vAlign w:val="center"/>
          </w:tcPr>
          <w:p w14:paraId="7D50CF1C">
            <w:pPr>
              <w:pStyle w:val="58"/>
            </w:pPr>
            <w:r>
              <w:t>灾害评估基础数据表</w:t>
            </w:r>
          </w:p>
        </w:tc>
        <w:tc>
          <w:tcPr>
            <w:tcW w:w="3047" w:type="dxa"/>
            <w:tcMar>
              <w:top w:w="0" w:type="dxa"/>
              <w:left w:w="0" w:type="dxa"/>
              <w:bottom w:w="0" w:type="dxa"/>
              <w:right w:w="0" w:type="dxa"/>
            </w:tcMar>
            <w:vAlign w:val="center"/>
          </w:tcPr>
          <w:p w14:paraId="20266A2C">
            <w:pPr>
              <w:pStyle w:val="58"/>
            </w:pPr>
            <w:r>
              <w:t>人口/经济/建筑物/行政区划等第三方基础数据元信息</w:t>
            </w:r>
          </w:p>
        </w:tc>
      </w:tr>
      <w:tr w14:paraId="55CB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10F5E20">
            <w:pPr>
              <w:pStyle w:val="58"/>
            </w:pPr>
            <w:r>
              <w:t>31</w:t>
            </w:r>
          </w:p>
        </w:tc>
        <w:tc>
          <w:tcPr>
            <w:tcW w:w="956" w:type="dxa"/>
            <w:vMerge w:val="continue"/>
            <w:tcMar>
              <w:top w:w="0" w:type="dxa"/>
              <w:left w:w="0" w:type="dxa"/>
              <w:bottom w:w="0" w:type="dxa"/>
              <w:right w:w="0" w:type="dxa"/>
            </w:tcMar>
            <w:vAlign w:val="center"/>
          </w:tcPr>
          <w:p w14:paraId="459AAD7E">
            <w:pPr>
              <w:pStyle w:val="58"/>
            </w:pPr>
          </w:p>
        </w:tc>
        <w:tc>
          <w:tcPr>
            <w:tcW w:w="744" w:type="dxa"/>
            <w:vMerge w:val="restart"/>
            <w:tcMar>
              <w:top w:w="0" w:type="dxa"/>
              <w:left w:w="0" w:type="dxa"/>
              <w:bottom w:w="0" w:type="dxa"/>
              <w:right w:w="0" w:type="dxa"/>
            </w:tcMar>
            <w:vAlign w:val="center"/>
          </w:tcPr>
          <w:p w14:paraId="59FE99A2">
            <w:pPr>
              <w:pStyle w:val="58"/>
            </w:pPr>
            <w:r>
              <w:t>资产管理</w:t>
            </w:r>
          </w:p>
        </w:tc>
        <w:tc>
          <w:tcPr>
            <w:tcW w:w="0" w:type="auto"/>
            <w:vMerge w:val="restart"/>
            <w:tcMar>
              <w:top w:w="0" w:type="dxa"/>
              <w:left w:w="0" w:type="dxa"/>
              <w:bottom w:w="0" w:type="dxa"/>
              <w:right w:w="0" w:type="dxa"/>
            </w:tcMar>
            <w:vAlign w:val="center"/>
          </w:tcPr>
          <w:p w14:paraId="1758BF82">
            <w:pPr>
              <w:pStyle w:val="58"/>
            </w:pPr>
            <w:r>
              <w:t>科研产品业务元数据</w:t>
            </w:r>
          </w:p>
        </w:tc>
        <w:tc>
          <w:tcPr>
            <w:tcW w:w="0" w:type="auto"/>
            <w:tcMar>
              <w:top w:w="0" w:type="dxa"/>
              <w:left w:w="0" w:type="dxa"/>
              <w:bottom w:w="0" w:type="dxa"/>
              <w:right w:w="0" w:type="dxa"/>
            </w:tcMar>
            <w:vAlign w:val="center"/>
          </w:tcPr>
          <w:p w14:paraId="42B7A808">
            <w:pPr>
              <w:pStyle w:val="58"/>
            </w:pPr>
            <w:r>
              <w:t>遥感处理成果元数据表</w:t>
            </w:r>
          </w:p>
        </w:tc>
        <w:tc>
          <w:tcPr>
            <w:tcW w:w="3047" w:type="dxa"/>
            <w:tcMar>
              <w:top w:w="0" w:type="dxa"/>
              <w:left w:w="0" w:type="dxa"/>
              <w:bottom w:w="0" w:type="dxa"/>
              <w:right w:w="0" w:type="dxa"/>
            </w:tcMar>
            <w:vAlign w:val="center"/>
          </w:tcPr>
          <w:p w14:paraId="1AB61187">
            <w:pPr>
              <w:pStyle w:val="58"/>
            </w:pPr>
            <w:r>
              <w:t>L1-L3级标准化产品（正射影像/镶嵌图/辐射定标等）元信息</w:t>
            </w:r>
          </w:p>
        </w:tc>
      </w:tr>
      <w:tr w14:paraId="227C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BC9108A">
            <w:pPr>
              <w:pStyle w:val="58"/>
            </w:pPr>
            <w:r>
              <w:t>32</w:t>
            </w:r>
          </w:p>
        </w:tc>
        <w:tc>
          <w:tcPr>
            <w:tcW w:w="956" w:type="dxa"/>
            <w:vMerge w:val="continue"/>
            <w:tcMar>
              <w:top w:w="0" w:type="dxa"/>
              <w:left w:w="0" w:type="dxa"/>
              <w:bottom w:w="0" w:type="dxa"/>
              <w:right w:w="0" w:type="dxa"/>
            </w:tcMar>
            <w:vAlign w:val="center"/>
          </w:tcPr>
          <w:p w14:paraId="1B8C629D">
            <w:pPr>
              <w:pStyle w:val="58"/>
            </w:pPr>
          </w:p>
        </w:tc>
        <w:tc>
          <w:tcPr>
            <w:tcW w:w="744" w:type="dxa"/>
            <w:vMerge w:val="continue"/>
            <w:tcMar>
              <w:top w:w="0" w:type="dxa"/>
              <w:left w:w="0" w:type="dxa"/>
              <w:bottom w:w="0" w:type="dxa"/>
              <w:right w:w="0" w:type="dxa"/>
            </w:tcMar>
            <w:vAlign w:val="center"/>
          </w:tcPr>
          <w:p w14:paraId="73AFEAD6">
            <w:pPr>
              <w:pStyle w:val="58"/>
            </w:pPr>
          </w:p>
        </w:tc>
        <w:tc>
          <w:tcPr>
            <w:tcW w:w="0" w:type="auto"/>
            <w:vMerge w:val="continue"/>
            <w:tcMar>
              <w:top w:w="0" w:type="dxa"/>
              <w:left w:w="0" w:type="dxa"/>
              <w:bottom w:w="0" w:type="dxa"/>
              <w:right w:w="0" w:type="dxa"/>
            </w:tcMar>
            <w:vAlign w:val="center"/>
          </w:tcPr>
          <w:p w14:paraId="3ED110B9">
            <w:pPr>
              <w:pStyle w:val="58"/>
            </w:pPr>
          </w:p>
        </w:tc>
        <w:tc>
          <w:tcPr>
            <w:tcW w:w="0" w:type="auto"/>
            <w:tcMar>
              <w:top w:w="0" w:type="dxa"/>
              <w:left w:w="0" w:type="dxa"/>
              <w:bottom w:w="0" w:type="dxa"/>
              <w:right w:w="0" w:type="dxa"/>
            </w:tcMar>
            <w:vAlign w:val="center"/>
          </w:tcPr>
          <w:p w14:paraId="757B6225">
            <w:pPr>
              <w:pStyle w:val="58"/>
            </w:pPr>
            <w:r>
              <w:t>地表准三维形变场元数据表</w:t>
            </w:r>
          </w:p>
        </w:tc>
        <w:tc>
          <w:tcPr>
            <w:tcW w:w="3047" w:type="dxa"/>
            <w:tcMar>
              <w:top w:w="0" w:type="dxa"/>
              <w:left w:w="0" w:type="dxa"/>
              <w:bottom w:w="0" w:type="dxa"/>
              <w:right w:w="0" w:type="dxa"/>
            </w:tcMar>
            <w:vAlign w:val="center"/>
          </w:tcPr>
          <w:p w14:paraId="19711696">
            <w:pPr>
              <w:pStyle w:val="58"/>
            </w:pPr>
            <w:r>
              <w:t>InSAR融合产出的东向/北向/垂向形变分量成果元信息</w:t>
            </w:r>
          </w:p>
        </w:tc>
      </w:tr>
      <w:tr w14:paraId="6C82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24D8825">
            <w:pPr>
              <w:pStyle w:val="58"/>
            </w:pPr>
            <w:r>
              <w:t>33</w:t>
            </w:r>
          </w:p>
        </w:tc>
        <w:tc>
          <w:tcPr>
            <w:tcW w:w="956" w:type="dxa"/>
            <w:vMerge w:val="continue"/>
            <w:tcMar>
              <w:top w:w="0" w:type="dxa"/>
              <w:left w:w="0" w:type="dxa"/>
              <w:bottom w:w="0" w:type="dxa"/>
              <w:right w:w="0" w:type="dxa"/>
            </w:tcMar>
            <w:vAlign w:val="center"/>
          </w:tcPr>
          <w:p w14:paraId="436CBAD9">
            <w:pPr>
              <w:pStyle w:val="58"/>
            </w:pPr>
          </w:p>
        </w:tc>
        <w:tc>
          <w:tcPr>
            <w:tcW w:w="744" w:type="dxa"/>
            <w:vMerge w:val="continue"/>
            <w:tcMar>
              <w:top w:w="0" w:type="dxa"/>
              <w:left w:w="0" w:type="dxa"/>
              <w:bottom w:w="0" w:type="dxa"/>
              <w:right w:w="0" w:type="dxa"/>
            </w:tcMar>
            <w:vAlign w:val="center"/>
          </w:tcPr>
          <w:p w14:paraId="3D48F4A5">
            <w:pPr>
              <w:pStyle w:val="58"/>
            </w:pPr>
          </w:p>
        </w:tc>
        <w:tc>
          <w:tcPr>
            <w:tcW w:w="0" w:type="auto"/>
            <w:vMerge w:val="continue"/>
            <w:tcMar>
              <w:top w:w="0" w:type="dxa"/>
              <w:left w:w="0" w:type="dxa"/>
              <w:bottom w:w="0" w:type="dxa"/>
              <w:right w:w="0" w:type="dxa"/>
            </w:tcMar>
            <w:vAlign w:val="center"/>
          </w:tcPr>
          <w:p w14:paraId="32DE214E">
            <w:pPr>
              <w:pStyle w:val="58"/>
            </w:pPr>
          </w:p>
        </w:tc>
        <w:tc>
          <w:tcPr>
            <w:tcW w:w="0" w:type="auto"/>
            <w:tcMar>
              <w:top w:w="0" w:type="dxa"/>
              <w:left w:w="0" w:type="dxa"/>
              <w:bottom w:w="0" w:type="dxa"/>
              <w:right w:w="0" w:type="dxa"/>
            </w:tcMar>
            <w:vAlign w:val="center"/>
          </w:tcPr>
          <w:p w14:paraId="0EB06C21">
            <w:pPr>
              <w:pStyle w:val="58"/>
            </w:pPr>
            <w:r>
              <w:t>地质灾害隐患区元数据表</w:t>
            </w:r>
          </w:p>
        </w:tc>
        <w:tc>
          <w:tcPr>
            <w:tcW w:w="3047" w:type="dxa"/>
            <w:tcMar>
              <w:top w:w="0" w:type="dxa"/>
              <w:left w:w="0" w:type="dxa"/>
              <w:bottom w:w="0" w:type="dxa"/>
              <w:right w:w="0" w:type="dxa"/>
            </w:tcMar>
            <w:vAlign w:val="center"/>
          </w:tcPr>
          <w:p w14:paraId="2130E9B5">
            <w:pPr>
              <w:pStyle w:val="58"/>
            </w:pPr>
            <w:r>
              <w:t>识别出的隐患图斑，含灾害类型、边界、形变速率等</w:t>
            </w:r>
          </w:p>
        </w:tc>
      </w:tr>
      <w:tr w14:paraId="4C84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8B4EE47">
            <w:pPr>
              <w:pStyle w:val="58"/>
            </w:pPr>
            <w:r>
              <w:t>34</w:t>
            </w:r>
          </w:p>
        </w:tc>
        <w:tc>
          <w:tcPr>
            <w:tcW w:w="956" w:type="dxa"/>
            <w:vMerge w:val="continue"/>
            <w:tcMar>
              <w:top w:w="0" w:type="dxa"/>
              <w:left w:w="0" w:type="dxa"/>
              <w:bottom w:w="0" w:type="dxa"/>
              <w:right w:w="0" w:type="dxa"/>
            </w:tcMar>
            <w:vAlign w:val="center"/>
          </w:tcPr>
          <w:p w14:paraId="0026114F">
            <w:pPr>
              <w:pStyle w:val="58"/>
            </w:pPr>
          </w:p>
        </w:tc>
        <w:tc>
          <w:tcPr>
            <w:tcW w:w="744" w:type="dxa"/>
            <w:vMerge w:val="continue"/>
            <w:tcMar>
              <w:top w:w="0" w:type="dxa"/>
              <w:left w:w="0" w:type="dxa"/>
              <w:bottom w:w="0" w:type="dxa"/>
              <w:right w:w="0" w:type="dxa"/>
            </w:tcMar>
            <w:vAlign w:val="center"/>
          </w:tcPr>
          <w:p w14:paraId="4F72AC4F">
            <w:pPr>
              <w:pStyle w:val="58"/>
            </w:pPr>
          </w:p>
        </w:tc>
        <w:tc>
          <w:tcPr>
            <w:tcW w:w="0" w:type="auto"/>
            <w:vMerge w:val="continue"/>
            <w:tcMar>
              <w:top w:w="0" w:type="dxa"/>
              <w:left w:w="0" w:type="dxa"/>
              <w:bottom w:w="0" w:type="dxa"/>
              <w:right w:w="0" w:type="dxa"/>
            </w:tcMar>
            <w:vAlign w:val="center"/>
          </w:tcPr>
          <w:p w14:paraId="7D493DC5">
            <w:pPr>
              <w:pStyle w:val="58"/>
            </w:pPr>
          </w:p>
        </w:tc>
        <w:tc>
          <w:tcPr>
            <w:tcW w:w="0" w:type="auto"/>
            <w:tcMar>
              <w:top w:w="0" w:type="dxa"/>
              <w:left w:w="0" w:type="dxa"/>
              <w:bottom w:w="0" w:type="dxa"/>
              <w:right w:w="0" w:type="dxa"/>
            </w:tcMar>
            <w:vAlign w:val="center"/>
          </w:tcPr>
          <w:p w14:paraId="7DD3AC71">
            <w:pPr>
              <w:pStyle w:val="58"/>
            </w:pPr>
            <w:r>
              <w:t>地震宏观异常检测结果元数据表</w:t>
            </w:r>
          </w:p>
        </w:tc>
        <w:tc>
          <w:tcPr>
            <w:tcW w:w="3047" w:type="dxa"/>
            <w:tcMar>
              <w:top w:w="0" w:type="dxa"/>
              <w:left w:w="0" w:type="dxa"/>
              <w:bottom w:w="0" w:type="dxa"/>
              <w:right w:w="0" w:type="dxa"/>
            </w:tcMar>
            <w:vAlign w:val="center"/>
          </w:tcPr>
          <w:p w14:paraId="3C8B713F">
            <w:pPr>
              <w:pStyle w:val="58"/>
            </w:pPr>
            <w:r>
              <w:t>热异常/形变异常检测成果，含异常强度、范围、排除干扰说明等</w:t>
            </w:r>
          </w:p>
        </w:tc>
      </w:tr>
      <w:tr w14:paraId="34E8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DFDB709">
            <w:pPr>
              <w:pStyle w:val="58"/>
            </w:pPr>
            <w:r>
              <w:t>35</w:t>
            </w:r>
          </w:p>
        </w:tc>
        <w:tc>
          <w:tcPr>
            <w:tcW w:w="956" w:type="dxa"/>
            <w:vMerge w:val="continue"/>
            <w:tcMar>
              <w:top w:w="0" w:type="dxa"/>
              <w:left w:w="0" w:type="dxa"/>
              <w:bottom w:w="0" w:type="dxa"/>
              <w:right w:w="0" w:type="dxa"/>
            </w:tcMar>
            <w:vAlign w:val="center"/>
          </w:tcPr>
          <w:p w14:paraId="596395FB">
            <w:pPr>
              <w:pStyle w:val="58"/>
            </w:pPr>
          </w:p>
        </w:tc>
        <w:tc>
          <w:tcPr>
            <w:tcW w:w="744" w:type="dxa"/>
            <w:vMerge w:val="continue"/>
            <w:tcMar>
              <w:top w:w="0" w:type="dxa"/>
              <w:left w:w="0" w:type="dxa"/>
              <w:bottom w:w="0" w:type="dxa"/>
              <w:right w:w="0" w:type="dxa"/>
            </w:tcMar>
            <w:vAlign w:val="center"/>
          </w:tcPr>
          <w:p w14:paraId="5C7DA37C">
            <w:pPr>
              <w:pStyle w:val="58"/>
            </w:pPr>
          </w:p>
        </w:tc>
        <w:tc>
          <w:tcPr>
            <w:tcW w:w="0" w:type="auto"/>
            <w:vMerge w:val="continue"/>
            <w:tcMar>
              <w:top w:w="0" w:type="dxa"/>
              <w:left w:w="0" w:type="dxa"/>
              <w:bottom w:w="0" w:type="dxa"/>
              <w:right w:w="0" w:type="dxa"/>
            </w:tcMar>
            <w:vAlign w:val="center"/>
          </w:tcPr>
          <w:p w14:paraId="5AF5BC10">
            <w:pPr>
              <w:pStyle w:val="58"/>
            </w:pPr>
          </w:p>
        </w:tc>
        <w:tc>
          <w:tcPr>
            <w:tcW w:w="0" w:type="auto"/>
            <w:tcMar>
              <w:top w:w="0" w:type="dxa"/>
              <w:left w:w="0" w:type="dxa"/>
              <w:bottom w:w="0" w:type="dxa"/>
              <w:right w:w="0" w:type="dxa"/>
            </w:tcMar>
            <w:vAlign w:val="center"/>
          </w:tcPr>
          <w:p w14:paraId="203CA0DC">
            <w:pPr>
              <w:pStyle w:val="58"/>
            </w:pPr>
            <w:r>
              <w:t>异常相关性分析元数据表</w:t>
            </w:r>
          </w:p>
        </w:tc>
        <w:tc>
          <w:tcPr>
            <w:tcW w:w="3047" w:type="dxa"/>
            <w:tcMar>
              <w:top w:w="0" w:type="dxa"/>
              <w:left w:w="0" w:type="dxa"/>
              <w:bottom w:w="0" w:type="dxa"/>
              <w:right w:w="0" w:type="dxa"/>
            </w:tcMar>
            <w:vAlign w:val="center"/>
          </w:tcPr>
          <w:p w14:paraId="50F3D2BD">
            <w:pPr>
              <w:pStyle w:val="58"/>
            </w:pPr>
            <w:r>
              <w:t>异常与历史地震的时空强三维相关性判定结果</w:t>
            </w:r>
          </w:p>
        </w:tc>
      </w:tr>
      <w:tr w14:paraId="6F01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5878173E">
            <w:pPr>
              <w:pStyle w:val="58"/>
            </w:pPr>
            <w:r>
              <w:t>36</w:t>
            </w:r>
          </w:p>
        </w:tc>
        <w:tc>
          <w:tcPr>
            <w:tcW w:w="956" w:type="dxa"/>
            <w:vMerge w:val="continue"/>
            <w:tcMar>
              <w:top w:w="0" w:type="dxa"/>
              <w:left w:w="0" w:type="dxa"/>
              <w:bottom w:w="0" w:type="dxa"/>
              <w:right w:w="0" w:type="dxa"/>
            </w:tcMar>
            <w:vAlign w:val="center"/>
          </w:tcPr>
          <w:p w14:paraId="12209877">
            <w:pPr>
              <w:pStyle w:val="58"/>
            </w:pPr>
          </w:p>
        </w:tc>
        <w:tc>
          <w:tcPr>
            <w:tcW w:w="744" w:type="dxa"/>
            <w:vMerge w:val="continue"/>
            <w:tcMar>
              <w:top w:w="0" w:type="dxa"/>
              <w:left w:w="0" w:type="dxa"/>
              <w:bottom w:w="0" w:type="dxa"/>
              <w:right w:w="0" w:type="dxa"/>
            </w:tcMar>
            <w:vAlign w:val="center"/>
          </w:tcPr>
          <w:p w14:paraId="0785D923">
            <w:pPr>
              <w:pStyle w:val="58"/>
            </w:pPr>
          </w:p>
        </w:tc>
        <w:tc>
          <w:tcPr>
            <w:tcW w:w="0" w:type="auto"/>
            <w:vMerge w:val="continue"/>
            <w:tcMar>
              <w:top w:w="0" w:type="dxa"/>
              <w:left w:w="0" w:type="dxa"/>
              <w:bottom w:w="0" w:type="dxa"/>
              <w:right w:w="0" w:type="dxa"/>
            </w:tcMar>
            <w:vAlign w:val="center"/>
          </w:tcPr>
          <w:p w14:paraId="34E7C744">
            <w:pPr>
              <w:pStyle w:val="58"/>
            </w:pPr>
          </w:p>
        </w:tc>
        <w:tc>
          <w:tcPr>
            <w:tcW w:w="0" w:type="auto"/>
            <w:tcMar>
              <w:top w:w="0" w:type="dxa"/>
              <w:left w:w="0" w:type="dxa"/>
              <w:bottom w:w="0" w:type="dxa"/>
              <w:right w:w="0" w:type="dxa"/>
            </w:tcMar>
            <w:vAlign w:val="center"/>
          </w:tcPr>
          <w:p w14:paraId="3AD45458">
            <w:pPr>
              <w:pStyle w:val="58"/>
            </w:pPr>
            <w:r>
              <w:t>算子库管理元数据表</w:t>
            </w:r>
          </w:p>
        </w:tc>
        <w:tc>
          <w:tcPr>
            <w:tcW w:w="3047" w:type="dxa"/>
            <w:tcMar>
              <w:top w:w="0" w:type="dxa"/>
              <w:left w:w="0" w:type="dxa"/>
              <w:bottom w:w="0" w:type="dxa"/>
              <w:right w:w="0" w:type="dxa"/>
            </w:tcMar>
            <w:vAlign w:val="center"/>
          </w:tcPr>
          <w:p w14:paraId="7EB4893C">
            <w:pPr>
              <w:pStyle w:val="58"/>
            </w:pPr>
            <w:r>
              <w:t>异常认定特征参数（热红外阈值/形变速率阈值等≥5个）配置</w:t>
            </w:r>
          </w:p>
        </w:tc>
      </w:tr>
      <w:tr w14:paraId="488D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FF37C26">
            <w:pPr>
              <w:pStyle w:val="58"/>
            </w:pPr>
            <w:r>
              <w:t>37</w:t>
            </w:r>
          </w:p>
        </w:tc>
        <w:tc>
          <w:tcPr>
            <w:tcW w:w="956" w:type="dxa"/>
            <w:vMerge w:val="continue"/>
            <w:tcMar>
              <w:top w:w="0" w:type="dxa"/>
              <w:left w:w="0" w:type="dxa"/>
              <w:bottom w:w="0" w:type="dxa"/>
              <w:right w:w="0" w:type="dxa"/>
            </w:tcMar>
            <w:vAlign w:val="center"/>
          </w:tcPr>
          <w:p w14:paraId="2AEE7C39">
            <w:pPr>
              <w:pStyle w:val="58"/>
            </w:pPr>
          </w:p>
        </w:tc>
        <w:tc>
          <w:tcPr>
            <w:tcW w:w="744" w:type="dxa"/>
            <w:vMerge w:val="continue"/>
            <w:tcMar>
              <w:top w:w="0" w:type="dxa"/>
              <w:left w:w="0" w:type="dxa"/>
              <w:bottom w:w="0" w:type="dxa"/>
              <w:right w:w="0" w:type="dxa"/>
            </w:tcMar>
            <w:vAlign w:val="center"/>
          </w:tcPr>
          <w:p w14:paraId="1A2055F3">
            <w:pPr>
              <w:pStyle w:val="58"/>
            </w:pPr>
          </w:p>
        </w:tc>
        <w:tc>
          <w:tcPr>
            <w:tcW w:w="0" w:type="auto"/>
            <w:vMerge w:val="continue"/>
            <w:tcMar>
              <w:top w:w="0" w:type="dxa"/>
              <w:left w:w="0" w:type="dxa"/>
              <w:bottom w:w="0" w:type="dxa"/>
              <w:right w:w="0" w:type="dxa"/>
            </w:tcMar>
            <w:vAlign w:val="center"/>
          </w:tcPr>
          <w:p w14:paraId="658E0A71">
            <w:pPr>
              <w:pStyle w:val="58"/>
            </w:pPr>
          </w:p>
        </w:tc>
        <w:tc>
          <w:tcPr>
            <w:tcW w:w="0" w:type="auto"/>
            <w:tcMar>
              <w:top w:w="0" w:type="dxa"/>
              <w:left w:w="0" w:type="dxa"/>
              <w:bottom w:w="0" w:type="dxa"/>
              <w:right w:w="0" w:type="dxa"/>
            </w:tcMar>
            <w:vAlign w:val="center"/>
          </w:tcPr>
          <w:p w14:paraId="15336F9D">
            <w:pPr>
              <w:pStyle w:val="58"/>
            </w:pPr>
            <w:r>
              <w:t>地震灾害损失评估简报元数据表</w:t>
            </w:r>
          </w:p>
        </w:tc>
        <w:tc>
          <w:tcPr>
            <w:tcW w:w="3047" w:type="dxa"/>
            <w:tcMar>
              <w:top w:w="0" w:type="dxa"/>
              <w:left w:w="0" w:type="dxa"/>
              <w:bottom w:w="0" w:type="dxa"/>
              <w:right w:w="0" w:type="dxa"/>
            </w:tcMar>
            <w:vAlign w:val="center"/>
          </w:tcPr>
          <w:p w14:paraId="714D965A">
            <w:pPr>
              <w:pStyle w:val="58"/>
            </w:pPr>
            <w:r>
              <w:t>震后15分钟自动快速评估简报核心摘要信息</w:t>
            </w:r>
          </w:p>
        </w:tc>
      </w:tr>
      <w:tr w14:paraId="6CE0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5642ED5">
            <w:pPr>
              <w:pStyle w:val="58"/>
            </w:pPr>
            <w:r>
              <w:t>38</w:t>
            </w:r>
          </w:p>
        </w:tc>
        <w:tc>
          <w:tcPr>
            <w:tcW w:w="956" w:type="dxa"/>
            <w:vMerge w:val="continue"/>
            <w:tcMar>
              <w:top w:w="0" w:type="dxa"/>
              <w:left w:w="0" w:type="dxa"/>
              <w:bottom w:w="0" w:type="dxa"/>
              <w:right w:w="0" w:type="dxa"/>
            </w:tcMar>
            <w:vAlign w:val="center"/>
          </w:tcPr>
          <w:p w14:paraId="6F654F15">
            <w:pPr>
              <w:pStyle w:val="58"/>
            </w:pPr>
          </w:p>
        </w:tc>
        <w:tc>
          <w:tcPr>
            <w:tcW w:w="744" w:type="dxa"/>
            <w:vMerge w:val="continue"/>
            <w:tcMar>
              <w:top w:w="0" w:type="dxa"/>
              <w:left w:w="0" w:type="dxa"/>
              <w:bottom w:w="0" w:type="dxa"/>
              <w:right w:w="0" w:type="dxa"/>
            </w:tcMar>
            <w:vAlign w:val="center"/>
          </w:tcPr>
          <w:p w14:paraId="1C97D131">
            <w:pPr>
              <w:pStyle w:val="58"/>
            </w:pPr>
          </w:p>
        </w:tc>
        <w:tc>
          <w:tcPr>
            <w:tcW w:w="0" w:type="auto"/>
            <w:vMerge w:val="continue"/>
            <w:tcMar>
              <w:top w:w="0" w:type="dxa"/>
              <w:left w:w="0" w:type="dxa"/>
              <w:bottom w:w="0" w:type="dxa"/>
              <w:right w:w="0" w:type="dxa"/>
            </w:tcMar>
            <w:vAlign w:val="center"/>
          </w:tcPr>
          <w:p w14:paraId="07410252">
            <w:pPr>
              <w:pStyle w:val="58"/>
            </w:pPr>
          </w:p>
        </w:tc>
        <w:tc>
          <w:tcPr>
            <w:tcW w:w="0" w:type="auto"/>
            <w:tcMar>
              <w:top w:w="0" w:type="dxa"/>
              <w:left w:w="0" w:type="dxa"/>
              <w:bottom w:w="0" w:type="dxa"/>
              <w:right w:w="0" w:type="dxa"/>
            </w:tcMar>
            <w:vAlign w:val="center"/>
          </w:tcPr>
          <w:p w14:paraId="6402BC22">
            <w:pPr>
              <w:pStyle w:val="58"/>
            </w:pPr>
            <w:r>
              <w:t>地震灾害损失评估专报元数据表</w:t>
            </w:r>
          </w:p>
        </w:tc>
        <w:tc>
          <w:tcPr>
            <w:tcW w:w="3047" w:type="dxa"/>
            <w:tcMar>
              <w:top w:w="0" w:type="dxa"/>
              <w:left w:w="0" w:type="dxa"/>
              <w:bottom w:w="0" w:type="dxa"/>
              <w:right w:w="0" w:type="dxa"/>
            </w:tcMar>
            <w:vAlign w:val="center"/>
          </w:tcPr>
          <w:p w14:paraId="57F854F8">
            <w:pPr>
              <w:pStyle w:val="58"/>
            </w:pPr>
            <w:r>
              <w:t>震后40分钟快速评估专报，含分区域详细损失统计</w:t>
            </w:r>
          </w:p>
        </w:tc>
      </w:tr>
      <w:tr w14:paraId="0450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CD44D1B">
            <w:pPr>
              <w:pStyle w:val="58"/>
            </w:pPr>
            <w:r>
              <w:t>39</w:t>
            </w:r>
          </w:p>
        </w:tc>
        <w:tc>
          <w:tcPr>
            <w:tcW w:w="956" w:type="dxa"/>
            <w:vMerge w:val="continue"/>
            <w:tcMar>
              <w:top w:w="0" w:type="dxa"/>
              <w:left w:w="0" w:type="dxa"/>
              <w:bottom w:w="0" w:type="dxa"/>
              <w:right w:w="0" w:type="dxa"/>
            </w:tcMar>
            <w:vAlign w:val="center"/>
          </w:tcPr>
          <w:p w14:paraId="779EF845">
            <w:pPr>
              <w:pStyle w:val="58"/>
            </w:pPr>
          </w:p>
        </w:tc>
        <w:tc>
          <w:tcPr>
            <w:tcW w:w="744" w:type="dxa"/>
            <w:vMerge w:val="continue"/>
            <w:tcMar>
              <w:top w:w="0" w:type="dxa"/>
              <w:left w:w="0" w:type="dxa"/>
              <w:bottom w:w="0" w:type="dxa"/>
              <w:right w:w="0" w:type="dxa"/>
            </w:tcMar>
            <w:vAlign w:val="center"/>
          </w:tcPr>
          <w:p w14:paraId="28A76BD3">
            <w:pPr>
              <w:pStyle w:val="58"/>
            </w:pPr>
          </w:p>
        </w:tc>
        <w:tc>
          <w:tcPr>
            <w:tcW w:w="0" w:type="auto"/>
            <w:vMerge w:val="continue"/>
            <w:tcMar>
              <w:top w:w="0" w:type="dxa"/>
              <w:left w:w="0" w:type="dxa"/>
              <w:bottom w:w="0" w:type="dxa"/>
              <w:right w:w="0" w:type="dxa"/>
            </w:tcMar>
            <w:vAlign w:val="center"/>
          </w:tcPr>
          <w:p w14:paraId="39E041C3">
            <w:pPr>
              <w:pStyle w:val="58"/>
            </w:pPr>
          </w:p>
        </w:tc>
        <w:tc>
          <w:tcPr>
            <w:tcW w:w="0" w:type="auto"/>
            <w:tcMar>
              <w:top w:w="0" w:type="dxa"/>
              <w:left w:w="0" w:type="dxa"/>
              <w:bottom w:w="0" w:type="dxa"/>
              <w:right w:w="0" w:type="dxa"/>
            </w:tcMar>
            <w:vAlign w:val="center"/>
          </w:tcPr>
          <w:p w14:paraId="6B47B3F3">
            <w:pPr>
              <w:pStyle w:val="58"/>
            </w:pPr>
            <w:r>
              <w:t>地震灾害损失详细评估报告元数据表</w:t>
            </w:r>
          </w:p>
        </w:tc>
        <w:tc>
          <w:tcPr>
            <w:tcW w:w="3047" w:type="dxa"/>
            <w:tcMar>
              <w:top w:w="0" w:type="dxa"/>
              <w:left w:w="0" w:type="dxa"/>
              <w:bottom w:w="0" w:type="dxa"/>
              <w:right w:w="0" w:type="dxa"/>
            </w:tcMar>
            <w:vAlign w:val="center"/>
          </w:tcPr>
          <w:p w14:paraId="38CF5083">
            <w:pPr>
              <w:pStyle w:val="58"/>
            </w:pPr>
            <w:r>
              <w:t>震后6小时详细报告，含烈度分布、评估过程、重建建议等</w:t>
            </w:r>
          </w:p>
        </w:tc>
      </w:tr>
      <w:tr w14:paraId="7468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03E556E">
            <w:pPr>
              <w:pStyle w:val="58"/>
            </w:pPr>
            <w:r>
              <w:t>40</w:t>
            </w:r>
          </w:p>
        </w:tc>
        <w:tc>
          <w:tcPr>
            <w:tcW w:w="956" w:type="dxa"/>
            <w:vMerge w:val="continue"/>
            <w:tcMar>
              <w:top w:w="0" w:type="dxa"/>
              <w:left w:w="0" w:type="dxa"/>
              <w:bottom w:w="0" w:type="dxa"/>
              <w:right w:w="0" w:type="dxa"/>
            </w:tcMar>
            <w:vAlign w:val="center"/>
          </w:tcPr>
          <w:p w14:paraId="12601BAE">
            <w:pPr>
              <w:pStyle w:val="58"/>
            </w:pPr>
          </w:p>
        </w:tc>
        <w:tc>
          <w:tcPr>
            <w:tcW w:w="744" w:type="dxa"/>
            <w:vMerge w:val="continue"/>
            <w:tcMar>
              <w:top w:w="0" w:type="dxa"/>
              <w:left w:w="0" w:type="dxa"/>
              <w:bottom w:w="0" w:type="dxa"/>
              <w:right w:w="0" w:type="dxa"/>
            </w:tcMar>
            <w:vAlign w:val="center"/>
          </w:tcPr>
          <w:p w14:paraId="0C1296F7">
            <w:pPr>
              <w:pStyle w:val="58"/>
            </w:pPr>
          </w:p>
        </w:tc>
        <w:tc>
          <w:tcPr>
            <w:tcW w:w="0" w:type="auto"/>
            <w:vMerge w:val="continue"/>
            <w:tcMar>
              <w:top w:w="0" w:type="dxa"/>
              <w:left w:w="0" w:type="dxa"/>
              <w:bottom w:w="0" w:type="dxa"/>
              <w:right w:w="0" w:type="dxa"/>
            </w:tcMar>
            <w:vAlign w:val="center"/>
          </w:tcPr>
          <w:p w14:paraId="40363069">
            <w:pPr>
              <w:pStyle w:val="58"/>
            </w:pPr>
          </w:p>
        </w:tc>
        <w:tc>
          <w:tcPr>
            <w:tcW w:w="0" w:type="auto"/>
            <w:tcMar>
              <w:top w:w="0" w:type="dxa"/>
              <w:left w:w="0" w:type="dxa"/>
              <w:bottom w:w="0" w:type="dxa"/>
              <w:right w:w="0" w:type="dxa"/>
            </w:tcMar>
            <w:vAlign w:val="center"/>
          </w:tcPr>
          <w:p w14:paraId="79EC0C33">
            <w:pPr>
              <w:pStyle w:val="58"/>
            </w:pPr>
            <w:r>
              <w:t>评估任务管理元数据表</w:t>
            </w:r>
          </w:p>
        </w:tc>
        <w:tc>
          <w:tcPr>
            <w:tcW w:w="3047" w:type="dxa"/>
            <w:tcMar>
              <w:top w:w="0" w:type="dxa"/>
              <w:left w:w="0" w:type="dxa"/>
              <w:bottom w:w="0" w:type="dxa"/>
              <w:right w:w="0" w:type="dxa"/>
            </w:tcMar>
            <w:vAlign w:val="center"/>
          </w:tcPr>
          <w:p w14:paraId="6F9CFB7B">
            <w:pPr>
              <w:pStyle w:val="58"/>
            </w:pPr>
            <w:r>
              <w:t>评估任务创建/触发/执行状态管理信息</w:t>
            </w:r>
          </w:p>
        </w:tc>
      </w:tr>
      <w:tr w14:paraId="6A2D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CEB1A4B">
            <w:pPr>
              <w:pStyle w:val="58"/>
            </w:pPr>
            <w:r>
              <w:t>41</w:t>
            </w:r>
          </w:p>
        </w:tc>
        <w:tc>
          <w:tcPr>
            <w:tcW w:w="956" w:type="dxa"/>
            <w:vMerge w:val="continue"/>
            <w:tcMar>
              <w:top w:w="0" w:type="dxa"/>
              <w:left w:w="0" w:type="dxa"/>
              <w:bottom w:w="0" w:type="dxa"/>
              <w:right w:w="0" w:type="dxa"/>
            </w:tcMar>
            <w:vAlign w:val="center"/>
          </w:tcPr>
          <w:p w14:paraId="125CB2E6">
            <w:pPr>
              <w:pStyle w:val="58"/>
            </w:pPr>
          </w:p>
        </w:tc>
        <w:tc>
          <w:tcPr>
            <w:tcW w:w="744" w:type="dxa"/>
            <w:vMerge w:val="continue"/>
            <w:tcMar>
              <w:top w:w="0" w:type="dxa"/>
              <w:left w:w="0" w:type="dxa"/>
              <w:bottom w:w="0" w:type="dxa"/>
              <w:right w:w="0" w:type="dxa"/>
            </w:tcMar>
            <w:vAlign w:val="center"/>
          </w:tcPr>
          <w:p w14:paraId="0947DA94">
            <w:pPr>
              <w:pStyle w:val="58"/>
            </w:pPr>
          </w:p>
        </w:tc>
        <w:tc>
          <w:tcPr>
            <w:tcW w:w="0" w:type="auto"/>
            <w:vMerge w:val="continue"/>
            <w:tcMar>
              <w:top w:w="0" w:type="dxa"/>
              <w:left w:w="0" w:type="dxa"/>
              <w:bottom w:w="0" w:type="dxa"/>
              <w:right w:w="0" w:type="dxa"/>
            </w:tcMar>
            <w:vAlign w:val="center"/>
          </w:tcPr>
          <w:p w14:paraId="24991C03">
            <w:pPr>
              <w:pStyle w:val="58"/>
            </w:pPr>
          </w:p>
        </w:tc>
        <w:tc>
          <w:tcPr>
            <w:tcW w:w="0" w:type="auto"/>
            <w:tcMar>
              <w:top w:w="0" w:type="dxa"/>
              <w:left w:w="0" w:type="dxa"/>
              <w:bottom w:w="0" w:type="dxa"/>
              <w:right w:w="0" w:type="dxa"/>
            </w:tcMar>
            <w:vAlign w:val="center"/>
          </w:tcPr>
          <w:p w14:paraId="20D45411">
            <w:pPr>
              <w:pStyle w:val="58"/>
            </w:pPr>
            <w:r>
              <w:t>地表形变风险专题图元数据表</w:t>
            </w:r>
          </w:p>
        </w:tc>
        <w:tc>
          <w:tcPr>
            <w:tcW w:w="3047" w:type="dxa"/>
            <w:tcMar>
              <w:top w:w="0" w:type="dxa"/>
              <w:left w:w="0" w:type="dxa"/>
              <w:bottom w:w="0" w:type="dxa"/>
              <w:right w:w="0" w:type="dxa"/>
            </w:tcMar>
            <w:vAlign w:val="center"/>
          </w:tcPr>
          <w:p w14:paraId="0CA9D3C4">
            <w:pPr>
              <w:pStyle w:val="58"/>
            </w:pPr>
            <w:r>
              <w:t>地表形变风险专题图成果元信息</w:t>
            </w:r>
          </w:p>
        </w:tc>
      </w:tr>
      <w:tr w14:paraId="5C9B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764D647C">
            <w:pPr>
              <w:pStyle w:val="58"/>
            </w:pPr>
            <w:r>
              <w:t>42</w:t>
            </w:r>
          </w:p>
        </w:tc>
        <w:tc>
          <w:tcPr>
            <w:tcW w:w="956" w:type="dxa"/>
            <w:vMerge w:val="continue"/>
            <w:tcMar>
              <w:top w:w="0" w:type="dxa"/>
              <w:left w:w="0" w:type="dxa"/>
              <w:bottom w:w="0" w:type="dxa"/>
              <w:right w:w="0" w:type="dxa"/>
            </w:tcMar>
            <w:vAlign w:val="center"/>
          </w:tcPr>
          <w:p w14:paraId="1214E176">
            <w:pPr>
              <w:pStyle w:val="58"/>
            </w:pPr>
          </w:p>
        </w:tc>
        <w:tc>
          <w:tcPr>
            <w:tcW w:w="744" w:type="dxa"/>
            <w:vMerge w:val="continue"/>
            <w:tcMar>
              <w:top w:w="0" w:type="dxa"/>
              <w:left w:w="0" w:type="dxa"/>
              <w:bottom w:w="0" w:type="dxa"/>
              <w:right w:w="0" w:type="dxa"/>
            </w:tcMar>
            <w:vAlign w:val="center"/>
          </w:tcPr>
          <w:p w14:paraId="461A1B72">
            <w:pPr>
              <w:pStyle w:val="58"/>
            </w:pPr>
          </w:p>
        </w:tc>
        <w:tc>
          <w:tcPr>
            <w:tcW w:w="0" w:type="auto"/>
            <w:vMerge w:val="continue"/>
            <w:tcMar>
              <w:top w:w="0" w:type="dxa"/>
              <w:left w:w="0" w:type="dxa"/>
              <w:bottom w:w="0" w:type="dxa"/>
              <w:right w:w="0" w:type="dxa"/>
            </w:tcMar>
            <w:vAlign w:val="center"/>
          </w:tcPr>
          <w:p w14:paraId="729BCB5D">
            <w:pPr>
              <w:pStyle w:val="58"/>
            </w:pPr>
          </w:p>
        </w:tc>
        <w:tc>
          <w:tcPr>
            <w:tcW w:w="0" w:type="auto"/>
            <w:tcMar>
              <w:top w:w="0" w:type="dxa"/>
              <w:left w:w="0" w:type="dxa"/>
              <w:bottom w:w="0" w:type="dxa"/>
              <w:right w:w="0" w:type="dxa"/>
            </w:tcMar>
            <w:vAlign w:val="center"/>
          </w:tcPr>
          <w:p w14:paraId="5DD59EA7">
            <w:pPr>
              <w:pStyle w:val="58"/>
            </w:pPr>
            <w:r>
              <w:t>地质灾害风险专题图元数据表</w:t>
            </w:r>
          </w:p>
        </w:tc>
        <w:tc>
          <w:tcPr>
            <w:tcW w:w="3047" w:type="dxa"/>
            <w:tcMar>
              <w:top w:w="0" w:type="dxa"/>
              <w:left w:w="0" w:type="dxa"/>
              <w:bottom w:w="0" w:type="dxa"/>
              <w:right w:w="0" w:type="dxa"/>
            </w:tcMar>
            <w:vAlign w:val="center"/>
          </w:tcPr>
          <w:p w14:paraId="67344DD9">
            <w:pPr>
              <w:pStyle w:val="58"/>
            </w:pPr>
            <w:r>
              <w:t>地质灾害风险专题图成果元信息</w:t>
            </w:r>
          </w:p>
        </w:tc>
      </w:tr>
      <w:tr w14:paraId="062D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51E06C3A">
            <w:pPr>
              <w:pStyle w:val="58"/>
            </w:pPr>
            <w:r>
              <w:t>43</w:t>
            </w:r>
          </w:p>
        </w:tc>
        <w:tc>
          <w:tcPr>
            <w:tcW w:w="956" w:type="dxa"/>
            <w:vMerge w:val="continue"/>
            <w:tcMar>
              <w:top w:w="0" w:type="dxa"/>
              <w:left w:w="0" w:type="dxa"/>
              <w:bottom w:w="0" w:type="dxa"/>
              <w:right w:w="0" w:type="dxa"/>
            </w:tcMar>
            <w:vAlign w:val="center"/>
          </w:tcPr>
          <w:p w14:paraId="29A4E003">
            <w:pPr>
              <w:pStyle w:val="58"/>
            </w:pPr>
          </w:p>
        </w:tc>
        <w:tc>
          <w:tcPr>
            <w:tcW w:w="744" w:type="dxa"/>
            <w:vMerge w:val="continue"/>
            <w:tcMar>
              <w:top w:w="0" w:type="dxa"/>
              <w:left w:w="0" w:type="dxa"/>
              <w:bottom w:w="0" w:type="dxa"/>
              <w:right w:w="0" w:type="dxa"/>
            </w:tcMar>
            <w:vAlign w:val="center"/>
          </w:tcPr>
          <w:p w14:paraId="35329EFE">
            <w:pPr>
              <w:pStyle w:val="58"/>
            </w:pPr>
          </w:p>
        </w:tc>
        <w:tc>
          <w:tcPr>
            <w:tcW w:w="0" w:type="auto"/>
            <w:vMerge w:val="continue"/>
            <w:tcMar>
              <w:top w:w="0" w:type="dxa"/>
              <w:left w:w="0" w:type="dxa"/>
              <w:bottom w:w="0" w:type="dxa"/>
              <w:right w:w="0" w:type="dxa"/>
            </w:tcMar>
            <w:vAlign w:val="center"/>
          </w:tcPr>
          <w:p w14:paraId="720A502F">
            <w:pPr>
              <w:pStyle w:val="58"/>
            </w:pPr>
          </w:p>
        </w:tc>
        <w:tc>
          <w:tcPr>
            <w:tcW w:w="0" w:type="auto"/>
            <w:tcMar>
              <w:top w:w="0" w:type="dxa"/>
              <w:left w:w="0" w:type="dxa"/>
              <w:bottom w:w="0" w:type="dxa"/>
              <w:right w:w="0" w:type="dxa"/>
            </w:tcMar>
            <w:vAlign w:val="center"/>
          </w:tcPr>
          <w:p w14:paraId="10B31A15">
            <w:pPr>
              <w:pStyle w:val="58"/>
            </w:pPr>
            <w:r>
              <w:t>地震人员伤亡专题图元数据表</w:t>
            </w:r>
          </w:p>
        </w:tc>
        <w:tc>
          <w:tcPr>
            <w:tcW w:w="3047" w:type="dxa"/>
            <w:tcMar>
              <w:top w:w="0" w:type="dxa"/>
              <w:left w:w="0" w:type="dxa"/>
              <w:bottom w:w="0" w:type="dxa"/>
              <w:right w:w="0" w:type="dxa"/>
            </w:tcMar>
            <w:vAlign w:val="center"/>
          </w:tcPr>
          <w:p w14:paraId="41FC469C">
            <w:pPr>
              <w:pStyle w:val="58"/>
            </w:pPr>
            <w:r>
              <w:t>地震人员伤亡专题图成果元信息</w:t>
            </w:r>
          </w:p>
        </w:tc>
      </w:tr>
      <w:tr w14:paraId="553E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002A2A3">
            <w:pPr>
              <w:pStyle w:val="58"/>
            </w:pPr>
            <w:r>
              <w:t>44</w:t>
            </w:r>
          </w:p>
        </w:tc>
        <w:tc>
          <w:tcPr>
            <w:tcW w:w="956" w:type="dxa"/>
            <w:vMerge w:val="continue"/>
            <w:tcMar>
              <w:top w:w="0" w:type="dxa"/>
              <w:left w:w="0" w:type="dxa"/>
              <w:bottom w:w="0" w:type="dxa"/>
              <w:right w:w="0" w:type="dxa"/>
            </w:tcMar>
            <w:vAlign w:val="center"/>
          </w:tcPr>
          <w:p w14:paraId="2025FEF7">
            <w:pPr>
              <w:pStyle w:val="58"/>
            </w:pPr>
          </w:p>
        </w:tc>
        <w:tc>
          <w:tcPr>
            <w:tcW w:w="744" w:type="dxa"/>
            <w:vMerge w:val="continue"/>
            <w:tcMar>
              <w:top w:w="0" w:type="dxa"/>
              <w:left w:w="0" w:type="dxa"/>
              <w:bottom w:w="0" w:type="dxa"/>
              <w:right w:w="0" w:type="dxa"/>
            </w:tcMar>
            <w:vAlign w:val="center"/>
          </w:tcPr>
          <w:p w14:paraId="6CB30299">
            <w:pPr>
              <w:pStyle w:val="58"/>
            </w:pPr>
          </w:p>
        </w:tc>
        <w:tc>
          <w:tcPr>
            <w:tcW w:w="0" w:type="auto"/>
            <w:vMerge w:val="continue"/>
            <w:tcMar>
              <w:top w:w="0" w:type="dxa"/>
              <w:left w:w="0" w:type="dxa"/>
              <w:bottom w:w="0" w:type="dxa"/>
              <w:right w:w="0" w:type="dxa"/>
            </w:tcMar>
            <w:vAlign w:val="center"/>
          </w:tcPr>
          <w:p w14:paraId="2A77A29E">
            <w:pPr>
              <w:pStyle w:val="58"/>
            </w:pPr>
          </w:p>
        </w:tc>
        <w:tc>
          <w:tcPr>
            <w:tcW w:w="0" w:type="auto"/>
            <w:tcMar>
              <w:top w:w="0" w:type="dxa"/>
              <w:left w:w="0" w:type="dxa"/>
              <w:bottom w:w="0" w:type="dxa"/>
              <w:right w:w="0" w:type="dxa"/>
            </w:tcMar>
            <w:vAlign w:val="center"/>
          </w:tcPr>
          <w:p w14:paraId="4AA644C4">
            <w:pPr>
              <w:pStyle w:val="58"/>
            </w:pPr>
            <w:r>
              <w:t>地震经济损失专题图元数据表</w:t>
            </w:r>
          </w:p>
        </w:tc>
        <w:tc>
          <w:tcPr>
            <w:tcW w:w="3047" w:type="dxa"/>
            <w:tcMar>
              <w:top w:w="0" w:type="dxa"/>
              <w:left w:w="0" w:type="dxa"/>
              <w:bottom w:w="0" w:type="dxa"/>
              <w:right w:w="0" w:type="dxa"/>
            </w:tcMar>
            <w:vAlign w:val="center"/>
          </w:tcPr>
          <w:p w14:paraId="67A8E3F9">
            <w:pPr>
              <w:pStyle w:val="58"/>
            </w:pPr>
            <w:r>
              <w:t>地震经济损失专题图成果元信息</w:t>
            </w:r>
          </w:p>
        </w:tc>
      </w:tr>
      <w:tr w14:paraId="6133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6364BCBD">
            <w:pPr>
              <w:pStyle w:val="58"/>
            </w:pPr>
            <w:r>
              <w:t>45</w:t>
            </w:r>
          </w:p>
        </w:tc>
        <w:tc>
          <w:tcPr>
            <w:tcW w:w="956" w:type="dxa"/>
            <w:vMerge w:val="continue"/>
            <w:tcMar>
              <w:top w:w="0" w:type="dxa"/>
              <w:left w:w="0" w:type="dxa"/>
              <w:bottom w:w="0" w:type="dxa"/>
              <w:right w:w="0" w:type="dxa"/>
            </w:tcMar>
            <w:vAlign w:val="center"/>
          </w:tcPr>
          <w:p w14:paraId="2AA98C48">
            <w:pPr>
              <w:pStyle w:val="58"/>
            </w:pPr>
          </w:p>
        </w:tc>
        <w:tc>
          <w:tcPr>
            <w:tcW w:w="744" w:type="dxa"/>
            <w:vMerge w:val="continue"/>
            <w:tcMar>
              <w:top w:w="0" w:type="dxa"/>
              <w:left w:w="0" w:type="dxa"/>
              <w:bottom w:w="0" w:type="dxa"/>
              <w:right w:w="0" w:type="dxa"/>
            </w:tcMar>
            <w:vAlign w:val="center"/>
          </w:tcPr>
          <w:p w14:paraId="45777608">
            <w:pPr>
              <w:pStyle w:val="58"/>
            </w:pPr>
          </w:p>
        </w:tc>
        <w:tc>
          <w:tcPr>
            <w:tcW w:w="0" w:type="auto"/>
            <w:vMerge w:val="continue"/>
            <w:tcMar>
              <w:top w:w="0" w:type="dxa"/>
              <w:left w:w="0" w:type="dxa"/>
              <w:bottom w:w="0" w:type="dxa"/>
              <w:right w:w="0" w:type="dxa"/>
            </w:tcMar>
            <w:vAlign w:val="center"/>
          </w:tcPr>
          <w:p w14:paraId="12F7DC83">
            <w:pPr>
              <w:pStyle w:val="58"/>
            </w:pPr>
          </w:p>
        </w:tc>
        <w:tc>
          <w:tcPr>
            <w:tcW w:w="0" w:type="auto"/>
            <w:tcMar>
              <w:top w:w="0" w:type="dxa"/>
              <w:left w:w="0" w:type="dxa"/>
              <w:bottom w:w="0" w:type="dxa"/>
              <w:right w:w="0" w:type="dxa"/>
            </w:tcMar>
            <w:vAlign w:val="center"/>
          </w:tcPr>
          <w:p w14:paraId="49D34BA1">
            <w:pPr>
              <w:pStyle w:val="58"/>
            </w:pPr>
            <w:r>
              <w:t>地震综合灾情专题图元数据表</w:t>
            </w:r>
          </w:p>
        </w:tc>
        <w:tc>
          <w:tcPr>
            <w:tcW w:w="3047" w:type="dxa"/>
            <w:tcMar>
              <w:top w:w="0" w:type="dxa"/>
              <w:left w:w="0" w:type="dxa"/>
              <w:bottom w:w="0" w:type="dxa"/>
              <w:right w:w="0" w:type="dxa"/>
            </w:tcMar>
            <w:vAlign w:val="center"/>
          </w:tcPr>
          <w:p w14:paraId="4A09489D">
            <w:pPr>
              <w:pStyle w:val="58"/>
            </w:pPr>
            <w:r>
              <w:t>地震综合灾情/分级综合灾情/分区域影响面积/分区域影响程度专题图成果元信息</w:t>
            </w:r>
          </w:p>
        </w:tc>
      </w:tr>
      <w:tr w14:paraId="4A71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02DF587">
            <w:pPr>
              <w:pStyle w:val="58"/>
            </w:pPr>
            <w:r>
              <w:t>46</w:t>
            </w:r>
          </w:p>
        </w:tc>
        <w:tc>
          <w:tcPr>
            <w:tcW w:w="956" w:type="dxa"/>
            <w:vMerge w:val="continue"/>
            <w:tcMar>
              <w:top w:w="0" w:type="dxa"/>
              <w:left w:w="0" w:type="dxa"/>
              <w:bottom w:w="0" w:type="dxa"/>
              <w:right w:w="0" w:type="dxa"/>
            </w:tcMar>
            <w:vAlign w:val="center"/>
          </w:tcPr>
          <w:p w14:paraId="4E30E39B">
            <w:pPr>
              <w:pStyle w:val="58"/>
            </w:pPr>
          </w:p>
        </w:tc>
        <w:tc>
          <w:tcPr>
            <w:tcW w:w="744" w:type="dxa"/>
            <w:vMerge w:val="continue"/>
            <w:tcMar>
              <w:top w:w="0" w:type="dxa"/>
              <w:left w:w="0" w:type="dxa"/>
              <w:bottom w:w="0" w:type="dxa"/>
              <w:right w:w="0" w:type="dxa"/>
            </w:tcMar>
            <w:vAlign w:val="center"/>
          </w:tcPr>
          <w:p w14:paraId="4498878D">
            <w:pPr>
              <w:pStyle w:val="58"/>
            </w:pPr>
          </w:p>
        </w:tc>
        <w:tc>
          <w:tcPr>
            <w:tcW w:w="0" w:type="auto"/>
            <w:vMerge w:val="continue"/>
            <w:tcMar>
              <w:top w:w="0" w:type="dxa"/>
              <w:left w:w="0" w:type="dxa"/>
              <w:bottom w:w="0" w:type="dxa"/>
              <w:right w:w="0" w:type="dxa"/>
            </w:tcMar>
            <w:vAlign w:val="center"/>
          </w:tcPr>
          <w:p w14:paraId="2A9508B0">
            <w:pPr>
              <w:pStyle w:val="58"/>
            </w:pPr>
          </w:p>
        </w:tc>
        <w:tc>
          <w:tcPr>
            <w:tcW w:w="0" w:type="auto"/>
            <w:tcMar>
              <w:top w:w="0" w:type="dxa"/>
              <w:left w:w="0" w:type="dxa"/>
              <w:bottom w:w="0" w:type="dxa"/>
              <w:right w:w="0" w:type="dxa"/>
            </w:tcMar>
            <w:vAlign w:val="center"/>
          </w:tcPr>
          <w:p w14:paraId="327B00F6">
            <w:pPr>
              <w:pStyle w:val="58"/>
            </w:pPr>
            <w:r>
              <w:t>地震宏观异常分析专题图元数据表</w:t>
            </w:r>
          </w:p>
        </w:tc>
        <w:tc>
          <w:tcPr>
            <w:tcW w:w="3047" w:type="dxa"/>
            <w:tcMar>
              <w:top w:w="0" w:type="dxa"/>
              <w:left w:w="0" w:type="dxa"/>
              <w:bottom w:w="0" w:type="dxa"/>
              <w:right w:w="0" w:type="dxa"/>
            </w:tcMar>
            <w:vAlign w:val="center"/>
          </w:tcPr>
          <w:p w14:paraId="33E0999C">
            <w:pPr>
              <w:pStyle w:val="58"/>
            </w:pPr>
            <w:r>
              <w:t>地震宏观异常分析/时空演化趋势动态专题图成果元信息</w:t>
            </w:r>
          </w:p>
        </w:tc>
      </w:tr>
      <w:tr w14:paraId="2E09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0B6C23AE">
            <w:pPr>
              <w:pStyle w:val="58"/>
            </w:pPr>
            <w:r>
              <w:t>47</w:t>
            </w:r>
          </w:p>
        </w:tc>
        <w:tc>
          <w:tcPr>
            <w:tcW w:w="956" w:type="dxa"/>
            <w:vMerge w:val="continue"/>
            <w:tcMar>
              <w:top w:w="0" w:type="dxa"/>
              <w:left w:w="0" w:type="dxa"/>
              <w:bottom w:w="0" w:type="dxa"/>
              <w:right w:w="0" w:type="dxa"/>
            </w:tcMar>
            <w:vAlign w:val="center"/>
          </w:tcPr>
          <w:p w14:paraId="4EA1778B">
            <w:pPr>
              <w:pStyle w:val="58"/>
            </w:pPr>
          </w:p>
        </w:tc>
        <w:tc>
          <w:tcPr>
            <w:tcW w:w="744" w:type="dxa"/>
            <w:vMerge w:val="continue"/>
            <w:tcMar>
              <w:top w:w="0" w:type="dxa"/>
              <w:left w:w="0" w:type="dxa"/>
              <w:bottom w:w="0" w:type="dxa"/>
              <w:right w:w="0" w:type="dxa"/>
            </w:tcMar>
            <w:vAlign w:val="center"/>
          </w:tcPr>
          <w:p w14:paraId="2373E537">
            <w:pPr>
              <w:pStyle w:val="58"/>
            </w:pPr>
          </w:p>
        </w:tc>
        <w:tc>
          <w:tcPr>
            <w:tcW w:w="0" w:type="auto"/>
            <w:vMerge w:val="continue"/>
            <w:tcMar>
              <w:top w:w="0" w:type="dxa"/>
              <w:left w:w="0" w:type="dxa"/>
              <w:bottom w:w="0" w:type="dxa"/>
              <w:right w:w="0" w:type="dxa"/>
            </w:tcMar>
            <w:vAlign w:val="center"/>
          </w:tcPr>
          <w:p w14:paraId="302D4107">
            <w:pPr>
              <w:pStyle w:val="58"/>
            </w:pPr>
          </w:p>
        </w:tc>
        <w:tc>
          <w:tcPr>
            <w:tcW w:w="0" w:type="auto"/>
            <w:tcMar>
              <w:top w:w="0" w:type="dxa"/>
              <w:left w:w="0" w:type="dxa"/>
              <w:bottom w:w="0" w:type="dxa"/>
              <w:right w:w="0" w:type="dxa"/>
            </w:tcMar>
            <w:vAlign w:val="center"/>
          </w:tcPr>
          <w:p w14:paraId="53247F69">
            <w:pPr>
              <w:pStyle w:val="58"/>
            </w:pPr>
            <w:r>
              <w:t>可视化配置元数据表</w:t>
            </w:r>
          </w:p>
        </w:tc>
        <w:tc>
          <w:tcPr>
            <w:tcW w:w="3047" w:type="dxa"/>
            <w:tcMar>
              <w:top w:w="0" w:type="dxa"/>
              <w:left w:w="0" w:type="dxa"/>
              <w:bottom w:w="0" w:type="dxa"/>
              <w:right w:w="0" w:type="dxa"/>
            </w:tcMar>
            <w:vAlign w:val="center"/>
          </w:tcPr>
          <w:p w14:paraId="3A38BF21">
            <w:pPr>
              <w:pStyle w:val="58"/>
            </w:pPr>
            <w:r>
              <w:t>图层渲染/图表样式/专题图模板等可视化配置参数</w:t>
            </w:r>
          </w:p>
        </w:tc>
      </w:tr>
      <w:tr w14:paraId="0929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2F81C1C5">
            <w:pPr>
              <w:pStyle w:val="58"/>
            </w:pPr>
            <w:r>
              <w:t>48</w:t>
            </w:r>
          </w:p>
        </w:tc>
        <w:tc>
          <w:tcPr>
            <w:tcW w:w="956" w:type="dxa"/>
            <w:vMerge w:val="continue"/>
            <w:tcMar>
              <w:top w:w="0" w:type="dxa"/>
              <w:left w:w="0" w:type="dxa"/>
              <w:bottom w:w="0" w:type="dxa"/>
              <w:right w:w="0" w:type="dxa"/>
            </w:tcMar>
            <w:vAlign w:val="center"/>
          </w:tcPr>
          <w:p w14:paraId="1FF36927">
            <w:pPr>
              <w:pStyle w:val="58"/>
            </w:pPr>
          </w:p>
        </w:tc>
        <w:tc>
          <w:tcPr>
            <w:tcW w:w="744" w:type="dxa"/>
            <w:vMerge w:val="continue"/>
            <w:tcMar>
              <w:top w:w="0" w:type="dxa"/>
              <w:left w:w="0" w:type="dxa"/>
              <w:bottom w:w="0" w:type="dxa"/>
              <w:right w:w="0" w:type="dxa"/>
            </w:tcMar>
            <w:vAlign w:val="center"/>
          </w:tcPr>
          <w:p w14:paraId="5815B4B0">
            <w:pPr>
              <w:pStyle w:val="58"/>
            </w:pPr>
          </w:p>
        </w:tc>
        <w:tc>
          <w:tcPr>
            <w:tcW w:w="0" w:type="auto"/>
            <w:vMerge w:val="continue"/>
            <w:tcMar>
              <w:top w:w="0" w:type="dxa"/>
              <w:left w:w="0" w:type="dxa"/>
              <w:bottom w:w="0" w:type="dxa"/>
              <w:right w:w="0" w:type="dxa"/>
            </w:tcMar>
            <w:vAlign w:val="center"/>
          </w:tcPr>
          <w:p w14:paraId="53C1B4A1">
            <w:pPr>
              <w:pStyle w:val="58"/>
            </w:pPr>
          </w:p>
        </w:tc>
        <w:tc>
          <w:tcPr>
            <w:tcW w:w="0" w:type="auto"/>
            <w:tcMar>
              <w:top w:w="0" w:type="dxa"/>
              <w:left w:w="0" w:type="dxa"/>
              <w:bottom w:w="0" w:type="dxa"/>
              <w:right w:w="0" w:type="dxa"/>
            </w:tcMar>
            <w:vAlign w:val="center"/>
          </w:tcPr>
          <w:p w14:paraId="493B6585">
            <w:pPr>
              <w:pStyle w:val="58"/>
            </w:pPr>
            <w:r>
              <w:t>GIS数据目录元数据表</w:t>
            </w:r>
          </w:p>
        </w:tc>
        <w:tc>
          <w:tcPr>
            <w:tcW w:w="3047" w:type="dxa"/>
            <w:tcMar>
              <w:top w:w="0" w:type="dxa"/>
              <w:left w:w="0" w:type="dxa"/>
              <w:bottom w:w="0" w:type="dxa"/>
              <w:right w:w="0" w:type="dxa"/>
            </w:tcMar>
            <w:vAlign w:val="center"/>
          </w:tcPr>
          <w:p w14:paraId="06B281C7">
            <w:pPr>
              <w:pStyle w:val="58"/>
            </w:pPr>
            <w:r>
              <w:t>GIS数据资源的目录结构与管理信息</w:t>
            </w:r>
          </w:p>
        </w:tc>
      </w:tr>
      <w:tr w14:paraId="2325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2" w:type="dxa"/>
            <w:tcMar>
              <w:top w:w="0" w:type="dxa"/>
              <w:left w:w="0" w:type="dxa"/>
              <w:bottom w:w="0" w:type="dxa"/>
              <w:right w:w="0" w:type="dxa"/>
            </w:tcMar>
            <w:vAlign w:val="center"/>
          </w:tcPr>
          <w:p w14:paraId="11E1C6B6">
            <w:pPr>
              <w:pStyle w:val="58"/>
            </w:pPr>
            <w:r>
              <w:t>49</w:t>
            </w:r>
          </w:p>
        </w:tc>
        <w:tc>
          <w:tcPr>
            <w:tcW w:w="956" w:type="dxa"/>
            <w:tcMar>
              <w:top w:w="0" w:type="dxa"/>
              <w:left w:w="0" w:type="dxa"/>
              <w:bottom w:w="0" w:type="dxa"/>
              <w:right w:w="0" w:type="dxa"/>
            </w:tcMar>
            <w:vAlign w:val="center"/>
          </w:tcPr>
          <w:p w14:paraId="1D90E0B4">
            <w:pPr>
              <w:pStyle w:val="58"/>
            </w:pPr>
            <w:r>
              <w:t>操作元数据</w:t>
            </w:r>
          </w:p>
        </w:tc>
        <w:tc>
          <w:tcPr>
            <w:tcW w:w="744" w:type="dxa"/>
            <w:tcMar>
              <w:top w:w="0" w:type="dxa"/>
              <w:left w:w="0" w:type="dxa"/>
              <w:bottom w:w="0" w:type="dxa"/>
              <w:right w:w="0" w:type="dxa"/>
            </w:tcMar>
            <w:vAlign w:val="center"/>
          </w:tcPr>
          <w:p w14:paraId="5A090FCA">
            <w:pPr>
              <w:pStyle w:val="58"/>
            </w:pPr>
            <w:r>
              <w:t>运维监控</w:t>
            </w:r>
          </w:p>
        </w:tc>
        <w:tc>
          <w:tcPr>
            <w:tcW w:w="0" w:type="auto"/>
            <w:tcMar>
              <w:top w:w="0" w:type="dxa"/>
              <w:left w:w="0" w:type="dxa"/>
              <w:bottom w:w="0" w:type="dxa"/>
              <w:right w:w="0" w:type="dxa"/>
            </w:tcMar>
            <w:vAlign w:val="center"/>
          </w:tcPr>
          <w:p w14:paraId="28AF8D47">
            <w:pPr>
              <w:pStyle w:val="58"/>
            </w:pPr>
            <w:r>
              <w:t>数据操作与状态元数据</w:t>
            </w:r>
          </w:p>
        </w:tc>
        <w:tc>
          <w:tcPr>
            <w:tcW w:w="0" w:type="auto"/>
            <w:tcMar>
              <w:top w:w="0" w:type="dxa"/>
              <w:left w:w="0" w:type="dxa"/>
              <w:bottom w:w="0" w:type="dxa"/>
              <w:right w:w="0" w:type="dxa"/>
            </w:tcMar>
            <w:vAlign w:val="center"/>
          </w:tcPr>
          <w:p w14:paraId="71CBAEE9">
            <w:pPr>
              <w:pStyle w:val="58"/>
            </w:pPr>
            <w:r>
              <w:t>数据同步记录表</w:t>
            </w:r>
          </w:p>
        </w:tc>
        <w:tc>
          <w:tcPr>
            <w:tcW w:w="3047" w:type="dxa"/>
            <w:tcMar>
              <w:top w:w="0" w:type="dxa"/>
              <w:left w:w="0" w:type="dxa"/>
              <w:bottom w:w="0" w:type="dxa"/>
              <w:right w:w="0" w:type="dxa"/>
            </w:tcMar>
            <w:vAlign w:val="center"/>
          </w:tcPr>
          <w:p w14:paraId="2E0223D8">
            <w:pPr>
              <w:pStyle w:val="58"/>
            </w:pPr>
            <w:r>
              <w:t>本软件与数据接收质控管理软件之间的数据同步状态记录</w:t>
            </w:r>
          </w:p>
        </w:tc>
      </w:tr>
    </w:tbl>
    <w:p w14:paraId="01AAF7C1">
      <w:pPr>
        <w:pStyle w:val="5"/>
      </w:pPr>
      <w:bookmarkStart w:id="92" w:name="_Toc18608"/>
      <w:bookmarkStart w:id="93" w:name="_Toc31695"/>
      <w:bookmarkStart w:id="94" w:name="_Toc220368470"/>
      <w:bookmarkStart w:id="95" w:name="_Toc240550086"/>
      <w:bookmarkStart w:id="96" w:name="_Toc132288171"/>
      <w:bookmarkStart w:id="97" w:name="_Toc132123273"/>
      <w:r>
        <w:rPr>
          <w:rFonts w:hint="eastAsia"/>
        </w:rPr>
        <w:t>数据存储设计决策（SYC-</w:t>
      </w:r>
      <w:r>
        <w:t>WXYG-SJTX-SJCC</w:t>
      </w:r>
      <w:r>
        <w:rPr>
          <w:rFonts w:hint="eastAsia"/>
        </w:rPr>
        <w:t>）</w:t>
      </w:r>
      <w:bookmarkEnd w:id="92"/>
      <w:bookmarkEnd w:id="93"/>
      <w:bookmarkEnd w:id="94"/>
      <w:bookmarkEnd w:id="95"/>
    </w:p>
    <w:p w14:paraId="16EF59D8">
      <w:pPr>
        <w:pStyle w:val="6"/>
      </w:pPr>
      <w:r>
        <w:t>数据逻辑分区设计</w:t>
      </w:r>
    </w:p>
    <w:p w14:paraId="775665D2">
      <w:pPr>
        <w:ind w:firstLine="480"/>
        <w:jc w:val="both"/>
      </w:pPr>
      <w:r>
        <w:rPr>
          <w:rFonts w:hint="eastAsia"/>
        </w:rPr>
        <w:t>详细内容参见总册相应章节。</w:t>
      </w:r>
    </w:p>
    <w:p w14:paraId="488D1C87">
      <w:pPr>
        <w:ind w:firstLine="480"/>
        <w:jc w:val="both"/>
      </w:pPr>
      <w:r>
        <w:rPr>
          <w:rFonts w:hint="eastAsia"/>
        </w:rPr>
        <w:t>数据逻辑分区按“数据类型+访问频率”双维度划分，共设4个核心分区，各分区明确存储数据种类，实现数据的差异化管理与高效访问，具体概述如下：</w:t>
      </w:r>
    </w:p>
    <w:p w14:paraId="688C4EF7">
      <w:pPr>
        <w:ind w:firstLine="480"/>
        <w:jc w:val="both"/>
      </w:pPr>
      <w:r>
        <w:rPr>
          <w:rFonts w:hint="eastAsia"/>
        </w:rPr>
        <w:t>原始数据区：存储各子系统接入的原始未处理数据，包括卫星遥感原始影像数据、InSAR形变原始数据、红外遥感原始数据、人口经济原始数据等，数据保留完整原始属性，支撑后续回溯与重新处理；</w:t>
      </w:r>
    </w:p>
    <w:p w14:paraId="69BE5775">
      <w:pPr>
        <w:ind w:firstLine="480"/>
        <w:jc w:val="both"/>
      </w:pPr>
      <w:r>
        <w:rPr>
          <w:rFonts w:hint="eastAsia"/>
        </w:rPr>
        <w:t>中间数据区：存储数据处理、分析过程中产生的中间结果数据，包括预处理中间数据、算法计算中间结果、数据融合临时数据等，数据随业务流程动态生成与清理，部分关键中间数据短期留存用于故障排查；</w:t>
      </w:r>
    </w:p>
    <w:p w14:paraId="462E1BC4">
      <w:pPr>
        <w:ind w:firstLine="480"/>
        <w:jc w:val="both"/>
      </w:pPr>
      <w:r>
        <w:rPr>
          <w:rFonts w:hint="eastAsia"/>
        </w:rPr>
        <w:t>成果数据区：存储各子系统输出的标准化成果数据，包括遥感处理成果、地灾隐患区数据、异常监测报告、灾害评估报告、专题图产品等，数据长期存储，支撑共享与应用；</w:t>
      </w:r>
    </w:p>
    <w:p w14:paraId="71EBF622">
      <w:pPr>
        <w:ind w:firstLine="480"/>
        <w:jc w:val="both"/>
      </w:pPr>
      <w:r>
        <w:rPr>
          <w:rFonts w:hint="eastAsia"/>
        </w:rPr>
        <w:t>日志与管理数据区：存储系统操作日志、数据全生命周期日志、用户权限数据、元数据等，日志数据按规定留存期限存储，保障数据追溯与系统运维。</w:t>
      </w:r>
    </w:p>
    <w:p w14:paraId="044E5E95">
      <w:pPr>
        <w:pStyle w:val="6"/>
      </w:pPr>
      <w:r>
        <w:t>数据</w:t>
      </w:r>
      <w:r>
        <w:rPr>
          <w:rFonts w:hint="eastAsia"/>
        </w:rPr>
        <w:t>存储方式</w:t>
      </w:r>
      <w:r>
        <w:t>设计</w:t>
      </w:r>
    </w:p>
    <w:p w14:paraId="4D8F20B7">
      <w:pPr>
        <w:ind w:firstLine="480"/>
        <w:jc w:val="both"/>
      </w:pPr>
      <w:r>
        <w:rPr>
          <w:rFonts w:hint="eastAsia"/>
        </w:rPr>
        <w:t>数据物理模型是指当数据映射到计算机的时候所使用的物理存储模式，包括关系型存储、非关系型存储、分布式文件存储、对象存储等4种模式。数据在计算机里面体现的形态，根据上文的分析，分成结构化数据、非结构化数据和半机构化数据，针对不同类型的数据形态分类，结合数据的格式特点，对每类数据形态对应的存储模式进行分析，考虑到地震预测与防震减灾应用分析平台的数据形态各异，将采用混合多态的物理模型，具体如下表所示。</w:t>
      </w:r>
    </w:p>
    <w:p w14:paraId="06E6FB3A">
      <w:pPr>
        <w:pStyle w:val="106"/>
        <w:rPr>
          <w:rFonts w:hint="eastAsia"/>
        </w:rPr>
      </w:pPr>
      <w:bookmarkStart w:id="98" w:name="_Toc24054991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r>
        <w:rPr>
          <w:rFonts w:hint="eastAsia"/>
        </w:rPr>
        <w:t>数据库物理模型分析</w:t>
      </w:r>
      <w:bookmarkEnd w:id="98"/>
    </w:p>
    <w:tbl>
      <w:tblPr>
        <w:tblStyle w:val="39"/>
        <w:tblW w:w="4946" w:type="pct"/>
        <w:tblInd w:w="0" w:type="dxa"/>
        <w:tblLayout w:type="autofit"/>
        <w:tblCellMar>
          <w:top w:w="0" w:type="dxa"/>
          <w:left w:w="108" w:type="dxa"/>
          <w:bottom w:w="0" w:type="dxa"/>
          <w:right w:w="108" w:type="dxa"/>
        </w:tblCellMar>
      </w:tblPr>
      <w:tblGrid>
        <w:gridCol w:w="1552"/>
        <w:gridCol w:w="5456"/>
        <w:gridCol w:w="1628"/>
      </w:tblGrid>
      <w:tr w14:paraId="060C0D99">
        <w:tblPrEx>
          <w:tblCellMar>
            <w:top w:w="0" w:type="dxa"/>
            <w:left w:w="108" w:type="dxa"/>
            <w:bottom w:w="0" w:type="dxa"/>
            <w:right w:w="108" w:type="dxa"/>
          </w:tblCellMar>
        </w:tblPrEx>
        <w:trPr>
          <w:trHeight w:val="90" w:hRule="atLeast"/>
          <w:tblHeader/>
        </w:trPr>
        <w:tc>
          <w:tcPr>
            <w:tcW w:w="898" w:type="pct"/>
            <w:tcBorders>
              <w:top w:val="single" w:color="auto" w:sz="4" w:space="0"/>
              <w:left w:val="single" w:color="auto" w:sz="4" w:space="0"/>
              <w:bottom w:val="single" w:color="auto" w:sz="4" w:space="0"/>
              <w:right w:val="single" w:color="auto" w:sz="4" w:space="0"/>
            </w:tcBorders>
            <w:shd w:val="clear" w:color="auto" w:fill="D7D7D7" w:themeFill="background1" w:themeFillShade="D8"/>
            <w:noWrap/>
            <w:vAlign w:val="center"/>
          </w:tcPr>
          <w:p w14:paraId="6640A561">
            <w:pPr>
              <w:pStyle w:val="57"/>
            </w:pPr>
            <w:r>
              <w:t>数据形态</w:t>
            </w:r>
          </w:p>
        </w:tc>
        <w:tc>
          <w:tcPr>
            <w:tcW w:w="3158" w:type="pct"/>
            <w:tcBorders>
              <w:top w:val="single" w:color="auto" w:sz="4" w:space="0"/>
              <w:left w:val="nil"/>
              <w:bottom w:val="single" w:color="auto" w:sz="4" w:space="0"/>
              <w:right w:val="single" w:color="auto" w:sz="4" w:space="0"/>
            </w:tcBorders>
            <w:shd w:val="clear" w:color="auto" w:fill="D7D7D7" w:themeFill="background1" w:themeFillShade="D8"/>
            <w:noWrap/>
            <w:vAlign w:val="center"/>
          </w:tcPr>
          <w:p w14:paraId="591554C0">
            <w:pPr>
              <w:pStyle w:val="57"/>
            </w:pPr>
            <w:r>
              <w:t>内容</w:t>
            </w:r>
          </w:p>
        </w:tc>
        <w:tc>
          <w:tcPr>
            <w:tcW w:w="942" w:type="pct"/>
            <w:tcBorders>
              <w:top w:val="single" w:color="auto" w:sz="4" w:space="0"/>
              <w:left w:val="nil"/>
              <w:bottom w:val="single" w:color="auto" w:sz="4" w:space="0"/>
              <w:right w:val="single" w:color="auto" w:sz="4" w:space="0"/>
            </w:tcBorders>
            <w:shd w:val="clear" w:color="auto" w:fill="D7D7D7" w:themeFill="background1" w:themeFillShade="D8"/>
            <w:vAlign w:val="center"/>
          </w:tcPr>
          <w:p w14:paraId="226133C7">
            <w:pPr>
              <w:pStyle w:val="57"/>
            </w:pPr>
            <w:r>
              <w:t>存储模式</w:t>
            </w:r>
          </w:p>
        </w:tc>
      </w:tr>
      <w:tr w14:paraId="759D992E">
        <w:tblPrEx>
          <w:tblCellMar>
            <w:top w:w="0" w:type="dxa"/>
            <w:left w:w="108" w:type="dxa"/>
            <w:bottom w:w="0" w:type="dxa"/>
            <w:right w:w="108" w:type="dxa"/>
          </w:tblCellMar>
        </w:tblPrEx>
        <w:trPr>
          <w:trHeight w:val="454" w:hRule="atLeast"/>
        </w:trPr>
        <w:tc>
          <w:tcPr>
            <w:tcW w:w="898" w:type="pct"/>
            <w:tcBorders>
              <w:top w:val="nil"/>
              <w:left w:val="single" w:color="auto" w:sz="4" w:space="0"/>
              <w:bottom w:val="single" w:color="auto" w:sz="4" w:space="0"/>
              <w:right w:val="single" w:color="auto" w:sz="4" w:space="0"/>
            </w:tcBorders>
            <w:noWrap/>
            <w:vAlign w:val="center"/>
          </w:tcPr>
          <w:p w14:paraId="177251D2">
            <w:pPr>
              <w:pStyle w:val="58"/>
            </w:pPr>
            <w:r>
              <w:t>结构化数据</w:t>
            </w:r>
          </w:p>
        </w:tc>
        <w:tc>
          <w:tcPr>
            <w:tcW w:w="3158" w:type="pct"/>
            <w:tcBorders>
              <w:top w:val="nil"/>
              <w:left w:val="nil"/>
              <w:bottom w:val="single" w:color="auto" w:sz="4" w:space="0"/>
              <w:right w:val="single" w:color="auto" w:sz="4" w:space="0"/>
            </w:tcBorders>
            <w:vAlign w:val="center"/>
          </w:tcPr>
          <w:p w14:paraId="17B9915A">
            <w:pPr>
              <w:pStyle w:val="58"/>
            </w:pPr>
            <w:r>
              <w:t>结构化数据也称作行数据，是由二维表结构来逻辑表达和实现的数据，严格地遵循数据格式与长度规范，主要通过关系型数据库进行存储和管理。主要包括管理和配置类的元数据、目录配置数据、索引数据、属性数据、表格数据、关联信息数据等。</w:t>
            </w:r>
          </w:p>
        </w:tc>
        <w:tc>
          <w:tcPr>
            <w:tcW w:w="942" w:type="pct"/>
            <w:tcBorders>
              <w:top w:val="nil"/>
              <w:left w:val="nil"/>
              <w:bottom w:val="single" w:color="auto" w:sz="4" w:space="0"/>
              <w:right w:val="single" w:color="auto" w:sz="4" w:space="0"/>
            </w:tcBorders>
            <w:vAlign w:val="center"/>
          </w:tcPr>
          <w:p w14:paraId="4509D5AE">
            <w:pPr>
              <w:pStyle w:val="58"/>
            </w:pPr>
            <w:r>
              <w:rPr>
                <w:rFonts w:hint="eastAsia"/>
              </w:rPr>
              <w:t>关系型数据库</w:t>
            </w:r>
          </w:p>
          <w:p w14:paraId="25573F97">
            <w:pPr>
              <w:pStyle w:val="58"/>
            </w:pPr>
            <w:r>
              <w:rPr>
                <w:rFonts w:hint="eastAsia"/>
              </w:rPr>
              <w:t>消息队列存储</w:t>
            </w:r>
          </w:p>
          <w:p w14:paraId="1F2F535B">
            <w:pPr>
              <w:pStyle w:val="58"/>
            </w:pPr>
            <w:r>
              <w:rPr>
                <w:rFonts w:hint="eastAsia"/>
              </w:rPr>
              <w:t>缓存系统存储</w:t>
            </w:r>
          </w:p>
        </w:tc>
      </w:tr>
      <w:tr w14:paraId="71EA6AFC">
        <w:tblPrEx>
          <w:tblCellMar>
            <w:top w:w="0" w:type="dxa"/>
            <w:left w:w="108" w:type="dxa"/>
            <w:bottom w:w="0" w:type="dxa"/>
            <w:right w:w="108" w:type="dxa"/>
          </w:tblCellMar>
        </w:tblPrEx>
        <w:trPr>
          <w:trHeight w:val="454" w:hRule="atLeast"/>
        </w:trPr>
        <w:tc>
          <w:tcPr>
            <w:tcW w:w="898" w:type="pct"/>
            <w:tcBorders>
              <w:top w:val="nil"/>
              <w:left w:val="single" w:color="auto" w:sz="4" w:space="0"/>
              <w:bottom w:val="single" w:color="auto" w:sz="4" w:space="0"/>
              <w:right w:val="single" w:color="auto" w:sz="4" w:space="0"/>
            </w:tcBorders>
            <w:noWrap/>
            <w:vAlign w:val="center"/>
          </w:tcPr>
          <w:p w14:paraId="3A0A72B9">
            <w:pPr>
              <w:pStyle w:val="58"/>
            </w:pPr>
            <w:r>
              <w:t>非结构化数据</w:t>
            </w:r>
          </w:p>
        </w:tc>
        <w:tc>
          <w:tcPr>
            <w:tcW w:w="3158" w:type="pct"/>
            <w:tcBorders>
              <w:top w:val="nil"/>
              <w:left w:val="nil"/>
              <w:bottom w:val="single" w:color="auto" w:sz="4" w:space="0"/>
              <w:right w:val="single" w:color="auto" w:sz="4" w:space="0"/>
            </w:tcBorders>
            <w:vAlign w:val="center"/>
          </w:tcPr>
          <w:p w14:paraId="3DDFE42C">
            <w:pPr>
              <w:pStyle w:val="58"/>
            </w:pPr>
            <w:r>
              <w:t>非结构化数据是与结构化数据相对的，是不适于由数据库二维表来表现的数据，包括所有格式的办公文档、文件、图片和音频、视频信息等。支持非结构化数据的数据库采用多值字段和变长字段机制进行数据项的创建和管理。主要包括地形数据、多媒体文件数据、文档数据等。</w:t>
            </w:r>
          </w:p>
        </w:tc>
        <w:tc>
          <w:tcPr>
            <w:tcW w:w="942" w:type="pct"/>
            <w:tcBorders>
              <w:top w:val="nil"/>
              <w:left w:val="nil"/>
              <w:bottom w:val="single" w:color="auto" w:sz="4" w:space="0"/>
              <w:right w:val="single" w:color="auto" w:sz="4" w:space="0"/>
            </w:tcBorders>
            <w:vAlign w:val="center"/>
          </w:tcPr>
          <w:p w14:paraId="514131F7">
            <w:pPr>
              <w:pStyle w:val="58"/>
            </w:pPr>
            <w:r>
              <w:rPr>
                <w:rFonts w:hint="eastAsia"/>
              </w:rPr>
              <w:t>文件系统存储</w:t>
            </w:r>
          </w:p>
          <w:p w14:paraId="4D26C398">
            <w:pPr>
              <w:pStyle w:val="58"/>
            </w:pPr>
            <w:r>
              <w:rPr>
                <w:rFonts w:hint="eastAsia"/>
              </w:rPr>
              <w:t>非关系型数据库</w:t>
            </w:r>
          </w:p>
          <w:p w14:paraId="632A8984">
            <w:pPr>
              <w:pStyle w:val="58"/>
            </w:pPr>
            <w:r>
              <w:rPr>
                <w:rFonts w:hint="eastAsia"/>
              </w:rPr>
              <w:t>缓存系统存储</w:t>
            </w:r>
          </w:p>
        </w:tc>
      </w:tr>
      <w:tr w14:paraId="753F7714">
        <w:tblPrEx>
          <w:tblCellMar>
            <w:top w:w="0" w:type="dxa"/>
            <w:left w:w="108" w:type="dxa"/>
            <w:bottom w:w="0" w:type="dxa"/>
            <w:right w:w="108" w:type="dxa"/>
          </w:tblCellMar>
        </w:tblPrEx>
        <w:trPr>
          <w:trHeight w:val="454" w:hRule="atLeast"/>
        </w:trPr>
        <w:tc>
          <w:tcPr>
            <w:tcW w:w="898" w:type="pct"/>
            <w:tcBorders>
              <w:top w:val="nil"/>
              <w:left w:val="single" w:color="auto" w:sz="4" w:space="0"/>
              <w:bottom w:val="single" w:color="auto" w:sz="4" w:space="0"/>
              <w:right w:val="single" w:color="auto" w:sz="4" w:space="0"/>
            </w:tcBorders>
            <w:noWrap/>
            <w:vAlign w:val="center"/>
          </w:tcPr>
          <w:p w14:paraId="4917442D">
            <w:pPr>
              <w:pStyle w:val="58"/>
            </w:pPr>
            <w:r>
              <w:t>半结构化数据</w:t>
            </w:r>
          </w:p>
        </w:tc>
        <w:tc>
          <w:tcPr>
            <w:tcW w:w="3158" w:type="pct"/>
            <w:tcBorders>
              <w:top w:val="nil"/>
              <w:left w:val="nil"/>
              <w:bottom w:val="single" w:color="auto" w:sz="4" w:space="0"/>
              <w:right w:val="single" w:color="auto" w:sz="4" w:space="0"/>
            </w:tcBorders>
            <w:vAlign w:val="center"/>
          </w:tcPr>
          <w:p w14:paraId="1C9F4B4A">
            <w:pPr>
              <w:pStyle w:val="58"/>
            </w:pPr>
            <w:r>
              <w:t>半结构化数据和上面两种类别都不一样，它是结构化的数据，但是结构变化很大。因为要了解数据的细节所以不能将数据简单的组织成一个文件按照非结构化数据处理，由于结构变化很大也不能够简单的建立一个表和他对应。主要包含文件描述的元数据、日志数据、xml格式数据、json格式数据等。</w:t>
            </w:r>
          </w:p>
        </w:tc>
        <w:tc>
          <w:tcPr>
            <w:tcW w:w="942" w:type="pct"/>
            <w:tcBorders>
              <w:top w:val="nil"/>
              <w:left w:val="nil"/>
              <w:bottom w:val="single" w:color="auto" w:sz="4" w:space="0"/>
              <w:right w:val="single" w:color="auto" w:sz="4" w:space="0"/>
            </w:tcBorders>
            <w:vAlign w:val="center"/>
          </w:tcPr>
          <w:p w14:paraId="261820AA">
            <w:pPr>
              <w:pStyle w:val="58"/>
            </w:pPr>
            <w:r>
              <w:rPr>
                <w:rFonts w:hint="eastAsia"/>
              </w:rPr>
              <w:t>消息队列存储</w:t>
            </w:r>
          </w:p>
          <w:p w14:paraId="06A9D7E1">
            <w:pPr>
              <w:pStyle w:val="58"/>
            </w:pPr>
            <w:r>
              <w:rPr>
                <w:rFonts w:hint="eastAsia"/>
              </w:rPr>
              <w:t>非关系型数据库</w:t>
            </w:r>
          </w:p>
          <w:p w14:paraId="3CCB761B">
            <w:pPr>
              <w:pStyle w:val="58"/>
            </w:pPr>
            <w:r>
              <w:rPr>
                <w:rFonts w:hint="eastAsia"/>
              </w:rPr>
              <w:t>搜索引擎存储</w:t>
            </w:r>
          </w:p>
          <w:p w14:paraId="647EB975">
            <w:pPr>
              <w:pStyle w:val="58"/>
            </w:pPr>
            <w:r>
              <w:rPr>
                <w:rFonts w:hint="eastAsia"/>
              </w:rPr>
              <w:t>文件系统存储</w:t>
            </w:r>
          </w:p>
          <w:p w14:paraId="6C9D9A90">
            <w:pPr>
              <w:pStyle w:val="58"/>
            </w:pPr>
            <w:r>
              <w:rPr>
                <w:rFonts w:hint="eastAsia"/>
              </w:rPr>
              <w:t>缓存系统存储</w:t>
            </w:r>
          </w:p>
        </w:tc>
      </w:tr>
    </w:tbl>
    <w:p w14:paraId="1EC82258">
      <w:pPr>
        <w:ind w:firstLine="480"/>
      </w:pPr>
    </w:p>
    <w:p w14:paraId="7EDA48FB">
      <w:pPr>
        <w:ind w:firstLine="480"/>
        <w:jc w:val="both"/>
      </w:pPr>
      <w:r>
        <w:rPr>
          <w:rFonts w:hint="eastAsia"/>
        </w:rPr>
        <w:t>数据存储设计以满足项目中不同来源不同格式不同学科的业务处理需要为前提，设计应用的存储平台组件和存储格式模型，实现数据的安全可靠存储和高效率读取和写入。</w:t>
      </w:r>
      <w:r>
        <w:t>通常结构化数据存储在关系型数据库中，非结构化数据采用非关系型存储和分布式文件存储进行管理，半结构化数据通常存储到XML、JSON里面，由关系型存储、非关系型存储、对象存储进行存储管理。</w:t>
      </w:r>
    </w:p>
    <w:p w14:paraId="172EBC2C">
      <w:pPr>
        <w:ind w:firstLine="480"/>
        <w:jc w:val="both"/>
      </w:pPr>
      <w:r>
        <w:rPr>
          <w:rFonts w:hint="eastAsia"/>
        </w:rPr>
        <w:t>（1）关系型存储</w:t>
      </w:r>
    </w:p>
    <w:p w14:paraId="76F5A88A">
      <w:pPr>
        <w:ind w:firstLine="480"/>
        <w:jc w:val="both"/>
      </w:pPr>
      <w:r>
        <w:rPr>
          <w:rFonts w:hint="eastAsia"/>
        </w:rPr>
        <w:t>关系型存储主要负责存储系统中的具有二维表格模型结构的强关系型数据。它是基于关系模型的数据库，而关系模型通过二维表来保存的，所以它的存储方式是行列组成的表。主要包括管理和配置类的元数据、目录配置数据、索引数据、属性数据、表格数据、关联信息数据等。</w:t>
      </w:r>
    </w:p>
    <w:p w14:paraId="494FBE0D">
      <w:pPr>
        <w:ind w:firstLine="480"/>
        <w:jc w:val="both"/>
      </w:pPr>
      <w:r>
        <w:rPr>
          <w:rFonts w:hint="eastAsia"/>
        </w:rPr>
        <w:t>（2）非关系型存储</w:t>
      </w:r>
    </w:p>
    <w:p w14:paraId="133AE5BF">
      <w:pPr>
        <w:ind w:firstLine="480"/>
        <w:jc w:val="both"/>
      </w:pPr>
      <w:r>
        <w:rPr>
          <w:rFonts w:hint="eastAsia"/>
        </w:rPr>
        <w:t>非关系型存储指非关系型的、分布式的、且一般不保证遵循ACID原则的数据存储系统，主要负责存储系统中的结构不固定，长度不统一、具有高并发读写属性的海量非关系型数据。主要包括二进制数据、格网索引数据、文档数据、日志数据等。非关系型存储适用的数据库常见的有HBASE、Redis、MongoDB、Memcache等。</w:t>
      </w:r>
    </w:p>
    <w:p w14:paraId="558C8EE0">
      <w:pPr>
        <w:ind w:firstLine="480"/>
        <w:jc w:val="both"/>
      </w:pPr>
      <w:r>
        <w:rPr>
          <w:rFonts w:hint="eastAsia"/>
        </w:rPr>
        <w:t>（3）分布式文件存储</w:t>
      </w:r>
    </w:p>
    <w:p w14:paraId="0C5213F3">
      <w:pPr>
        <w:ind w:firstLine="480"/>
        <w:jc w:val="both"/>
      </w:pPr>
      <w:r>
        <w:rPr>
          <w:rFonts w:hint="eastAsia"/>
        </w:rPr>
        <w:t>分布式文件存储在物理上分别存储在不同的物理节点上，在逻辑上是一个统一的整体，主要负责存储系统中个体较大（500MB以上）、高并发读写、容错率较高的文件型数据。分布式文件存储具有数据独立性与位置透明性、集中和节点自治相结合、支持全局数据库的一致性和可恢复性、复制透明性和易于扩展性等特点。</w:t>
      </w:r>
    </w:p>
    <w:p w14:paraId="43D40C52">
      <w:pPr>
        <w:ind w:firstLine="480"/>
        <w:jc w:val="both"/>
      </w:pPr>
      <w:r>
        <w:rPr>
          <w:rFonts w:hint="eastAsia"/>
        </w:rPr>
        <w:t>（4）对象存储</w:t>
      </w:r>
    </w:p>
    <w:p w14:paraId="38E984B9">
      <w:pPr>
        <w:ind w:firstLine="480"/>
        <w:jc w:val="both"/>
      </w:pPr>
      <w:r>
        <w:rPr>
          <w:rFonts w:hint="eastAsia"/>
        </w:rPr>
        <w:t>对象存储是一个基于对象的海量存储方式，可提供海量、安全、高可靠、低成本的数据存储能力，主要负责存储系统中共享的、高并发读写的文件数据。主要包括地形数据、三维数据、文档数据、模型数据、视频数据、图片数据等。</w:t>
      </w:r>
    </w:p>
    <w:p w14:paraId="71958C5D">
      <w:pPr>
        <w:pStyle w:val="6"/>
      </w:pPr>
      <w:r>
        <w:rPr>
          <w:rFonts w:hint="eastAsia"/>
        </w:rPr>
        <w:t>数据概念模型设计</w:t>
      </w:r>
    </w:p>
    <w:p w14:paraId="1136BFDA">
      <w:pPr>
        <w:ind w:firstLine="480"/>
        <w:jc w:val="both"/>
      </w:pPr>
      <w:r>
        <w:rPr>
          <w:rFonts w:hint="eastAsia"/>
        </w:rPr>
        <w:t>数据库概念模型从数据的观点出发，观察系统中数据的采集、传输、处理、存储、输出等，经过分析、总结之后建立起来的一个逻辑模型，主要用于描述系统中数据的各种状态。</w:t>
      </w:r>
    </w:p>
    <w:p w14:paraId="7C6ACF9B">
      <w:pPr>
        <w:ind w:firstLine="480"/>
        <w:jc w:val="both"/>
      </w:pPr>
      <w:r>
        <w:rPr>
          <w:rFonts w:hint="eastAsia"/>
        </w:rPr>
        <w:t>数据库概念模型从数据格式角度进行数据库描述，结合数据的形态以及存储方式，针对结构化、半结构化数据和非结构化数据构建数据模型。主要包括</w:t>
      </w:r>
      <w:r>
        <w:t>卫星遥感原始数据模型</w:t>
      </w:r>
      <w:r>
        <w:rPr>
          <w:rFonts w:hint="eastAsia"/>
        </w:rPr>
        <w:t>等共两类7种数据模型。</w:t>
      </w:r>
    </w:p>
    <w:p w14:paraId="28AB5D1A">
      <w:pPr>
        <w:ind w:firstLine="480"/>
        <w:jc w:val="both"/>
      </w:pPr>
    </w:p>
    <w:p w14:paraId="511F8895">
      <w:pPr>
        <w:pStyle w:val="106"/>
        <w:rPr>
          <w:rFonts w:hint="eastAsia"/>
        </w:rPr>
      </w:pPr>
      <w:bookmarkStart w:id="99" w:name="_Toc24054991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r>
        <w:rPr>
          <w:rFonts w:hint="eastAsia"/>
        </w:rPr>
        <w:t>数据概念模型清单</w:t>
      </w:r>
      <w:bookmarkEnd w:id="99"/>
    </w:p>
    <w:tbl>
      <w:tblPr>
        <w:tblStyle w:val="4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2846"/>
        <w:gridCol w:w="4908"/>
      </w:tblGrid>
      <w:tr w14:paraId="2B0B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54" w:type="pct"/>
            <w:shd w:val="clear" w:color="auto" w:fill="D7D7D7" w:themeFill="background1" w:themeFillShade="D8"/>
            <w:vAlign w:val="center"/>
          </w:tcPr>
          <w:p w14:paraId="41C7A9AD">
            <w:pPr>
              <w:pStyle w:val="57"/>
              <w:widowControl w:val="0"/>
            </w:pPr>
            <w:r>
              <w:t>序号</w:t>
            </w:r>
          </w:p>
        </w:tc>
        <w:tc>
          <w:tcPr>
            <w:tcW w:w="1632" w:type="pct"/>
            <w:shd w:val="clear" w:color="auto" w:fill="D7D7D7" w:themeFill="background1" w:themeFillShade="D8"/>
            <w:vAlign w:val="center"/>
          </w:tcPr>
          <w:p w14:paraId="23C51AC1">
            <w:pPr>
              <w:pStyle w:val="57"/>
              <w:widowControl w:val="0"/>
            </w:pPr>
            <w:r>
              <w:t>数据概念模型分类</w:t>
            </w:r>
          </w:p>
        </w:tc>
        <w:tc>
          <w:tcPr>
            <w:tcW w:w="2814" w:type="pct"/>
            <w:shd w:val="clear" w:color="auto" w:fill="D7D7D7" w:themeFill="background1" w:themeFillShade="D8"/>
          </w:tcPr>
          <w:p w14:paraId="5BA02DD6">
            <w:pPr>
              <w:pStyle w:val="57"/>
              <w:widowControl w:val="0"/>
            </w:pPr>
            <w:r>
              <w:t>数据概念模型</w:t>
            </w:r>
          </w:p>
        </w:tc>
      </w:tr>
      <w:tr w14:paraId="27B4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54" w:type="pct"/>
            <w:vAlign w:val="center"/>
          </w:tcPr>
          <w:p w14:paraId="6BD9C836">
            <w:pPr>
              <w:pStyle w:val="58"/>
              <w:jc w:val="both"/>
            </w:pPr>
            <w:r>
              <w:rPr>
                <w:rFonts w:hint="eastAsia"/>
              </w:rPr>
              <w:t>1</w:t>
            </w:r>
          </w:p>
        </w:tc>
        <w:tc>
          <w:tcPr>
            <w:tcW w:w="1632" w:type="pct"/>
            <w:vMerge w:val="restart"/>
            <w:vAlign w:val="center"/>
          </w:tcPr>
          <w:p w14:paraId="1CE2A7FF">
            <w:pPr>
              <w:pStyle w:val="58"/>
              <w:jc w:val="both"/>
              <w:rPr>
                <w:kern w:val="0"/>
              </w:rPr>
            </w:pPr>
            <w:r>
              <w:rPr>
                <w:rFonts w:hint="eastAsia"/>
              </w:rPr>
              <w:t>原始数据</w:t>
            </w:r>
            <w:r>
              <w:t>模型</w:t>
            </w:r>
          </w:p>
        </w:tc>
        <w:tc>
          <w:tcPr>
            <w:tcW w:w="2814" w:type="pct"/>
          </w:tcPr>
          <w:p w14:paraId="3E539629">
            <w:pPr>
              <w:pStyle w:val="58"/>
              <w:jc w:val="both"/>
              <w:rPr>
                <w:color w:val="C00000"/>
              </w:rPr>
            </w:pPr>
            <w:r>
              <w:t>卫星遥感原始数据模型</w:t>
            </w:r>
          </w:p>
        </w:tc>
      </w:tr>
      <w:tr w14:paraId="1E8BF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5407D41D">
            <w:pPr>
              <w:pStyle w:val="58"/>
              <w:jc w:val="both"/>
            </w:pPr>
            <w:r>
              <w:rPr>
                <w:rFonts w:hint="eastAsia"/>
              </w:rPr>
              <w:t>2</w:t>
            </w:r>
          </w:p>
        </w:tc>
        <w:tc>
          <w:tcPr>
            <w:tcW w:w="1632" w:type="pct"/>
            <w:vMerge w:val="continue"/>
            <w:vAlign w:val="center"/>
          </w:tcPr>
          <w:p w14:paraId="4B613001">
            <w:pPr>
              <w:pStyle w:val="58"/>
              <w:jc w:val="both"/>
            </w:pPr>
          </w:p>
        </w:tc>
        <w:tc>
          <w:tcPr>
            <w:tcW w:w="2814" w:type="pct"/>
          </w:tcPr>
          <w:p w14:paraId="6A7B7D8A">
            <w:pPr>
              <w:pStyle w:val="58"/>
              <w:jc w:val="both"/>
            </w:pPr>
            <w:r>
              <w:t>InSAR形变数据模型</w:t>
            </w:r>
          </w:p>
        </w:tc>
      </w:tr>
      <w:tr w14:paraId="6681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7A57AA3D">
            <w:pPr>
              <w:pStyle w:val="58"/>
              <w:jc w:val="both"/>
            </w:pPr>
            <w:r>
              <w:rPr>
                <w:rFonts w:hint="eastAsia"/>
              </w:rPr>
              <w:t>3</w:t>
            </w:r>
          </w:p>
        </w:tc>
        <w:tc>
          <w:tcPr>
            <w:tcW w:w="1632" w:type="pct"/>
            <w:vMerge w:val="continue"/>
            <w:vAlign w:val="center"/>
          </w:tcPr>
          <w:p w14:paraId="102AD0B6">
            <w:pPr>
              <w:pStyle w:val="58"/>
              <w:jc w:val="both"/>
            </w:pPr>
          </w:p>
        </w:tc>
        <w:tc>
          <w:tcPr>
            <w:tcW w:w="2814" w:type="pct"/>
          </w:tcPr>
          <w:p w14:paraId="559594FB">
            <w:pPr>
              <w:pStyle w:val="58"/>
              <w:jc w:val="both"/>
            </w:pPr>
            <w:r>
              <w:rPr>
                <w:rFonts w:hint="eastAsia"/>
              </w:rPr>
              <w:t>地震宏观异常</w:t>
            </w:r>
            <w:r>
              <w:t>数据模型</w:t>
            </w:r>
          </w:p>
        </w:tc>
      </w:tr>
      <w:tr w14:paraId="03DF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0909AC9A">
            <w:pPr>
              <w:pStyle w:val="58"/>
              <w:jc w:val="both"/>
            </w:pPr>
            <w:r>
              <w:rPr>
                <w:rFonts w:hint="eastAsia"/>
              </w:rPr>
              <w:t>4</w:t>
            </w:r>
          </w:p>
        </w:tc>
        <w:tc>
          <w:tcPr>
            <w:tcW w:w="1632" w:type="pct"/>
            <w:vMerge w:val="continue"/>
            <w:vAlign w:val="center"/>
          </w:tcPr>
          <w:p w14:paraId="532F4A63">
            <w:pPr>
              <w:pStyle w:val="58"/>
              <w:jc w:val="both"/>
            </w:pPr>
          </w:p>
        </w:tc>
        <w:tc>
          <w:tcPr>
            <w:tcW w:w="2814" w:type="pct"/>
          </w:tcPr>
          <w:p w14:paraId="5845ABE1">
            <w:pPr>
              <w:pStyle w:val="58"/>
              <w:jc w:val="both"/>
            </w:pPr>
            <w:r>
              <w:rPr>
                <w:rFonts w:hint="eastAsia"/>
              </w:rPr>
              <w:t>灾害评估基础数据模型</w:t>
            </w:r>
          </w:p>
        </w:tc>
      </w:tr>
      <w:tr w14:paraId="7FDE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37830F91">
            <w:pPr>
              <w:pStyle w:val="58"/>
              <w:jc w:val="both"/>
            </w:pPr>
            <w:r>
              <w:rPr>
                <w:rFonts w:hint="eastAsia"/>
              </w:rPr>
              <w:t>5</w:t>
            </w:r>
          </w:p>
        </w:tc>
        <w:tc>
          <w:tcPr>
            <w:tcW w:w="1632" w:type="pct"/>
            <w:vMerge w:val="restart"/>
            <w:vAlign w:val="center"/>
          </w:tcPr>
          <w:p w14:paraId="39F90B30">
            <w:pPr>
              <w:pStyle w:val="58"/>
              <w:jc w:val="both"/>
              <w:rPr>
                <w:kern w:val="0"/>
              </w:rPr>
            </w:pPr>
            <w:r>
              <w:rPr>
                <w:rFonts w:hint="eastAsia"/>
              </w:rPr>
              <w:t>生产成果数据</w:t>
            </w:r>
            <w:r>
              <w:t>模型</w:t>
            </w:r>
          </w:p>
        </w:tc>
        <w:tc>
          <w:tcPr>
            <w:tcW w:w="2814" w:type="pct"/>
          </w:tcPr>
          <w:p w14:paraId="222EFE4A">
            <w:pPr>
              <w:pStyle w:val="58"/>
              <w:jc w:val="both"/>
              <w:rPr>
                <w:kern w:val="0"/>
              </w:rPr>
            </w:pPr>
            <w:r>
              <w:t>遥感处理成果数据模型</w:t>
            </w:r>
          </w:p>
        </w:tc>
      </w:tr>
      <w:tr w14:paraId="4013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0950DB1E">
            <w:pPr>
              <w:pStyle w:val="58"/>
              <w:jc w:val="both"/>
            </w:pPr>
            <w:r>
              <w:rPr>
                <w:rFonts w:hint="eastAsia"/>
              </w:rPr>
              <w:t>6</w:t>
            </w:r>
          </w:p>
        </w:tc>
        <w:tc>
          <w:tcPr>
            <w:tcW w:w="1632" w:type="pct"/>
            <w:vMerge w:val="continue"/>
            <w:vAlign w:val="center"/>
          </w:tcPr>
          <w:p w14:paraId="7DF2C69E">
            <w:pPr>
              <w:pStyle w:val="58"/>
              <w:jc w:val="both"/>
            </w:pPr>
          </w:p>
        </w:tc>
        <w:tc>
          <w:tcPr>
            <w:tcW w:w="2814" w:type="pct"/>
          </w:tcPr>
          <w:p w14:paraId="65BA887E">
            <w:pPr>
              <w:pStyle w:val="58"/>
              <w:jc w:val="both"/>
              <w:rPr>
                <w:kern w:val="0"/>
              </w:rPr>
            </w:pPr>
            <w:r>
              <w:t>地质灾害隐患区数据模型</w:t>
            </w:r>
          </w:p>
        </w:tc>
      </w:tr>
      <w:tr w14:paraId="5432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3BFBF0AB">
            <w:pPr>
              <w:pStyle w:val="58"/>
              <w:jc w:val="both"/>
            </w:pPr>
            <w:r>
              <w:rPr>
                <w:rFonts w:hint="eastAsia"/>
              </w:rPr>
              <w:t>7</w:t>
            </w:r>
          </w:p>
        </w:tc>
        <w:tc>
          <w:tcPr>
            <w:tcW w:w="1632" w:type="pct"/>
            <w:vMerge w:val="continue"/>
            <w:vAlign w:val="center"/>
          </w:tcPr>
          <w:p w14:paraId="4B4CB1E7">
            <w:pPr>
              <w:pStyle w:val="58"/>
              <w:jc w:val="both"/>
            </w:pPr>
          </w:p>
        </w:tc>
        <w:tc>
          <w:tcPr>
            <w:tcW w:w="2814" w:type="pct"/>
          </w:tcPr>
          <w:p w14:paraId="5851C654">
            <w:pPr>
              <w:pStyle w:val="58"/>
              <w:jc w:val="both"/>
              <w:rPr>
                <w:kern w:val="0"/>
              </w:rPr>
            </w:pPr>
            <w:r>
              <w:rPr>
                <w:rFonts w:hint="eastAsia"/>
              </w:rPr>
              <w:t>异常相关性分析数据</w:t>
            </w:r>
            <w:r>
              <w:t>模型</w:t>
            </w:r>
          </w:p>
        </w:tc>
      </w:tr>
      <w:tr w14:paraId="1BCD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2ECFF2E6">
            <w:pPr>
              <w:pStyle w:val="58"/>
              <w:jc w:val="both"/>
            </w:pPr>
            <w:r>
              <w:rPr>
                <w:rFonts w:hint="eastAsia"/>
              </w:rPr>
              <w:t>8</w:t>
            </w:r>
          </w:p>
        </w:tc>
        <w:tc>
          <w:tcPr>
            <w:tcW w:w="1632" w:type="pct"/>
            <w:vMerge w:val="continue"/>
            <w:vAlign w:val="center"/>
          </w:tcPr>
          <w:p w14:paraId="7AA637A5">
            <w:pPr>
              <w:pStyle w:val="58"/>
              <w:jc w:val="both"/>
            </w:pPr>
          </w:p>
        </w:tc>
        <w:tc>
          <w:tcPr>
            <w:tcW w:w="2814" w:type="pct"/>
          </w:tcPr>
          <w:p w14:paraId="55B1A9D4">
            <w:pPr>
              <w:pStyle w:val="58"/>
              <w:jc w:val="both"/>
            </w:pPr>
            <w:r>
              <w:rPr>
                <w:rFonts w:hint="eastAsia"/>
              </w:rPr>
              <w:t>算子库管理模型</w:t>
            </w:r>
          </w:p>
        </w:tc>
      </w:tr>
      <w:tr w14:paraId="03BC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252AA270">
            <w:pPr>
              <w:pStyle w:val="58"/>
              <w:jc w:val="both"/>
            </w:pPr>
            <w:r>
              <w:rPr>
                <w:rFonts w:hint="eastAsia"/>
              </w:rPr>
              <w:t>9</w:t>
            </w:r>
          </w:p>
        </w:tc>
        <w:tc>
          <w:tcPr>
            <w:tcW w:w="1632" w:type="pct"/>
            <w:vMerge w:val="continue"/>
            <w:vAlign w:val="center"/>
          </w:tcPr>
          <w:p w14:paraId="6FA65EB4">
            <w:pPr>
              <w:pStyle w:val="58"/>
              <w:jc w:val="both"/>
            </w:pPr>
          </w:p>
        </w:tc>
        <w:tc>
          <w:tcPr>
            <w:tcW w:w="2814" w:type="pct"/>
          </w:tcPr>
          <w:p w14:paraId="5C8C0C2F">
            <w:pPr>
              <w:pStyle w:val="58"/>
              <w:jc w:val="both"/>
              <w:rPr>
                <w:kern w:val="0"/>
              </w:rPr>
            </w:pPr>
            <w:r>
              <w:t>灾害评估报告数据模型</w:t>
            </w:r>
          </w:p>
        </w:tc>
      </w:tr>
      <w:tr w14:paraId="4426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6C577189">
            <w:pPr>
              <w:pStyle w:val="58"/>
              <w:jc w:val="both"/>
            </w:pPr>
            <w:r>
              <w:rPr>
                <w:rFonts w:hint="eastAsia"/>
              </w:rPr>
              <w:t>10</w:t>
            </w:r>
          </w:p>
        </w:tc>
        <w:tc>
          <w:tcPr>
            <w:tcW w:w="1632" w:type="pct"/>
            <w:vMerge w:val="continue"/>
            <w:vAlign w:val="center"/>
          </w:tcPr>
          <w:p w14:paraId="71AB750D">
            <w:pPr>
              <w:pStyle w:val="58"/>
              <w:jc w:val="both"/>
            </w:pPr>
          </w:p>
        </w:tc>
        <w:tc>
          <w:tcPr>
            <w:tcW w:w="2814" w:type="pct"/>
          </w:tcPr>
          <w:p w14:paraId="59B65D4C">
            <w:pPr>
              <w:pStyle w:val="58"/>
              <w:jc w:val="both"/>
            </w:pPr>
            <w:r>
              <w:rPr>
                <w:rFonts w:hint="eastAsia"/>
              </w:rPr>
              <w:t>评估任务管理模型</w:t>
            </w:r>
          </w:p>
        </w:tc>
      </w:tr>
      <w:tr w14:paraId="7E7B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01707FDA">
            <w:pPr>
              <w:pStyle w:val="58"/>
              <w:jc w:val="both"/>
            </w:pPr>
            <w:r>
              <w:rPr>
                <w:rFonts w:hint="eastAsia"/>
              </w:rPr>
              <w:t>11</w:t>
            </w:r>
          </w:p>
        </w:tc>
        <w:tc>
          <w:tcPr>
            <w:tcW w:w="1632" w:type="pct"/>
            <w:vMerge w:val="continue"/>
            <w:vAlign w:val="center"/>
          </w:tcPr>
          <w:p w14:paraId="53E573E2">
            <w:pPr>
              <w:pStyle w:val="58"/>
              <w:jc w:val="both"/>
            </w:pPr>
          </w:p>
        </w:tc>
        <w:tc>
          <w:tcPr>
            <w:tcW w:w="2814" w:type="pct"/>
          </w:tcPr>
          <w:p w14:paraId="249B8CF5">
            <w:pPr>
              <w:pStyle w:val="58"/>
              <w:jc w:val="both"/>
            </w:pPr>
            <w:r>
              <w:rPr>
                <w:rFonts w:hint="eastAsia"/>
              </w:rPr>
              <w:t>专题图成果数据模型</w:t>
            </w:r>
          </w:p>
        </w:tc>
      </w:tr>
      <w:tr w14:paraId="3271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Align w:val="center"/>
          </w:tcPr>
          <w:p w14:paraId="5A994ADD">
            <w:pPr>
              <w:pStyle w:val="58"/>
              <w:jc w:val="both"/>
            </w:pPr>
            <w:r>
              <w:rPr>
                <w:rFonts w:hint="eastAsia"/>
              </w:rPr>
              <w:t>12</w:t>
            </w:r>
          </w:p>
        </w:tc>
        <w:tc>
          <w:tcPr>
            <w:tcW w:w="1632" w:type="pct"/>
            <w:vMerge w:val="continue"/>
            <w:vAlign w:val="center"/>
          </w:tcPr>
          <w:p w14:paraId="45D9DD92">
            <w:pPr>
              <w:pStyle w:val="58"/>
              <w:jc w:val="both"/>
            </w:pPr>
          </w:p>
        </w:tc>
        <w:tc>
          <w:tcPr>
            <w:tcW w:w="2814" w:type="pct"/>
          </w:tcPr>
          <w:p w14:paraId="52160959">
            <w:pPr>
              <w:pStyle w:val="58"/>
              <w:jc w:val="both"/>
            </w:pPr>
            <w:r>
              <w:rPr>
                <w:rFonts w:hint="eastAsia"/>
              </w:rPr>
              <w:t>可视化配置数据模型</w:t>
            </w:r>
          </w:p>
        </w:tc>
      </w:tr>
    </w:tbl>
    <w:p w14:paraId="45EDE78D">
      <w:pPr>
        <w:spacing w:before="120" w:beforeLines="50" w:after="120" w:afterLines="50" w:line="240" w:lineRule="auto"/>
        <w:ind w:firstLine="0" w:firstLineChars="0"/>
        <w:jc w:val="center"/>
        <w:rPr>
          <w:b/>
          <w:sz w:val="21"/>
          <w:szCs w:val="21"/>
        </w:rPr>
      </w:pPr>
    </w:p>
    <w:p w14:paraId="52D8F5CC">
      <w:pPr>
        <w:pStyle w:val="6"/>
      </w:pPr>
      <w:r>
        <w:t>存储模型设计</w:t>
      </w:r>
    </w:p>
    <w:p w14:paraId="685A6A53">
      <w:pPr>
        <w:ind w:firstLine="480"/>
      </w:pPr>
      <w:r>
        <w:rPr>
          <w:rFonts w:hint="eastAsia"/>
        </w:rPr>
        <w:t>通过对数据分类、数据流程及数据服务模式进行分析，综合考虑数据查询检索和应用需求开展存储模型设计，本项目共设计12类数据对象。并针对数据对象的存储模式和使用特点进行分析，具体数据对象信息如下表所示</w:t>
      </w:r>
    </w:p>
    <w:p w14:paraId="6FADDC79">
      <w:pPr>
        <w:pStyle w:val="106"/>
        <w:rPr>
          <w:rFonts w:hint="eastAsia"/>
        </w:rPr>
      </w:pPr>
      <w:bookmarkStart w:id="100" w:name="_Toc24054992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6</w:t>
      </w:r>
      <w:r>
        <w:rPr>
          <w:rFonts w:hint="eastAsia"/>
        </w:rPr>
        <w:fldChar w:fldCharType="end"/>
      </w:r>
      <w:r>
        <w:rPr>
          <w:rFonts w:hint="eastAsia"/>
        </w:rPr>
        <w:t>数据对象存储模型对应表</w:t>
      </w:r>
      <w:bookmarkEnd w:id="100"/>
    </w:p>
    <w:tbl>
      <w:tblPr>
        <w:tblStyle w:val="39"/>
        <w:tblW w:w="5000" w:type="pct"/>
        <w:jc w:val="center"/>
        <w:tblLayout w:type="autofit"/>
        <w:tblCellMar>
          <w:top w:w="0" w:type="dxa"/>
          <w:left w:w="108" w:type="dxa"/>
          <w:bottom w:w="0" w:type="dxa"/>
          <w:right w:w="108" w:type="dxa"/>
        </w:tblCellMar>
      </w:tblPr>
      <w:tblGrid>
        <w:gridCol w:w="962"/>
        <w:gridCol w:w="4058"/>
        <w:gridCol w:w="3710"/>
      </w:tblGrid>
      <w:tr w14:paraId="17D3D3E6">
        <w:tblPrEx>
          <w:tblCellMar>
            <w:top w:w="0" w:type="dxa"/>
            <w:left w:w="108" w:type="dxa"/>
            <w:bottom w:w="0" w:type="dxa"/>
            <w:right w:w="108" w:type="dxa"/>
          </w:tblCellMar>
        </w:tblPrEx>
        <w:trPr>
          <w:trHeight w:val="23" w:hRule="atLeast"/>
          <w:tblHeader/>
          <w:jc w:val="center"/>
        </w:trPr>
        <w:tc>
          <w:tcPr>
            <w:tcW w:w="551" w:type="pct"/>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28" w:type="dxa"/>
              <w:right w:w="28" w:type="dxa"/>
            </w:tcMar>
            <w:vAlign w:val="center"/>
          </w:tcPr>
          <w:p w14:paraId="7BF0047E">
            <w:pPr>
              <w:pStyle w:val="57"/>
            </w:pPr>
            <w:r>
              <w:t>序号</w:t>
            </w:r>
          </w:p>
        </w:tc>
        <w:tc>
          <w:tcPr>
            <w:tcW w:w="2324" w:type="pct"/>
            <w:tcBorders>
              <w:top w:val="single" w:color="auto" w:sz="4" w:space="0"/>
              <w:left w:val="nil"/>
              <w:bottom w:val="single" w:color="auto" w:sz="4" w:space="0"/>
              <w:right w:val="single" w:color="auto" w:sz="4" w:space="0"/>
            </w:tcBorders>
            <w:shd w:val="clear" w:color="auto" w:fill="D7D7D7" w:themeFill="background1" w:themeFillShade="D8"/>
            <w:tcMar>
              <w:left w:w="28" w:type="dxa"/>
              <w:right w:w="28" w:type="dxa"/>
            </w:tcMar>
            <w:vAlign w:val="center"/>
          </w:tcPr>
          <w:p w14:paraId="41E93D66">
            <w:pPr>
              <w:pStyle w:val="57"/>
            </w:pPr>
            <w:r>
              <w:t>数据对象类型</w:t>
            </w:r>
          </w:p>
        </w:tc>
        <w:tc>
          <w:tcPr>
            <w:tcW w:w="2125" w:type="pct"/>
            <w:tcBorders>
              <w:top w:val="single" w:color="auto" w:sz="4" w:space="0"/>
              <w:left w:val="nil"/>
              <w:bottom w:val="single" w:color="auto" w:sz="4" w:space="0"/>
              <w:right w:val="single" w:color="auto" w:sz="4" w:space="0"/>
            </w:tcBorders>
            <w:shd w:val="clear" w:color="auto" w:fill="D7D7D7" w:themeFill="background1" w:themeFillShade="D8"/>
            <w:tcMar>
              <w:left w:w="28" w:type="dxa"/>
              <w:right w:w="28" w:type="dxa"/>
            </w:tcMar>
            <w:vAlign w:val="center"/>
          </w:tcPr>
          <w:p w14:paraId="2BE553FD">
            <w:pPr>
              <w:pStyle w:val="57"/>
            </w:pPr>
            <w:r>
              <w:t>存储模式</w:t>
            </w:r>
          </w:p>
        </w:tc>
      </w:tr>
      <w:tr w14:paraId="2A299DE8">
        <w:tblPrEx>
          <w:tblCellMar>
            <w:top w:w="0" w:type="dxa"/>
            <w:left w:w="108" w:type="dxa"/>
            <w:bottom w:w="0" w:type="dxa"/>
            <w:right w:w="108" w:type="dxa"/>
          </w:tblCellMar>
        </w:tblPrEx>
        <w:trPr>
          <w:trHeight w:val="23" w:hRule="atLeast"/>
          <w:jc w:val="center"/>
        </w:trPr>
        <w:tc>
          <w:tcPr>
            <w:tcW w:w="551" w:type="pct"/>
            <w:tcBorders>
              <w:top w:val="nil"/>
              <w:left w:val="single" w:color="auto" w:sz="4" w:space="0"/>
              <w:bottom w:val="single" w:color="auto" w:sz="4" w:space="0"/>
              <w:right w:val="single" w:color="auto" w:sz="4" w:space="0"/>
            </w:tcBorders>
            <w:noWrap/>
            <w:tcMar>
              <w:left w:w="28" w:type="dxa"/>
              <w:right w:w="28" w:type="dxa"/>
            </w:tcMar>
            <w:vAlign w:val="center"/>
          </w:tcPr>
          <w:p w14:paraId="3474E0DE">
            <w:pPr>
              <w:pStyle w:val="58"/>
            </w:pPr>
            <w:r>
              <w:rPr>
                <w:rFonts w:hint="eastAsia"/>
              </w:rPr>
              <w:t>1</w:t>
            </w:r>
          </w:p>
        </w:tc>
        <w:tc>
          <w:tcPr>
            <w:tcW w:w="2324" w:type="pct"/>
            <w:tcBorders>
              <w:top w:val="nil"/>
              <w:left w:val="nil"/>
              <w:bottom w:val="single" w:color="auto" w:sz="4" w:space="0"/>
              <w:right w:val="single" w:color="auto" w:sz="4" w:space="0"/>
            </w:tcBorders>
            <w:noWrap/>
            <w:tcMar>
              <w:left w:w="28" w:type="dxa"/>
              <w:right w:w="28" w:type="dxa"/>
            </w:tcMar>
            <w:vAlign w:val="center"/>
          </w:tcPr>
          <w:p w14:paraId="02E374FA">
            <w:pPr>
              <w:pStyle w:val="58"/>
            </w:pPr>
            <w:r>
              <w:t>业务与管理类结构化数据对象</w:t>
            </w:r>
          </w:p>
        </w:tc>
        <w:tc>
          <w:tcPr>
            <w:tcW w:w="2125" w:type="pct"/>
            <w:tcBorders>
              <w:top w:val="nil"/>
              <w:left w:val="nil"/>
              <w:bottom w:val="single" w:color="auto" w:sz="4" w:space="0"/>
              <w:right w:val="single" w:color="auto" w:sz="4" w:space="0"/>
            </w:tcBorders>
            <w:tcMar>
              <w:left w:w="28" w:type="dxa"/>
              <w:right w:w="28" w:type="dxa"/>
            </w:tcMar>
            <w:vAlign w:val="center"/>
          </w:tcPr>
          <w:p w14:paraId="6B0B4381">
            <w:pPr>
              <w:pStyle w:val="58"/>
            </w:pPr>
            <w:r>
              <w:t>关系型数据库</w:t>
            </w:r>
          </w:p>
        </w:tc>
      </w:tr>
      <w:tr w14:paraId="06461D4B">
        <w:tblPrEx>
          <w:tblCellMar>
            <w:top w:w="0" w:type="dxa"/>
            <w:left w:w="108" w:type="dxa"/>
            <w:bottom w:w="0" w:type="dxa"/>
            <w:right w:w="108" w:type="dxa"/>
          </w:tblCellMar>
        </w:tblPrEx>
        <w:trPr>
          <w:trHeight w:val="23" w:hRule="atLeast"/>
          <w:jc w:val="center"/>
        </w:trPr>
        <w:tc>
          <w:tcPr>
            <w:tcW w:w="551" w:type="pct"/>
            <w:tcBorders>
              <w:top w:val="nil"/>
              <w:left w:val="single" w:color="auto" w:sz="4" w:space="0"/>
              <w:bottom w:val="single" w:color="auto" w:sz="4" w:space="0"/>
              <w:right w:val="single" w:color="auto" w:sz="4" w:space="0"/>
            </w:tcBorders>
            <w:noWrap/>
            <w:tcMar>
              <w:left w:w="28" w:type="dxa"/>
              <w:right w:w="28" w:type="dxa"/>
            </w:tcMar>
            <w:vAlign w:val="center"/>
          </w:tcPr>
          <w:p w14:paraId="199BA95F">
            <w:pPr>
              <w:pStyle w:val="58"/>
            </w:pPr>
            <w:r>
              <w:rPr>
                <w:rFonts w:hint="eastAsia"/>
              </w:rPr>
              <w:t>2</w:t>
            </w:r>
          </w:p>
        </w:tc>
        <w:tc>
          <w:tcPr>
            <w:tcW w:w="2324" w:type="pct"/>
            <w:tcBorders>
              <w:top w:val="nil"/>
              <w:left w:val="nil"/>
              <w:bottom w:val="single" w:color="auto" w:sz="4" w:space="0"/>
              <w:right w:val="single" w:color="auto" w:sz="4" w:space="0"/>
            </w:tcBorders>
            <w:noWrap/>
            <w:tcMar>
              <w:left w:w="28" w:type="dxa"/>
              <w:right w:w="28" w:type="dxa"/>
            </w:tcMar>
            <w:vAlign w:val="center"/>
          </w:tcPr>
          <w:p w14:paraId="03BD5E0F">
            <w:pPr>
              <w:pStyle w:val="58"/>
            </w:pPr>
            <w:r>
              <w:t>分析过程与中间结果对象</w:t>
            </w:r>
          </w:p>
        </w:tc>
        <w:tc>
          <w:tcPr>
            <w:tcW w:w="2125" w:type="pct"/>
            <w:tcBorders>
              <w:top w:val="nil"/>
              <w:left w:val="nil"/>
              <w:bottom w:val="single" w:color="auto" w:sz="4" w:space="0"/>
              <w:right w:val="single" w:color="auto" w:sz="4" w:space="0"/>
            </w:tcBorders>
            <w:tcMar>
              <w:left w:w="28" w:type="dxa"/>
              <w:right w:w="28" w:type="dxa"/>
            </w:tcMar>
            <w:vAlign w:val="center"/>
          </w:tcPr>
          <w:p w14:paraId="12CE0FF0">
            <w:pPr>
              <w:pStyle w:val="58"/>
            </w:pPr>
            <w:r>
              <w:t>非关系型数据库/文件存储</w:t>
            </w:r>
          </w:p>
        </w:tc>
      </w:tr>
      <w:tr w14:paraId="4E9DB7A4">
        <w:tblPrEx>
          <w:tblCellMar>
            <w:top w:w="0" w:type="dxa"/>
            <w:left w:w="108" w:type="dxa"/>
            <w:bottom w:w="0" w:type="dxa"/>
            <w:right w:w="108" w:type="dxa"/>
          </w:tblCellMar>
        </w:tblPrEx>
        <w:trPr>
          <w:trHeight w:val="23" w:hRule="atLeast"/>
          <w:jc w:val="center"/>
        </w:trPr>
        <w:tc>
          <w:tcPr>
            <w:tcW w:w="551" w:type="pct"/>
            <w:tcBorders>
              <w:top w:val="nil"/>
              <w:left w:val="single" w:color="auto" w:sz="4" w:space="0"/>
              <w:bottom w:val="single" w:color="auto" w:sz="4" w:space="0"/>
              <w:right w:val="single" w:color="auto" w:sz="4" w:space="0"/>
            </w:tcBorders>
            <w:noWrap/>
            <w:tcMar>
              <w:left w:w="28" w:type="dxa"/>
              <w:right w:w="28" w:type="dxa"/>
            </w:tcMar>
            <w:vAlign w:val="center"/>
          </w:tcPr>
          <w:p w14:paraId="4ADE7513">
            <w:pPr>
              <w:pStyle w:val="58"/>
            </w:pPr>
            <w:r>
              <w:rPr>
                <w:rFonts w:hint="eastAsia"/>
              </w:rPr>
              <w:t>3</w:t>
            </w:r>
          </w:p>
        </w:tc>
        <w:tc>
          <w:tcPr>
            <w:tcW w:w="2324" w:type="pct"/>
            <w:tcBorders>
              <w:top w:val="nil"/>
              <w:left w:val="nil"/>
              <w:bottom w:val="single" w:color="auto" w:sz="4" w:space="0"/>
              <w:right w:val="single" w:color="auto" w:sz="4" w:space="0"/>
            </w:tcBorders>
            <w:tcMar>
              <w:left w:w="28" w:type="dxa"/>
              <w:right w:w="28" w:type="dxa"/>
            </w:tcMar>
            <w:vAlign w:val="center"/>
          </w:tcPr>
          <w:p w14:paraId="533E47E5">
            <w:pPr>
              <w:pStyle w:val="58"/>
            </w:pPr>
            <w:r>
              <w:t>事件与消息对象</w:t>
            </w:r>
          </w:p>
        </w:tc>
        <w:tc>
          <w:tcPr>
            <w:tcW w:w="2125" w:type="pct"/>
            <w:tcBorders>
              <w:top w:val="nil"/>
              <w:left w:val="nil"/>
              <w:bottom w:val="single" w:color="auto" w:sz="4" w:space="0"/>
              <w:right w:val="single" w:color="auto" w:sz="4" w:space="0"/>
            </w:tcBorders>
            <w:tcMar>
              <w:left w:w="28" w:type="dxa"/>
              <w:right w:w="28" w:type="dxa"/>
            </w:tcMar>
            <w:vAlign w:val="center"/>
          </w:tcPr>
          <w:p w14:paraId="17590EE9">
            <w:pPr>
              <w:pStyle w:val="58"/>
            </w:pPr>
            <w:r>
              <w:t>消息队列</w:t>
            </w:r>
          </w:p>
        </w:tc>
      </w:tr>
      <w:tr w14:paraId="75745F59">
        <w:tblPrEx>
          <w:tblCellMar>
            <w:top w:w="0" w:type="dxa"/>
            <w:left w:w="108" w:type="dxa"/>
            <w:bottom w:w="0" w:type="dxa"/>
            <w:right w:w="108" w:type="dxa"/>
          </w:tblCellMar>
        </w:tblPrEx>
        <w:trPr>
          <w:trHeight w:val="23" w:hRule="atLeast"/>
          <w:jc w:val="center"/>
        </w:trPr>
        <w:tc>
          <w:tcPr>
            <w:tcW w:w="551" w:type="pct"/>
            <w:tcBorders>
              <w:top w:val="single" w:color="auto" w:sz="4" w:space="0"/>
              <w:left w:val="single" w:color="auto" w:sz="4" w:space="0"/>
              <w:bottom w:val="single" w:color="auto" w:sz="4" w:space="0"/>
              <w:right w:val="single" w:color="auto" w:sz="4" w:space="0"/>
            </w:tcBorders>
            <w:noWrap/>
            <w:tcMar>
              <w:left w:w="28" w:type="dxa"/>
              <w:right w:w="28" w:type="dxa"/>
            </w:tcMar>
            <w:vAlign w:val="center"/>
          </w:tcPr>
          <w:p w14:paraId="139AF4DC">
            <w:pPr>
              <w:pStyle w:val="58"/>
            </w:pPr>
            <w:r>
              <w:rPr>
                <w:rFonts w:hint="eastAsia"/>
              </w:rPr>
              <w:t>4</w:t>
            </w:r>
          </w:p>
        </w:tc>
        <w:tc>
          <w:tcPr>
            <w:tcW w:w="2324" w:type="pct"/>
            <w:tcBorders>
              <w:top w:val="single" w:color="auto" w:sz="4" w:space="0"/>
              <w:left w:val="nil"/>
              <w:bottom w:val="single" w:color="auto" w:sz="4" w:space="0"/>
              <w:right w:val="single" w:color="auto" w:sz="4" w:space="0"/>
            </w:tcBorders>
            <w:tcMar>
              <w:left w:w="28" w:type="dxa"/>
              <w:right w:w="28" w:type="dxa"/>
            </w:tcMar>
            <w:vAlign w:val="center"/>
          </w:tcPr>
          <w:p w14:paraId="3AB04D13">
            <w:pPr>
              <w:pStyle w:val="58"/>
            </w:pPr>
            <w:r>
              <w:t>检索与日志对象</w:t>
            </w:r>
          </w:p>
        </w:tc>
        <w:tc>
          <w:tcPr>
            <w:tcW w:w="2125" w:type="pct"/>
            <w:tcBorders>
              <w:top w:val="single" w:color="auto" w:sz="4" w:space="0"/>
              <w:left w:val="nil"/>
              <w:bottom w:val="single" w:color="auto" w:sz="4" w:space="0"/>
              <w:right w:val="single" w:color="auto" w:sz="4" w:space="0"/>
            </w:tcBorders>
            <w:tcMar>
              <w:left w:w="28" w:type="dxa"/>
              <w:right w:w="28" w:type="dxa"/>
            </w:tcMar>
            <w:vAlign w:val="center"/>
          </w:tcPr>
          <w:p w14:paraId="1889B1BD">
            <w:pPr>
              <w:pStyle w:val="58"/>
            </w:pPr>
            <w:r>
              <w:t>搜索引擎</w:t>
            </w:r>
          </w:p>
        </w:tc>
      </w:tr>
      <w:tr w14:paraId="364ECE4F">
        <w:tblPrEx>
          <w:tblCellMar>
            <w:top w:w="0" w:type="dxa"/>
            <w:left w:w="108" w:type="dxa"/>
            <w:bottom w:w="0" w:type="dxa"/>
            <w:right w:w="108" w:type="dxa"/>
          </w:tblCellMar>
        </w:tblPrEx>
        <w:trPr>
          <w:trHeight w:val="23" w:hRule="atLeast"/>
          <w:jc w:val="center"/>
        </w:trPr>
        <w:tc>
          <w:tcPr>
            <w:tcW w:w="551" w:type="pct"/>
            <w:tcBorders>
              <w:top w:val="single" w:color="auto" w:sz="4" w:space="0"/>
              <w:left w:val="single" w:color="auto" w:sz="4" w:space="0"/>
              <w:bottom w:val="single" w:color="auto" w:sz="4" w:space="0"/>
              <w:right w:val="single" w:color="auto" w:sz="4" w:space="0"/>
            </w:tcBorders>
            <w:noWrap/>
            <w:tcMar>
              <w:left w:w="28" w:type="dxa"/>
              <w:right w:w="28" w:type="dxa"/>
            </w:tcMar>
            <w:vAlign w:val="center"/>
          </w:tcPr>
          <w:p w14:paraId="0C7AC24F">
            <w:pPr>
              <w:pStyle w:val="58"/>
            </w:pPr>
            <w:r>
              <w:rPr>
                <w:rFonts w:hint="eastAsia"/>
              </w:rPr>
              <w:t>5</w:t>
            </w:r>
          </w:p>
        </w:tc>
        <w:tc>
          <w:tcPr>
            <w:tcW w:w="2324" w:type="pct"/>
            <w:tcBorders>
              <w:top w:val="single" w:color="auto" w:sz="4" w:space="0"/>
              <w:left w:val="nil"/>
              <w:bottom w:val="single" w:color="auto" w:sz="4" w:space="0"/>
              <w:right w:val="single" w:color="auto" w:sz="4" w:space="0"/>
            </w:tcBorders>
            <w:tcMar>
              <w:left w:w="28" w:type="dxa"/>
              <w:right w:w="28" w:type="dxa"/>
            </w:tcMar>
            <w:vAlign w:val="center"/>
          </w:tcPr>
          <w:p w14:paraId="5C7D169B">
            <w:pPr>
              <w:pStyle w:val="58"/>
            </w:pPr>
            <w:r>
              <w:t>高频访问与临时对象</w:t>
            </w:r>
          </w:p>
        </w:tc>
        <w:tc>
          <w:tcPr>
            <w:tcW w:w="2125" w:type="pct"/>
            <w:tcBorders>
              <w:top w:val="single" w:color="auto" w:sz="4" w:space="0"/>
              <w:left w:val="nil"/>
              <w:bottom w:val="single" w:color="auto" w:sz="4" w:space="0"/>
              <w:right w:val="single" w:color="auto" w:sz="4" w:space="0"/>
            </w:tcBorders>
            <w:tcMar>
              <w:left w:w="28" w:type="dxa"/>
              <w:right w:w="28" w:type="dxa"/>
            </w:tcMar>
            <w:vAlign w:val="center"/>
          </w:tcPr>
          <w:p w14:paraId="45D92435">
            <w:pPr>
              <w:pStyle w:val="58"/>
            </w:pPr>
            <w:r>
              <w:t>缓存系统</w:t>
            </w:r>
          </w:p>
        </w:tc>
      </w:tr>
    </w:tbl>
    <w:p w14:paraId="084D8A5D">
      <w:pPr>
        <w:pStyle w:val="7"/>
      </w:pPr>
      <w:r>
        <w:t>关系型数据库设计</w:t>
      </w:r>
    </w:p>
    <w:p w14:paraId="21C1C736">
      <w:pPr>
        <w:ind w:firstLine="480"/>
        <w:jc w:val="both"/>
      </w:pPr>
      <w:r>
        <w:t>根据数据的结构化特征、业务关联紧密性、事务一致性要求及查询效率需求，设计关系型数据库存储结构。关系型数据库聚焦存储具有强结构化格式、高业务关联性、需要事务保障的核心数据，确保数据一致性与复杂查询能力，共存储5类数据对象，数据对象清单详见下表</w:t>
      </w:r>
      <w:r>
        <w:rPr>
          <w:rFonts w:hint="eastAsia"/>
        </w:rPr>
        <w:t>。</w:t>
      </w:r>
    </w:p>
    <w:p w14:paraId="220429A7">
      <w:pPr>
        <w:pStyle w:val="106"/>
        <w:rPr>
          <w:rFonts w:hint="eastAsia"/>
        </w:rPr>
      </w:pPr>
      <w:bookmarkStart w:id="101" w:name="_Toc240549921"/>
      <w:r>
        <w:t>表</w:t>
      </w:r>
      <w:r>
        <w:fldChar w:fldCharType="begin"/>
      </w:r>
      <w:r>
        <w:instrText xml:space="preserve"> STYLEREF 1 \s </w:instrText>
      </w:r>
      <w:r>
        <w:rPr>
          <w:rFonts w:hint="eastAsia"/>
        </w:rPr>
        <w:fldChar w:fldCharType="separate"/>
      </w:r>
      <w:r>
        <w:rPr>
          <w:rFonts w:hint="eastAsia"/>
        </w:rPr>
        <w:t>3</w:t>
      </w:r>
      <w:r>
        <w:fldChar w:fldCharType="end"/>
      </w:r>
      <w:r>
        <w:t>-</w:t>
      </w:r>
      <w:r>
        <w:fldChar w:fldCharType="begin"/>
      </w:r>
      <w:r>
        <w:instrText xml:space="preserve"> SEQ 表 \* ARABIC \s 1 </w:instrText>
      </w:r>
      <w:r>
        <w:rPr>
          <w:rFonts w:hint="eastAsia"/>
        </w:rPr>
        <w:fldChar w:fldCharType="separate"/>
      </w:r>
      <w:r>
        <w:rPr>
          <w:rFonts w:hint="eastAsia"/>
        </w:rPr>
        <w:t>7</w:t>
      </w:r>
      <w:r>
        <w:fldChar w:fldCharType="end"/>
      </w:r>
      <w:r>
        <w:t>关系型数据库数据对象表</w:t>
      </w:r>
      <w:bookmarkEnd w:id="101"/>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3741"/>
        <w:gridCol w:w="4145"/>
      </w:tblGrid>
      <w:tr w14:paraId="5B89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trPr>
        <w:tc>
          <w:tcPr>
            <w:tcW w:w="478" w:type="pct"/>
            <w:shd w:val="clear" w:color="auto" w:fill="D7D7D7" w:themeFill="background1" w:themeFillShade="D8"/>
            <w:noWrap/>
            <w:vAlign w:val="center"/>
          </w:tcPr>
          <w:p w14:paraId="14BEA6A4">
            <w:pPr>
              <w:pStyle w:val="57"/>
            </w:pPr>
            <w:r>
              <w:t>序号</w:t>
            </w:r>
          </w:p>
        </w:tc>
        <w:tc>
          <w:tcPr>
            <w:tcW w:w="2145" w:type="pct"/>
            <w:shd w:val="clear" w:color="auto" w:fill="D7D7D7" w:themeFill="background1" w:themeFillShade="D8"/>
            <w:vAlign w:val="center"/>
          </w:tcPr>
          <w:p w14:paraId="710B932E">
            <w:pPr>
              <w:pStyle w:val="57"/>
            </w:pPr>
            <w:r>
              <w:t>数据模型</w:t>
            </w:r>
          </w:p>
        </w:tc>
        <w:tc>
          <w:tcPr>
            <w:tcW w:w="2377" w:type="pct"/>
            <w:shd w:val="clear" w:color="auto" w:fill="D7D7D7" w:themeFill="background1" w:themeFillShade="D8"/>
            <w:noWrap/>
            <w:vAlign w:val="center"/>
          </w:tcPr>
          <w:p w14:paraId="641A2EFD">
            <w:pPr>
              <w:pStyle w:val="57"/>
            </w:pPr>
            <w:r>
              <w:t>数据对象</w:t>
            </w:r>
          </w:p>
        </w:tc>
      </w:tr>
      <w:tr w14:paraId="38F0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78" w:type="pct"/>
            <w:noWrap/>
            <w:vAlign w:val="center"/>
          </w:tcPr>
          <w:p w14:paraId="47F31FAD">
            <w:pPr>
              <w:pStyle w:val="58"/>
            </w:pPr>
            <w:r>
              <w:rPr>
                <w:rFonts w:hint="eastAsia"/>
              </w:rPr>
              <w:t>1</w:t>
            </w:r>
          </w:p>
        </w:tc>
        <w:tc>
          <w:tcPr>
            <w:tcW w:w="2145" w:type="pct"/>
            <w:vAlign w:val="center"/>
          </w:tcPr>
          <w:p w14:paraId="551302CB">
            <w:pPr>
              <w:pStyle w:val="58"/>
            </w:pPr>
            <w:r>
              <w:t>地面站数据预处理与分析子系统数据模型</w:t>
            </w:r>
          </w:p>
        </w:tc>
        <w:tc>
          <w:tcPr>
            <w:tcW w:w="2377" w:type="pct"/>
            <w:vAlign w:val="center"/>
          </w:tcPr>
          <w:p w14:paraId="555F0282">
            <w:pPr>
              <w:pStyle w:val="58"/>
            </w:pPr>
            <w:r>
              <w:t>卫星遥感原始数据、遥感处理成果数据</w:t>
            </w:r>
          </w:p>
        </w:tc>
      </w:tr>
      <w:tr w14:paraId="7F8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78" w:type="pct"/>
            <w:noWrap/>
            <w:vAlign w:val="center"/>
          </w:tcPr>
          <w:p w14:paraId="6BC11961">
            <w:pPr>
              <w:pStyle w:val="58"/>
            </w:pPr>
            <w:r>
              <w:rPr>
                <w:rFonts w:hint="eastAsia"/>
              </w:rPr>
              <w:t>2</w:t>
            </w:r>
          </w:p>
        </w:tc>
        <w:tc>
          <w:tcPr>
            <w:tcW w:w="2145" w:type="pct"/>
            <w:vAlign w:val="center"/>
          </w:tcPr>
          <w:p w14:paraId="69F7A16F">
            <w:pPr>
              <w:pStyle w:val="58"/>
            </w:pPr>
            <w:r>
              <w:t>地震风险区域监测子系统数据模型</w:t>
            </w:r>
          </w:p>
        </w:tc>
        <w:tc>
          <w:tcPr>
            <w:tcW w:w="2377" w:type="pct"/>
            <w:vAlign w:val="center"/>
          </w:tcPr>
          <w:p w14:paraId="5BF921A0">
            <w:pPr>
              <w:pStyle w:val="58"/>
            </w:pPr>
            <w:r>
              <w:t>InSAR形变数据、地质灾害隐患区数据</w:t>
            </w:r>
          </w:p>
        </w:tc>
      </w:tr>
      <w:tr w14:paraId="045D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78" w:type="pct"/>
            <w:noWrap/>
            <w:vAlign w:val="center"/>
          </w:tcPr>
          <w:p w14:paraId="31218DCF">
            <w:pPr>
              <w:pStyle w:val="58"/>
            </w:pPr>
            <w:r>
              <w:rPr>
                <w:rFonts w:hint="eastAsia"/>
              </w:rPr>
              <w:t>3</w:t>
            </w:r>
          </w:p>
        </w:tc>
        <w:tc>
          <w:tcPr>
            <w:tcW w:w="2145" w:type="pct"/>
            <w:vAlign w:val="center"/>
          </w:tcPr>
          <w:p w14:paraId="6F4A16FD">
            <w:pPr>
              <w:pStyle w:val="58"/>
            </w:pPr>
            <w:r>
              <w:t>地震中短期宏观异常监测子系统数据模型</w:t>
            </w:r>
          </w:p>
        </w:tc>
        <w:tc>
          <w:tcPr>
            <w:tcW w:w="2377" w:type="pct"/>
            <w:vAlign w:val="center"/>
          </w:tcPr>
          <w:p w14:paraId="0860CB1E">
            <w:pPr>
              <w:pStyle w:val="58"/>
            </w:pPr>
            <w:r>
              <w:t>地震宏观异常数据、异常相关性分析数据、算子库管理数据</w:t>
            </w:r>
          </w:p>
        </w:tc>
      </w:tr>
      <w:tr w14:paraId="77A9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78" w:type="pct"/>
            <w:noWrap/>
            <w:vAlign w:val="center"/>
          </w:tcPr>
          <w:p w14:paraId="7F7920F4">
            <w:pPr>
              <w:pStyle w:val="58"/>
            </w:pPr>
            <w:r>
              <w:rPr>
                <w:rFonts w:hint="eastAsia"/>
              </w:rPr>
              <w:t>4</w:t>
            </w:r>
          </w:p>
        </w:tc>
        <w:tc>
          <w:tcPr>
            <w:tcW w:w="2145" w:type="pct"/>
            <w:vAlign w:val="center"/>
          </w:tcPr>
          <w:p w14:paraId="64F22DB2">
            <w:pPr>
              <w:pStyle w:val="58"/>
            </w:pPr>
            <w:r>
              <w:t>地震灾害损失与影响快速评估子系统数据模型</w:t>
            </w:r>
          </w:p>
        </w:tc>
        <w:tc>
          <w:tcPr>
            <w:tcW w:w="2377" w:type="pct"/>
            <w:vAlign w:val="center"/>
          </w:tcPr>
          <w:p w14:paraId="39CFE5A6">
            <w:pPr>
              <w:pStyle w:val="58"/>
            </w:pPr>
            <w:r>
              <w:t>灾害评估报告数据、评估任务管理数据</w:t>
            </w:r>
          </w:p>
        </w:tc>
      </w:tr>
      <w:tr w14:paraId="54A6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78" w:type="pct"/>
            <w:noWrap/>
            <w:vAlign w:val="center"/>
          </w:tcPr>
          <w:p w14:paraId="4ADA3131">
            <w:pPr>
              <w:pStyle w:val="58"/>
            </w:pPr>
            <w:r>
              <w:rPr>
                <w:rFonts w:hint="eastAsia"/>
              </w:rPr>
              <w:t>5</w:t>
            </w:r>
          </w:p>
        </w:tc>
        <w:tc>
          <w:tcPr>
            <w:tcW w:w="2145" w:type="pct"/>
            <w:vAlign w:val="center"/>
          </w:tcPr>
          <w:p w14:paraId="2F9E11D3">
            <w:pPr>
              <w:pStyle w:val="58"/>
            </w:pPr>
            <w:r>
              <w:t>防灾减灾产品制图及展示子系统数据模型</w:t>
            </w:r>
          </w:p>
        </w:tc>
        <w:tc>
          <w:tcPr>
            <w:tcW w:w="2377" w:type="pct"/>
            <w:vAlign w:val="center"/>
          </w:tcPr>
          <w:p w14:paraId="5E1E8A24">
            <w:pPr>
              <w:pStyle w:val="58"/>
            </w:pPr>
            <w:r>
              <w:t>专题图成果数据、可视化配置数据</w:t>
            </w:r>
          </w:p>
        </w:tc>
      </w:tr>
    </w:tbl>
    <w:p w14:paraId="10AF88B7">
      <w:pPr>
        <w:ind w:firstLine="0" w:firstLineChars="0"/>
      </w:pPr>
    </w:p>
    <w:p w14:paraId="391C8D0D">
      <w:pPr>
        <w:pStyle w:val="7"/>
      </w:pPr>
      <w:r>
        <w:t>消息队列存储设</w:t>
      </w:r>
      <w:r>
        <w:rPr>
          <w:rFonts w:hint="eastAsia"/>
        </w:rPr>
        <w:t>计</w:t>
      </w:r>
    </w:p>
    <w:p w14:paraId="175C0AE2">
      <w:pPr>
        <w:ind w:firstLine="480"/>
        <w:jc w:val="both"/>
      </w:pPr>
      <w:r>
        <w:rPr>
          <w:rFonts w:hint="eastAsia"/>
        </w:rPr>
        <w:t>本软件采用Apache Pulsar作为核心消息中间件，用于实现子系统内部及子系统间的高吞吐、低延迟异步通信与数据分发。其租户、命名空间与主题的命名设计遵循以下规则，以实现逻辑隔离与清晰管理。</w:t>
      </w:r>
    </w:p>
    <w:p w14:paraId="411A4DCD">
      <w:pPr>
        <w:ind w:firstLine="480"/>
        <w:jc w:val="both"/>
      </w:pPr>
      <w:r>
        <w:rPr>
          <w:rFonts w:hint="eastAsia"/>
        </w:rPr>
        <w:t>1.Tenant(租户):为本软件在平台级Pulsar实例中的唯一租户标识，用于资源隔离与配额管理。</w:t>
      </w:r>
    </w:p>
    <w:p w14:paraId="2927992D">
      <w:pPr>
        <w:ind w:firstLine="480"/>
        <w:jc w:val="both"/>
      </w:pPr>
      <w:r>
        <w:rPr>
          <w:rFonts w:hint="eastAsia"/>
        </w:rPr>
        <w:t>2.Namespace(命名空间):在租户下按业务领域划分，如数据接入、处理任务、风险评估等，实现功能逻辑上的分组。</w:t>
      </w:r>
    </w:p>
    <w:p w14:paraId="6F2C15CE">
      <w:pPr>
        <w:ind w:firstLine="480"/>
        <w:jc w:val="both"/>
      </w:pPr>
      <w:r>
        <w:rPr>
          <w:rFonts w:hint="eastAsia"/>
        </w:rPr>
        <w:t>3.Topic(主题):采用清晰的三级命名结构：&lt;功能领域&gt;.&lt;业务动作&gt;.&lt;版本&gt;。例如，data_ingestion.satellite_raw.upload.v1表示卫星原始数据上传事件的V1版本消息。</w:t>
      </w:r>
    </w:p>
    <w:p w14:paraId="094D8476">
      <w:pPr>
        <w:ind w:firstLine="480"/>
        <w:jc w:val="both"/>
      </w:pPr>
      <w:r>
        <w:rPr>
          <w:rFonts w:hint="eastAsia"/>
        </w:rPr>
        <w:t>4.Data格式:所有消息体统一采用JSON格式，确保跨语言、跨平台的可解析性与可扩展性</w:t>
      </w:r>
    </w:p>
    <w:p w14:paraId="7DDF69D2">
      <w:pPr>
        <w:ind w:firstLine="480"/>
        <w:jc w:val="both"/>
      </w:pPr>
      <w:r>
        <w:rPr>
          <w:rFonts w:hint="eastAsia"/>
        </w:rPr>
        <w:t>消息队列存储设计与Tetant/Namespace/Topic设计规则如下：</w:t>
      </w:r>
    </w:p>
    <w:p w14:paraId="7EEB9E03">
      <w:pPr>
        <w:pStyle w:val="106"/>
        <w:rPr>
          <w:rFonts w:hint="eastAsia"/>
        </w:rPr>
      </w:pPr>
      <w:bookmarkStart w:id="102" w:name="_Toc240549922"/>
      <w:r>
        <w:t>表</w:t>
      </w:r>
      <w:r>
        <w:fldChar w:fldCharType="begin"/>
      </w:r>
      <w:r>
        <w:instrText xml:space="preserve"> STYLEREF 1 \s </w:instrText>
      </w:r>
      <w:r>
        <w:rPr>
          <w:rFonts w:hint="eastAsia"/>
        </w:rPr>
        <w:fldChar w:fldCharType="separate"/>
      </w:r>
      <w:r>
        <w:rPr>
          <w:rFonts w:hint="eastAsia"/>
        </w:rPr>
        <w:t>3</w:t>
      </w:r>
      <w:r>
        <w:fldChar w:fldCharType="end"/>
      </w:r>
      <w:r>
        <w:t>-</w:t>
      </w:r>
      <w:r>
        <w:fldChar w:fldCharType="begin"/>
      </w:r>
      <w:r>
        <w:instrText xml:space="preserve"> SEQ 表 \* ARABIC \s 1 </w:instrText>
      </w:r>
      <w:r>
        <w:rPr>
          <w:rFonts w:hint="eastAsia"/>
        </w:rPr>
        <w:fldChar w:fldCharType="separate"/>
      </w:r>
      <w:r>
        <w:rPr>
          <w:rFonts w:hint="eastAsia"/>
        </w:rPr>
        <w:t>8</w:t>
      </w:r>
      <w:r>
        <w:fldChar w:fldCharType="end"/>
      </w:r>
      <w:r>
        <w:t>消息队列数据存储设计</w:t>
      </w:r>
      <w:bookmarkEnd w:id="102"/>
    </w:p>
    <w:tbl>
      <w:tblPr>
        <w:tblStyle w:val="39"/>
        <w:tblW w:w="4955" w:type="pct"/>
        <w:jc w:val="center"/>
        <w:tblLayout w:type="fixed"/>
        <w:tblCellMar>
          <w:top w:w="0" w:type="dxa"/>
          <w:left w:w="108" w:type="dxa"/>
          <w:bottom w:w="0" w:type="dxa"/>
          <w:right w:w="108" w:type="dxa"/>
        </w:tblCellMar>
      </w:tblPr>
      <w:tblGrid>
        <w:gridCol w:w="605"/>
        <w:gridCol w:w="1011"/>
        <w:gridCol w:w="1176"/>
        <w:gridCol w:w="1661"/>
        <w:gridCol w:w="3290"/>
        <w:gridCol w:w="908"/>
      </w:tblGrid>
      <w:tr w14:paraId="3578E5A5">
        <w:tblPrEx>
          <w:tblCellMar>
            <w:top w:w="0" w:type="dxa"/>
            <w:left w:w="108" w:type="dxa"/>
            <w:bottom w:w="0" w:type="dxa"/>
            <w:right w:w="108" w:type="dxa"/>
          </w:tblCellMar>
        </w:tblPrEx>
        <w:trPr>
          <w:tblHeader/>
          <w:jc w:val="center"/>
        </w:trPr>
        <w:tc>
          <w:tcPr>
            <w:tcW w:w="34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019DBB1">
            <w:pPr>
              <w:pStyle w:val="57"/>
            </w:pPr>
            <w:r>
              <w:t>序号</w:t>
            </w:r>
          </w:p>
        </w:tc>
        <w:tc>
          <w:tcPr>
            <w:tcW w:w="584"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B0DDFDA">
            <w:pPr>
              <w:pStyle w:val="57"/>
            </w:pPr>
            <w:r>
              <w:t>数据项</w:t>
            </w:r>
          </w:p>
        </w:tc>
        <w:tc>
          <w:tcPr>
            <w:tcW w:w="68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E51A423">
            <w:pPr>
              <w:pStyle w:val="57"/>
            </w:pPr>
            <w:r>
              <w:t>Tenant租户</w:t>
            </w:r>
          </w:p>
        </w:tc>
        <w:tc>
          <w:tcPr>
            <w:tcW w:w="96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D128297">
            <w:pPr>
              <w:pStyle w:val="57"/>
            </w:pPr>
            <w:r>
              <w:t>Namespace</w:t>
            </w:r>
          </w:p>
          <w:p w14:paraId="7A28DDAD">
            <w:pPr>
              <w:pStyle w:val="57"/>
            </w:pPr>
            <w:r>
              <w:t>命名空间</w:t>
            </w:r>
          </w:p>
        </w:tc>
        <w:tc>
          <w:tcPr>
            <w:tcW w:w="1902"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CCD3BBF">
            <w:pPr>
              <w:pStyle w:val="57"/>
            </w:pPr>
            <w:r>
              <w:t>Topic命名</w:t>
            </w:r>
          </w:p>
        </w:tc>
        <w:tc>
          <w:tcPr>
            <w:tcW w:w="52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879D8A4">
            <w:pPr>
              <w:pStyle w:val="57"/>
            </w:pPr>
            <w:r>
              <w:t>Data格式</w:t>
            </w:r>
          </w:p>
        </w:tc>
      </w:tr>
      <w:tr w14:paraId="4D58464A">
        <w:tblPrEx>
          <w:tblCellMar>
            <w:top w:w="0" w:type="dxa"/>
            <w:left w:w="108" w:type="dxa"/>
            <w:bottom w:w="0" w:type="dxa"/>
            <w:right w:w="108" w:type="dxa"/>
          </w:tblCellMar>
        </w:tblPrEx>
        <w:trPr>
          <w:jc w:val="center"/>
        </w:trPr>
        <w:tc>
          <w:tcPr>
            <w:tcW w:w="349" w:type="pct"/>
            <w:tcBorders>
              <w:top w:val="single" w:color="auto" w:sz="4" w:space="0"/>
              <w:left w:val="single" w:color="auto" w:sz="4" w:space="0"/>
              <w:bottom w:val="single" w:color="auto" w:sz="4" w:space="0"/>
              <w:right w:val="single" w:color="auto" w:sz="4" w:space="0"/>
            </w:tcBorders>
            <w:vAlign w:val="center"/>
          </w:tcPr>
          <w:p w14:paraId="7A0EAB27">
            <w:pPr>
              <w:pStyle w:val="58"/>
              <w:rPr>
                <w:lang w:eastAsia="zh-Hans"/>
              </w:rPr>
            </w:pPr>
            <w:r>
              <w:rPr>
                <w:rFonts w:hint="eastAsia"/>
                <w:lang w:eastAsia="zh-Hans"/>
              </w:rPr>
              <w:t>1</w:t>
            </w:r>
          </w:p>
        </w:tc>
        <w:tc>
          <w:tcPr>
            <w:tcW w:w="584" w:type="pct"/>
            <w:tcBorders>
              <w:top w:val="single" w:color="auto" w:sz="4" w:space="0"/>
              <w:left w:val="single" w:color="auto" w:sz="4" w:space="0"/>
              <w:bottom w:val="single" w:color="auto" w:sz="4" w:space="0"/>
              <w:right w:val="single" w:color="auto" w:sz="4" w:space="0"/>
            </w:tcBorders>
            <w:vAlign w:val="center"/>
          </w:tcPr>
          <w:p w14:paraId="1FC8EA8F">
            <w:pPr>
              <w:pStyle w:val="58"/>
              <w:rPr>
                <w:lang w:eastAsia="zh-Hans"/>
              </w:rPr>
            </w:pPr>
            <w:r>
              <w:rPr>
                <w:lang w:eastAsia="zh-Hans"/>
              </w:rPr>
              <w:t>数据接入与分发通知</w:t>
            </w:r>
          </w:p>
        </w:tc>
        <w:tc>
          <w:tcPr>
            <w:tcW w:w="680" w:type="pct"/>
            <w:tcBorders>
              <w:top w:val="single" w:color="auto" w:sz="4" w:space="0"/>
              <w:left w:val="single" w:color="auto" w:sz="4" w:space="0"/>
              <w:bottom w:val="single" w:color="auto" w:sz="4" w:space="0"/>
              <w:right w:val="single" w:color="auto" w:sz="4" w:space="0"/>
            </w:tcBorders>
            <w:vAlign w:val="center"/>
          </w:tcPr>
          <w:p w14:paraId="79DB3F4C">
            <w:pPr>
              <w:pStyle w:val="58"/>
              <w:rPr>
                <w:lang w:eastAsia="zh-Hans"/>
              </w:rPr>
            </w:pPr>
            <w:r>
              <w:rPr>
                <w:lang w:eastAsia="zh-Hans"/>
              </w:rPr>
              <w:t>卫星遥感软件</w:t>
            </w:r>
          </w:p>
        </w:tc>
        <w:tc>
          <w:tcPr>
            <w:tcW w:w="960" w:type="pct"/>
            <w:tcBorders>
              <w:top w:val="single" w:color="auto" w:sz="4" w:space="0"/>
              <w:left w:val="single" w:color="auto" w:sz="4" w:space="0"/>
              <w:bottom w:val="single" w:color="auto" w:sz="4" w:space="0"/>
              <w:right w:val="single" w:color="auto" w:sz="4" w:space="0"/>
            </w:tcBorders>
            <w:vAlign w:val="center"/>
          </w:tcPr>
          <w:p w14:paraId="6B182E28">
            <w:pPr>
              <w:pStyle w:val="58"/>
              <w:rPr>
                <w:lang w:eastAsia="zh-Hans"/>
              </w:rPr>
            </w:pPr>
            <w:r>
              <w:rPr>
                <w:lang w:eastAsia="zh-Hans"/>
              </w:rPr>
              <w:t>data_ingestion(数据接入)</w:t>
            </w:r>
          </w:p>
        </w:tc>
        <w:tc>
          <w:tcPr>
            <w:tcW w:w="1902" w:type="pct"/>
            <w:tcBorders>
              <w:top w:val="single" w:color="auto" w:sz="4" w:space="0"/>
              <w:left w:val="single" w:color="auto" w:sz="4" w:space="0"/>
              <w:bottom w:val="single" w:color="auto" w:sz="4" w:space="0"/>
              <w:right w:val="single" w:color="auto" w:sz="4" w:space="0"/>
            </w:tcBorders>
            <w:vAlign w:val="center"/>
          </w:tcPr>
          <w:p w14:paraId="19AFB5EF">
            <w:pPr>
              <w:pStyle w:val="58"/>
              <w:rPr>
                <w:lang w:eastAsia="zh-Hans"/>
              </w:rPr>
            </w:pPr>
            <w:r>
              <w:rPr>
                <w:lang w:eastAsia="zh-Hans"/>
              </w:rPr>
              <w:t>data_ingestion.satellite_raw.upload.v1</w:t>
            </w:r>
          </w:p>
          <w:p w14:paraId="04E35FFA">
            <w:pPr>
              <w:pStyle w:val="58"/>
              <w:rPr>
                <w:lang w:eastAsia="zh-Hans"/>
              </w:rPr>
            </w:pPr>
            <w:r>
              <w:rPr>
                <w:lang w:eastAsia="zh-Hans"/>
              </w:rPr>
              <w:t>data_ingestion.INSAR.upload.v1</w:t>
            </w:r>
          </w:p>
          <w:p w14:paraId="21E5BE9B">
            <w:pPr>
              <w:pStyle w:val="58"/>
              <w:rPr>
                <w:lang w:eastAsia="zh-Hans"/>
              </w:rPr>
            </w:pPr>
            <w:r>
              <w:rPr>
                <w:lang w:eastAsia="zh-Hans"/>
              </w:rPr>
              <w:t>data_ingestion.anomaly_raw.upload.v1</w:t>
            </w:r>
          </w:p>
        </w:tc>
        <w:tc>
          <w:tcPr>
            <w:tcW w:w="526" w:type="pct"/>
            <w:tcBorders>
              <w:top w:val="single" w:color="auto" w:sz="4" w:space="0"/>
              <w:left w:val="single" w:color="auto" w:sz="4" w:space="0"/>
              <w:bottom w:val="single" w:color="auto" w:sz="4" w:space="0"/>
              <w:right w:val="single" w:color="auto" w:sz="4" w:space="0"/>
            </w:tcBorders>
            <w:vAlign w:val="center"/>
          </w:tcPr>
          <w:p w14:paraId="05CE1069">
            <w:pPr>
              <w:pStyle w:val="58"/>
              <w:rPr>
                <w:lang w:eastAsia="zh-Hans"/>
              </w:rPr>
            </w:pPr>
            <w:r>
              <w:rPr>
                <w:lang w:eastAsia="zh-Hans"/>
              </w:rPr>
              <w:t>JSON</w:t>
            </w:r>
          </w:p>
        </w:tc>
      </w:tr>
      <w:tr w14:paraId="58C1AB7D">
        <w:tblPrEx>
          <w:tblCellMar>
            <w:top w:w="0" w:type="dxa"/>
            <w:left w:w="108" w:type="dxa"/>
            <w:bottom w:w="0" w:type="dxa"/>
            <w:right w:w="108" w:type="dxa"/>
          </w:tblCellMar>
        </w:tblPrEx>
        <w:trPr>
          <w:jc w:val="center"/>
        </w:trPr>
        <w:tc>
          <w:tcPr>
            <w:tcW w:w="349" w:type="pct"/>
            <w:tcBorders>
              <w:top w:val="single" w:color="auto" w:sz="4" w:space="0"/>
              <w:left w:val="single" w:color="auto" w:sz="4" w:space="0"/>
              <w:bottom w:val="single" w:color="auto" w:sz="4" w:space="0"/>
              <w:right w:val="single" w:color="auto" w:sz="4" w:space="0"/>
            </w:tcBorders>
            <w:vAlign w:val="center"/>
          </w:tcPr>
          <w:p w14:paraId="4E8D5CEC">
            <w:pPr>
              <w:pStyle w:val="58"/>
              <w:rPr>
                <w:lang w:eastAsia="zh-Hans"/>
              </w:rPr>
            </w:pPr>
            <w:r>
              <w:rPr>
                <w:rFonts w:hint="eastAsia"/>
                <w:lang w:eastAsia="zh-Hans"/>
              </w:rPr>
              <w:t>2</w:t>
            </w:r>
          </w:p>
        </w:tc>
        <w:tc>
          <w:tcPr>
            <w:tcW w:w="584" w:type="pct"/>
            <w:tcBorders>
              <w:top w:val="single" w:color="auto" w:sz="4" w:space="0"/>
              <w:left w:val="single" w:color="auto" w:sz="4" w:space="0"/>
              <w:bottom w:val="single" w:color="auto" w:sz="4" w:space="0"/>
              <w:right w:val="single" w:color="auto" w:sz="4" w:space="0"/>
            </w:tcBorders>
            <w:vAlign w:val="center"/>
          </w:tcPr>
          <w:p w14:paraId="2032B3FC">
            <w:pPr>
              <w:pStyle w:val="58"/>
              <w:rPr>
                <w:lang w:eastAsia="zh-Hans"/>
              </w:rPr>
            </w:pPr>
            <w:r>
              <w:rPr>
                <w:lang w:eastAsia="zh-Hans"/>
              </w:rPr>
              <w:t>业务任务触发与协调</w:t>
            </w:r>
          </w:p>
        </w:tc>
        <w:tc>
          <w:tcPr>
            <w:tcW w:w="680" w:type="pct"/>
            <w:tcBorders>
              <w:top w:val="single" w:color="auto" w:sz="4" w:space="0"/>
              <w:left w:val="single" w:color="auto" w:sz="4" w:space="0"/>
              <w:bottom w:val="single" w:color="auto" w:sz="4" w:space="0"/>
              <w:right w:val="single" w:color="auto" w:sz="4" w:space="0"/>
            </w:tcBorders>
            <w:vAlign w:val="center"/>
          </w:tcPr>
          <w:p w14:paraId="542F93C0">
            <w:pPr>
              <w:pStyle w:val="58"/>
              <w:rPr>
                <w:lang w:eastAsia="zh-Hans"/>
              </w:rPr>
            </w:pPr>
            <w:r>
              <w:rPr>
                <w:lang w:eastAsia="zh-Hans"/>
              </w:rPr>
              <w:t>卫星遥感软件</w:t>
            </w:r>
          </w:p>
        </w:tc>
        <w:tc>
          <w:tcPr>
            <w:tcW w:w="960" w:type="pct"/>
            <w:tcBorders>
              <w:top w:val="single" w:color="auto" w:sz="4" w:space="0"/>
              <w:left w:val="single" w:color="auto" w:sz="4" w:space="0"/>
              <w:bottom w:val="single" w:color="auto" w:sz="4" w:space="0"/>
              <w:right w:val="single" w:color="auto" w:sz="4" w:space="0"/>
            </w:tcBorders>
            <w:vAlign w:val="center"/>
          </w:tcPr>
          <w:p w14:paraId="40441859">
            <w:pPr>
              <w:pStyle w:val="58"/>
              <w:rPr>
                <w:rFonts w:hint="eastAsia" w:ascii="PingFang SC" w:hAnsi="PingFang SC" w:cs="Segoe UI"/>
                <w:kern w:val="0"/>
              </w:rPr>
            </w:pPr>
            <w:r>
              <w:rPr>
                <w:rStyle w:val="51"/>
                <w:rFonts w:ascii="Consolas" w:hAnsi="Consolas"/>
                <w:color w:val="1A2029"/>
                <w:sz w:val="18"/>
                <w:szCs w:val="18"/>
              </w:rPr>
              <w:t>processing_task</w:t>
            </w:r>
            <w:r>
              <w:rPr>
                <w:rFonts w:ascii="PingFang SC" w:hAnsi="PingFang SC" w:cs="Segoe UI"/>
              </w:rPr>
              <w:t>(处理任务)</w:t>
            </w:r>
          </w:p>
          <w:p w14:paraId="0F66E1E1">
            <w:pPr>
              <w:pStyle w:val="58"/>
              <w:rPr>
                <w:lang w:eastAsia="zh-Hans"/>
              </w:rPr>
            </w:pPr>
          </w:p>
        </w:tc>
        <w:tc>
          <w:tcPr>
            <w:tcW w:w="1902" w:type="pct"/>
            <w:tcBorders>
              <w:top w:val="single" w:color="auto" w:sz="4" w:space="0"/>
              <w:left w:val="single" w:color="auto" w:sz="4" w:space="0"/>
              <w:bottom w:val="single" w:color="auto" w:sz="4" w:space="0"/>
              <w:right w:val="single" w:color="auto" w:sz="4" w:space="0"/>
            </w:tcBorders>
            <w:vAlign w:val="center"/>
          </w:tcPr>
          <w:p w14:paraId="78F43C84">
            <w:pPr>
              <w:pStyle w:val="58"/>
              <w:rPr>
                <w:lang w:eastAsia="zh-Hans"/>
              </w:rPr>
            </w:pPr>
            <w:r>
              <w:rPr>
                <w:lang w:eastAsia="zh-Hans"/>
              </w:rPr>
              <w:t>processing_task.preprocessing.created.v1</w:t>
            </w:r>
          </w:p>
          <w:p w14:paraId="4CC2949B">
            <w:pPr>
              <w:pStyle w:val="58"/>
              <w:rPr>
                <w:lang w:eastAsia="zh-Hans"/>
              </w:rPr>
            </w:pPr>
            <w:r>
              <w:rPr>
                <w:lang w:eastAsia="zh-Hans"/>
              </w:rPr>
              <w:t>processing_task.fusion_analysis.created.v1</w:t>
            </w:r>
          </w:p>
          <w:p w14:paraId="5FCBD380">
            <w:pPr>
              <w:pStyle w:val="58"/>
              <w:rPr>
                <w:lang w:eastAsia="zh-Hans"/>
              </w:rPr>
            </w:pPr>
            <w:r>
              <w:rPr>
                <w:lang w:eastAsia="zh-Hans"/>
              </w:rPr>
              <w:t>processing_task.anomaly_detection.created.v1</w:t>
            </w:r>
          </w:p>
        </w:tc>
        <w:tc>
          <w:tcPr>
            <w:tcW w:w="526" w:type="pct"/>
            <w:tcBorders>
              <w:top w:val="single" w:color="auto" w:sz="4" w:space="0"/>
              <w:left w:val="single" w:color="auto" w:sz="4" w:space="0"/>
              <w:bottom w:val="single" w:color="auto" w:sz="4" w:space="0"/>
              <w:right w:val="single" w:color="auto" w:sz="4" w:space="0"/>
            </w:tcBorders>
            <w:vAlign w:val="center"/>
          </w:tcPr>
          <w:p w14:paraId="297DC37F">
            <w:pPr>
              <w:pStyle w:val="58"/>
              <w:rPr>
                <w:lang w:eastAsia="zh-Hans"/>
              </w:rPr>
            </w:pPr>
            <w:r>
              <w:rPr>
                <w:lang w:eastAsia="zh-Hans"/>
              </w:rPr>
              <w:t>JSON</w:t>
            </w:r>
          </w:p>
        </w:tc>
      </w:tr>
      <w:tr w14:paraId="041849D4">
        <w:tblPrEx>
          <w:tblCellMar>
            <w:top w:w="0" w:type="dxa"/>
            <w:left w:w="108" w:type="dxa"/>
            <w:bottom w:w="0" w:type="dxa"/>
            <w:right w:w="108" w:type="dxa"/>
          </w:tblCellMar>
        </w:tblPrEx>
        <w:trPr>
          <w:jc w:val="center"/>
        </w:trPr>
        <w:tc>
          <w:tcPr>
            <w:tcW w:w="349" w:type="pct"/>
            <w:tcBorders>
              <w:top w:val="single" w:color="auto" w:sz="4" w:space="0"/>
              <w:left w:val="single" w:color="auto" w:sz="4" w:space="0"/>
              <w:bottom w:val="single" w:color="auto" w:sz="4" w:space="0"/>
              <w:right w:val="single" w:color="auto" w:sz="4" w:space="0"/>
            </w:tcBorders>
            <w:vAlign w:val="center"/>
          </w:tcPr>
          <w:p w14:paraId="18DCB7C6">
            <w:pPr>
              <w:pStyle w:val="58"/>
              <w:rPr>
                <w:lang w:eastAsia="zh-Hans"/>
              </w:rPr>
            </w:pPr>
            <w:r>
              <w:rPr>
                <w:rFonts w:hint="eastAsia"/>
                <w:lang w:eastAsia="zh-Hans"/>
              </w:rPr>
              <w:t>3</w:t>
            </w:r>
          </w:p>
        </w:tc>
        <w:tc>
          <w:tcPr>
            <w:tcW w:w="584" w:type="pct"/>
            <w:tcBorders>
              <w:top w:val="single" w:color="auto" w:sz="4" w:space="0"/>
              <w:left w:val="single" w:color="auto" w:sz="4" w:space="0"/>
              <w:bottom w:val="single" w:color="auto" w:sz="4" w:space="0"/>
              <w:right w:val="single" w:color="auto" w:sz="4" w:space="0"/>
            </w:tcBorders>
            <w:vAlign w:val="center"/>
          </w:tcPr>
          <w:p w14:paraId="6682E6D7">
            <w:pPr>
              <w:pStyle w:val="58"/>
              <w:rPr>
                <w:lang w:eastAsia="zh-Hans"/>
              </w:rPr>
            </w:pPr>
            <w:r>
              <w:rPr>
                <w:lang w:eastAsia="zh-Hans"/>
              </w:rPr>
              <w:t>内部处理结果通知</w:t>
            </w:r>
          </w:p>
        </w:tc>
        <w:tc>
          <w:tcPr>
            <w:tcW w:w="680" w:type="pct"/>
            <w:tcBorders>
              <w:top w:val="single" w:color="auto" w:sz="4" w:space="0"/>
              <w:left w:val="single" w:color="auto" w:sz="4" w:space="0"/>
              <w:bottom w:val="single" w:color="auto" w:sz="4" w:space="0"/>
              <w:right w:val="single" w:color="auto" w:sz="4" w:space="0"/>
            </w:tcBorders>
            <w:vAlign w:val="center"/>
          </w:tcPr>
          <w:p w14:paraId="46DEC3FC">
            <w:pPr>
              <w:pStyle w:val="58"/>
              <w:rPr>
                <w:lang w:eastAsia="zh-Hans"/>
              </w:rPr>
            </w:pPr>
            <w:r>
              <w:rPr>
                <w:lang w:eastAsia="zh-Hans"/>
              </w:rPr>
              <w:t>卫星遥感软件</w:t>
            </w:r>
          </w:p>
        </w:tc>
        <w:tc>
          <w:tcPr>
            <w:tcW w:w="960" w:type="pct"/>
            <w:tcBorders>
              <w:top w:val="single" w:color="auto" w:sz="4" w:space="0"/>
              <w:left w:val="single" w:color="auto" w:sz="4" w:space="0"/>
              <w:bottom w:val="single" w:color="auto" w:sz="4" w:space="0"/>
              <w:right w:val="single" w:color="auto" w:sz="4" w:space="0"/>
            </w:tcBorders>
            <w:vAlign w:val="center"/>
          </w:tcPr>
          <w:p w14:paraId="6B117A61">
            <w:pPr>
              <w:pStyle w:val="58"/>
              <w:rPr>
                <w:lang w:eastAsia="zh-Hans"/>
              </w:rPr>
            </w:pPr>
            <w:r>
              <w:rPr>
                <w:lang w:eastAsia="zh-Hans"/>
              </w:rPr>
              <w:t>risk_assessment(风险评估)</w:t>
            </w:r>
          </w:p>
        </w:tc>
        <w:tc>
          <w:tcPr>
            <w:tcW w:w="1902" w:type="pct"/>
            <w:tcBorders>
              <w:top w:val="single" w:color="auto" w:sz="4" w:space="0"/>
              <w:left w:val="single" w:color="auto" w:sz="4" w:space="0"/>
              <w:bottom w:val="single" w:color="auto" w:sz="4" w:space="0"/>
              <w:right w:val="single" w:color="auto" w:sz="4" w:space="0"/>
            </w:tcBorders>
            <w:vAlign w:val="center"/>
          </w:tcPr>
          <w:p w14:paraId="1890C14B">
            <w:pPr>
              <w:pStyle w:val="58"/>
              <w:rPr>
                <w:lang w:eastAsia="zh-Hans"/>
              </w:rPr>
            </w:pPr>
            <w:r>
              <w:rPr>
                <w:lang w:eastAsia="zh-Hans"/>
              </w:rPr>
              <w:t>risk_assessment.hazard_identified.v1</w:t>
            </w:r>
          </w:p>
          <w:p w14:paraId="04541D03">
            <w:pPr>
              <w:pStyle w:val="58"/>
              <w:rPr>
                <w:lang w:eastAsia="zh-Hans"/>
              </w:rPr>
            </w:pPr>
            <w:r>
              <w:rPr>
                <w:lang w:eastAsia="zh-Hans"/>
              </w:rPr>
              <w:t>risk_assessment.report_generated.v1</w:t>
            </w:r>
          </w:p>
        </w:tc>
        <w:tc>
          <w:tcPr>
            <w:tcW w:w="526" w:type="pct"/>
            <w:tcBorders>
              <w:top w:val="single" w:color="auto" w:sz="4" w:space="0"/>
              <w:left w:val="single" w:color="auto" w:sz="4" w:space="0"/>
              <w:bottom w:val="single" w:color="auto" w:sz="4" w:space="0"/>
              <w:right w:val="single" w:color="auto" w:sz="4" w:space="0"/>
            </w:tcBorders>
            <w:vAlign w:val="center"/>
          </w:tcPr>
          <w:p w14:paraId="29E9A980">
            <w:pPr>
              <w:pStyle w:val="58"/>
              <w:rPr>
                <w:lang w:eastAsia="zh-Hans"/>
              </w:rPr>
            </w:pPr>
            <w:r>
              <w:rPr>
                <w:lang w:eastAsia="zh-Hans"/>
              </w:rPr>
              <w:t>JSON</w:t>
            </w:r>
          </w:p>
        </w:tc>
      </w:tr>
      <w:tr w14:paraId="5928D111">
        <w:tblPrEx>
          <w:tblCellMar>
            <w:top w:w="0" w:type="dxa"/>
            <w:left w:w="108" w:type="dxa"/>
            <w:bottom w:w="0" w:type="dxa"/>
            <w:right w:w="108" w:type="dxa"/>
          </w:tblCellMar>
        </w:tblPrEx>
        <w:trPr>
          <w:jc w:val="center"/>
        </w:trPr>
        <w:tc>
          <w:tcPr>
            <w:tcW w:w="349" w:type="pct"/>
            <w:tcBorders>
              <w:top w:val="single" w:color="auto" w:sz="4" w:space="0"/>
              <w:left w:val="single" w:color="auto" w:sz="4" w:space="0"/>
              <w:bottom w:val="single" w:color="auto" w:sz="4" w:space="0"/>
              <w:right w:val="single" w:color="auto" w:sz="4" w:space="0"/>
            </w:tcBorders>
            <w:vAlign w:val="center"/>
          </w:tcPr>
          <w:p w14:paraId="32D4F194">
            <w:pPr>
              <w:pStyle w:val="58"/>
              <w:rPr>
                <w:lang w:eastAsia="zh-Hans"/>
              </w:rPr>
            </w:pPr>
            <w:r>
              <w:rPr>
                <w:rFonts w:hint="eastAsia"/>
                <w:lang w:eastAsia="zh-Hans"/>
              </w:rPr>
              <w:t>4</w:t>
            </w:r>
          </w:p>
        </w:tc>
        <w:tc>
          <w:tcPr>
            <w:tcW w:w="584" w:type="pct"/>
            <w:tcBorders>
              <w:top w:val="single" w:color="auto" w:sz="4" w:space="0"/>
              <w:left w:val="single" w:color="auto" w:sz="4" w:space="0"/>
              <w:bottom w:val="single" w:color="auto" w:sz="4" w:space="0"/>
              <w:right w:val="single" w:color="auto" w:sz="4" w:space="0"/>
            </w:tcBorders>
            <w:vAlign w:val="center"/>
          </w:tcPr>
          <w:p w14:paraId="2E449102">
            <w:pPr>
              <w:pStyle w:val="58"/>
              <w:rPr>
                <w:lang w:eastAsia="zh-Hans"/>
              </w:rPr>
            </w:pPr>
            <w:r>
              <w:rPr>
                <w:lang w:eastAsia="zh-Hans"/>
              </w:rPr>
              <w:t>可视化发布通知</w:t>
            </w:r>
          </w:p>
        </w:tc>
        <w:tc>
          <w:tcPr>
            <w:tcW w:w="680" w:type="pct"/>
            <w:tcBorders>
              <w:top w:val="single" w:color="auto" w:sz="4" w:space="0"/>
              <w:left w:val="single" w:color="auto" w:sz="4" w:space="0"/>
              <w:bottom w:val="single" w:color="auto" w:sz="4" w:space="0"/>
              <w:right w:val="single" w:color="auto" w:sz="4" w:space="0"/>
            </w:tcBorders>
            <w:vAlign w:val="center"/>
          </w:tcPr>
          <w:p w14:paraId="177BD631">
            <w:pPr>
              <w:pStyle w:val="58"/>
              <w:rPr>
                <w:lang w:eastAsia="zh-Hans"/>
              </w:rPr>
            </w:pPr>
            <w:r>
              <w:rPr>
                <w:lang w:eastAsia="zh-Hans"/>
              </w:rPr>
              <w:t>卫星遥感软件</w:t>
            </w:r>
          </w:p>
        </w:tc>
        <w:tc>
          <w:tcPr>
            <w:tcW w:w="960" w:type="pct"/>
            <w:tcBorders>
              <w:top w:val="single" w:color="auto" w:sz="4" w:space="0"/>
              <w:left w:val="single" w:color="auto" w:sz="4" w:space="0"/>
              <w:bottom w:val="single" w:color="auto" w:sz="4" w:space="0"/>
              <w:right w:val="single" w:color="auto" w:sz="4" w:space="0"/>
            </w:tcBorders>
            <w:vAlign w:val="center"/>
          </w:tcPr>
          <w:p w14:paraId="04D4CED3">
            <w:pPr>
              <w:pStyle w:val="58"/>
              <w:rPr>
                <w:lang w:eastAsia="zh-Hans"/>
              </w:rPr>
            </w:pPr>
            <w:r>
              <w:rPr>
                <w:lang w:eastAsia="zh-Hans"/>
              </w:rPr>
              <w:t>visualization(可视化)</w:t>
            </w:r>
          </w:p>
        </w:tc>
        <w:tc>
          <w:tcPr>
            <w:tcW w:w="1902" w:type="pct"/>
            <w:tcBorders>
              <w:top w:val="single" w:color="auto" w:sz="4" w:space="0"/>
              <w:left w:val="single" w:color="auto" w:sz="4" w:space="0"/>
              <w:bottom w:val="single" w:color="auto" w:sz="4" w:space="0"/>
              <w:right w:val="single" w:color="auto" w:sz="4" w:space="0"/>
            </w:tcBorders>
            <w:vAlign w:val="center"/>
          </w:tcPr>
          <w:p w14:paraId="730F30E4">
            <w:pPr>
              <w:pStyle w:val="58"/>
              <w:rPr>
                <w:lang w:eastAsia="zh-Hans"/>
              </w:rPr>
            </w:pPr>
            <w:r>
              <w:rPr>
                <w:lang w:eastAsia="zh-Hans"/>
              </w:rPr>
              <w:t>visualization.thematic_map.published.v1</w:t>
            </w:r>
          </w:p>
        </w:tc>
        <w:tc>
          <w:tcPr>
            <w:tcW w:w="526" w:type="pct"/>
            <w:tcBorders>
              <w:top w:val="single" w:color="auto" w:sz="4" w:space="0"/>
              <w:left w:val="single" w:color="auto" w:sz="4" w:space="0"/>
              <w:bottom w:val="single" w:color="auto" w:sz="4" w:space="0"/>
              <w:right w:val="single" w:color="auto" w:sz="4" w:space="0"/>
            </w:tcBorders>
            <w:vAlign w:val="center"/>
          </w:tcPr>
          <w:p w14:paraId="28D39C88">
            <w:pPr>
              <w:pStyle w:val="58"/>
              <w:rPr>
                <w:lang w:eastAsia="zh-Hans"/>
              </w:rPr>
            </w:pPr>
            <w:r>
              <w:rPr>
                <w:lang w:eastAsia="zh-Hans"/>
              </w:rPr>
              <w:t>JSON</w:t>
            </w:r>
          </w:p>
        </w:tc>
      </w:tr>
      <w:tr w14:paraId="44F406DC">
        <w:tblPrEx>
          <w:tblCellMar>
            <w:top w:w="0" w:type="dxa"/>
            <w:left w:w="108" w:type="dxa"/>
            <w:bottom w:w="0" w:type="dxa"/>
            <w:right w:w="108" w:type="dxa"/>
          </w:tblCellMar>
        </w:tblPrEx>
        <w:trPr>
          <w:jc w:val="center"/>
        </w:trPr>
        <w:tc>
          <w:tcPr>
            <w:tcW w:w="349" w:type="pct"/>
            <w:tcBorders>
              <w:top w:val="single" w:color="auto" w:sz="4" w:space="0"/>
              <w:left w:val="single" w:color="auto" w:sz="4" w:space="0"/>
              <w:bottom w:val="single" w:color="auto" w:sz="4" w:space="0"/>
              <w:right w:val="single" w:color="auto" w:sz="4" w:space="0"/>
            </w:tcBorders>
            <w:vAlign w:val="center"/>
          </w:tcPr>
          <w:p w14:paraId="0DE953D8">
            <w:pPr>
              <w:pStyle w:val="58"/>
              <w:rPr>
                <w:lang w:eastAsia="zh-Hans"/>
              </w:rPr>
            </w:pPr>
            <w:r>
              <w:rPr>
                <w:rFonts w:hint="eastAsia"/>
                <w:lang w:eastAsia="zh-Hans"/>
              </w:rPr>
              <w:t>5</w:t>
            </w:r>
          </w:p>
        </w:tc>
        <w:tc>
          <w:tcPr>
            <w:tcW w:w="584" w:type="pct"/>
            <w:tcBorders>
              <w:top w:val="single" w:color="auto" w:sz="4" w:space="0"/>
              <w:left w:val="single" w:color="auto" w:sz="4" w:space="0"/>
              <w:bottom w:val="single" w:color="auto" w:sz="4" w:space="0"/>
              <w:right w:val="single" w:color="auto" w:sz="4" w:space="0"/>
            </w:tcBorders>
            <w:vAlign w:val="center"/>
          </w:tcPr>
          <w:p w14:paraId="4B4230B4">
            <w:pPr>
              <w:pStyle w:val="58"/>
            </w:pPr>
          </w:p>
          <w:p w14:paraId="45533BD0">
            <w:pPr>
              <w:pStyle w:val="58"/>
              <w:rPr>
                <w:kern w:val="0"/>
              </w:rPr>
            </w:pPr>
            <w:r>
              <w:t>系统运行状态与告警</w:t>
            </w:r>
          </w:p>
          <w:p w14:paraId="252A6CE9">
            <w:pPr>
              <w:pStyle w:val="58"/>
              <w:rPr>
                <w:lang w:eastAsia="zh-Hans"/>
              </w:rPr>
            </w:pPr>
          </w:p>
        </w:tc>
        <w:tc>
          <w:tcPr>
            <w:tcW w:w="680" w:type="pct"/>
            <w:tcBorders>
              <w:top w:val="single" w:color="auto" w:sz="4" w:space="0"/>
              <w:left w:val="single" w:color="auto" w:sz="4" w:space="0"/>
              <w:bottom w:val="single" w:color="auto" w:sz="4" w:space="0"/>
              <w:right w:val="single" w:color="auto" w:sz="4" w:space="0"/>
            </w:tcBorders>
            <w:vAlign w:val="center"/>
          </w:tcPr>
          <w:p w14:paraId="67A0F205">
            <w:pPr>
              <w:pStyle w:val="58"/>
              <w:rPr>
                <w:lang w:eastAsia="zh-Hans"/>
              </w:rPr>
            </w:pPr>
            <w:r>
              <w:rPr>
                <w:lang w:eastAsia="zh-Hans"/>
              </w:rPr>
              <w:t>卫星遥感软件</w:t>
            </w:r>
          </w:p>
        </w:tc>
        <w:tc>
          <w:tcPr>
            <w:tcW w:w="960" w:type="pct"/>
            <w:tcBorders>
              <w:top w:val="single" w:color="auto" w:sz="4" w:space="0"/>
              <w:left w:val="single" w:color="auto" w:sz="4" w:space="0"/>
              <w:bottom w:val="single" w:color="auto" w:sz="4" w:space="0"/>
              <w:right w:val="single" w:color="auto" w:sz="4" w:space="0"/>
            </w:tcBorders>
            <w:vAlign w:val="center"/>
          </w:tcPr>
          <w:p w14:paraId="24719FAE">
            <w:pPr>
              <w:pStyle w:val="58"/>
              <w:rPr>
                <w:lang w:eastAsia="zh-Hans"/>
              </w:rPr>
            </w:pPr>
            <w:r>
              <w:rPr>
                <w:lang w:eastAsia="zh-Hans"/>
              </w:rPr>
              <w:t>system_alert(系统告警)</w:t>
            </w:r>
          </w:p>
        </w:tc>
        <w:tc>
          <w:tcPr>
            <w:tcW w:w="1902" w:type="pct"/>
            <w:tcBorders>
              <w:top w:val="single" w:color="auto" w:sz="4" w:space="0"/>
              <w:left w:val="single" w:color="auto" w:sz="4" w:space="0"/>
              <w:bottom w:val="single" w:color="auto" w:sz="4" w:space="0"/>
              <w:right w:val="single" w:color="auto" w:sz="4" w:space="0"/>
            </w:tcBorders>
            <w:vAlign w:val="center"/>
          </w:tcPr>
          <w:p w14:paraId="3607A556">
            <w:pPr>
              <w:pStyle w:val="58"/>
              <w:rPr>
                <w:lang w:eastAsia="zh-Hans"/>
              </w:rPr>
            </w:pPr>
            <w:r>
              <w:rPr>
                <w:lang w:eastAsia="zh-Hans"/>
              </w:rPr>
              <w:t>system_alert.hardware_failure.v1</w:t>
            </w:r>
          </w:p>
          <w:p w14:paraId="5E5EA6E3">
            <w:pPr>
              <w:pStyle w:val="58"/>
              <w:rPr>
                <w:lang w:eastAsia="zh-Hans"/>
              </w:rPr>
            </w:pPr>
            <w:r>
              <w:rPr>
                <w:lang w:eastAsia="zh-Hans"/>
              </w:rPr>
              <w:t>system_alert.processing_error.v1</w:t>
            </w:r>
          </w:p>
        </w:tc>
        <w:tc>
          <w:tcPr>
            <w:tcW w:w="526" w:type="pct"/>
            <w:tcBorders>
              <w:top w:val="single" w:color="auto" w:sz="4" w:space="0"/>
              <w:left w:val="single" w:color="auto" w:sz="4" w:space="0"/>
              <w:bottom w:val="single" w:color="auto" w:sz="4" w:space="0"/>
              <w:right w:val="single" w:color="auto" w:sz="4" w:space="0"/>
            </w:tcBorders>
            <w:vAlign w:val="center"/>
          </w:tcPr>
          <w:p w14:paraId="703539B7">
            <w:pPr>
              <w:pStyle w:val="58"/>
              <w:rPr>
                <w:lang w:eastAsia="zh-Hans"/>
              </w:rPr>
            </w:pPr>
            <w:r>
              <w:rPr>
                <w:lang w:eastAsia="zh-Hans"/>
              </w:rPr>
              <w:t>JSON</w:t>
            </w:r>
          </w:p>
        </w:tc>
      </w:tr>
    </w:tbl>
    <w:p w14:paraId="60B7F69E">
      <w:pPr>
        <w:ind w:firstLine="480"/>
      </w:pPr>
      <w:r>
        <w:t>使用消息队列存储的数据对象共有</w:t>
      </w:r>
      <w:r>
        <w:rPr>
          <w:rFonts w:hint="eastAsia"/>
        </w:rPr>
        <w:t>4</w:t>
      </w:r>
      <w:r>
        <w:t>类，数据类型清单详见下表。</w:t>
      </w:r>
    </w:p>
    <w:p w14:paraId="0C7CFD4B">
      <w:pPr>
        <w:pStyle w:val="106"/>
        <w:rPr>
          <w:rFonts w:hint="eastAsia"/>
        </w:rPr>
      </w:pPr>
      <w:bookmarkStart w:id="103" w:name="_Toc24054992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9</w:t>
      </w:r>
      <w:r>
        <w:rPr>
          <w:rFonts w:hint="eastAsia"/>
        </w:rPr>
        <w:fldChar w:fldCharType="end"/>
      </w:r>
      <w:r>
        <w:rPr>
          <w:rFonts w:hint="eastAsia"/>
        </w:rPr>
        <w:t>消息队列存储数据对象表</w:t>
      </w:r>
      <w:bookmarkEnd w:id="103"/>
    </w:p>
    <w:tbl>
      <w:tblPr>
        <w:tblStyle w:val="39"/>
        <w:tblW w:w="4964" w:type="pct"/>
        <w:tblInd w:w="0" w:type="dxa"/>
        <w:tblLayout w:type="fixed"/>
        <w:tblCellMar>
          <w:top w:w="0" w:type="dxa"/>
          <w:left w:w="108" w:type="dxa"/>
          <w:bottom w:w="0" w:type="dxa"/>
          <w:right w:w="108" w:type="dxa"/>
        </w:tblCellMar>
      </w:tblPr>
      <w:tblGrid>
        <w:gridCol w:w="804"/>
        <w:gridCol w:w="1891"/>
        <w:gridCol w:w="5972"/>
      </w:tblGrid>
      <w:tr w14:paraId="60550DF2">
        <w:trPr>
          <w:trHeight w:val="23" w:hRule="atLeast"/>
          <w:tblHeader/>
        </w:trPr>
        <w:tc>
          <w:tcPr>
            <w:tcW w:w="464"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20DDD52">
            <w:pPr>
              <w:pStyle w:val="57"/>
            </w:pPr>
            <w:r>
              <w:t>序号</w:t>
            </w:r>
          </w:p>
        </w:tc>
        <w:tc>
          <w:tcPr>
            <w:tcW w:w="1091" w:type="pct"/>
            <w:tcBorders>
              <w:top w:val="single" w:color="auto" w:sz="4" w:space="0"/>
              <w:left w:val="nil"/>
              <w:bottom w:val="single" w:color="auto" w:sz="4" w:space="0"/>
              <w:right w:val="single" w:color="auto" w:sz="4" w:space="0"/>
            </w:tcBorders>
            <w:shd w:val="clear" w:color="auto" w:fill="D7D7D7" w:themeFill="background1" w:themeFillShade="D8"/>
            <w:vAlign w:val="center"/>
          </w:tcPr>
          <w:p w14:paraId="58F059AC">
            <w:pPr>
              <w:pStyle w:val="57"/>
            </w:pPr>
            <w:r>
              <w:t>数据对象类型</w:t>
            </w:r>
          </w:p>
        </w:tc>
        <w:tc>
          <w:tcPr>
            <w:tcW w:w="3445" w:type="pct"/>
            <w:tcBorders>
              <w:top w:val="single" w:color="auto" w:sz="4" w:space="0"/>
              <w:left w:val="nil"/>
              <w:bottom w:val="single" w:color="auto" w:sz="4" w:space="0"/>
              <w:right w:val="single" w:color="auto" w:sz="4" w:space="0"/>
            </w:tcBorders>
            <w:shd w:val="clear" w:color="auto" w:fill="D7D7D7" w:themeFill="background1" w:themeFillShade="D8"/>
            <w:vAlign w:val="center"/>
          </w:tcPr>
          <w:p w14:paraId="17ACEEE2">
            <w:pPr>
              <w:pStyle w:val="57"/>
            </w:pPr>
            <w:r>
              <w:t>存储特点</w:t>
            </w:r>
          </w:p>
        </w:tc>
      </w:tr>
      <w:tr w14:paraId="4BB38CE4">
        <w:tblPrEx>
          <w:tblCellMar>
            <w:top w:w="0" w:type="dxa"/>
            <w:left w:w="108" w:type="dxa"/>
            <w:bottom w:w="0" w:type="dxa"/>
            <w:right w:w="108" w:type="dxa"/>
          </w:tblCellMar>
        </w:tblPrEx>
        <w:trPr>
          <w:trHeight w:val="23" w:hRule="atLeast"/>
        </w:trPr>
        <w:tc>
          <w:tcPr>
            <w:tcW w:w="464" w:type="pct"/>
            <w:tcBorders>
              <w:top w:val="nil"/>
              <w:left w:val="single" w:color="auto" w:sz="4" w:space="0"/>
              <w:bottom w:val="single" w:color="auto" w:sz="4" w:space="0"/>
              <w:right w:val="single" w:color="auto" w:sz="4" w:space="0"/>
            </w:tcBorders>
            <w:noWrap/>
            <w:vAlign w:val="center"/>
          </w:tcPr>
          <w:p w14:paraId="3A04DF72">
            <w:pPr>
              <w:pStyle w:val="58"/>
            </w:pPr>
            <w:r>
              <w:rPr>
                <w:rFonts w:hint="eastAsia"/>
              </w:rPr>
              <w:t>1</w:t>
            </w:r>
          </w:p>
        </w:tc>
        <w:tc>
          <w:tcPr>
            <w:tcW w:w="1091" w:type="pct"/>
            <w:tcBorders>
              <w:top w:val="nil"/>
              <w:left w:val="nil"/>
              <w:bottom w:val="single" w:color="auto" w:sz="4" w:space="0"/>
              <w:right w:val="single" w:color="auto" w:sz="4" w:space="0"/>
            </w:tcBorders>
            <w:noWrap/>
            <w:vAlign w:val="center"/>
          </w:tcPr>
          <w:p w14:paraId="67FCECC8">
            <w:pPr>
              <w:pStyle w:val="58"/>
            </w:pPr>
            <w:r>
              <w:t>数据接入与分发通知</w:t>
            </w:r>
          </w:p>
        </w:tc>
        <w:tc>
          <w:tcPr>
            <w:tcW w:w="3445" w:type="pct"/>
            <w:tcBorders>
              <w:top w:val="nil"/>
              <w:left w:val="nil"/>
              <w:bottom w:val="single" w:color="auto" w:sz="4" w:space="0"/>
              <w:right w:val="single" w:color="auto" w:sz="4" w:space="0"/>
            </w:tcBorders>
            <w:noWrap/>
            <w:vAlign w:val="center"/>
          </w:tcPr>
          <w:p w14:paraId="6D14A2B9">
            <w:pPr>
              <w:pStyle w:val="58"/>
            </w:pPr>
            <w:r>
              <w:t>高频写入，消息包含文件元数据信息，用于触发后续处理流程。</w:t>
            </w:r>
          </w:p>
        </w:tc>
      </w:tr>
      <w:tr w14:paraId="6735B551">
        <w:tblPrEx>
          <w:tblCellMar>
            <w:top w:w="0" w:type="dxa"/>
            <w:left w:w="108" w:type="dxa"/>
            <w:bottom w:w="0" w:type="dxa"/>
            <w:right w:w="108" w:type="dxa"/>
          </w:tblCellMar>
        </w:tblPrEx>
        <w:trPr>
          <w:trHeight w:val="23" w:hRule="atLeast"/>
        </w:trPr>
        <w:tc>
          <w:tcPr>
            <w:tcW w:w="464" w:type="pct"/>
            <w:tcBorders>
              <w:top w:val="nil"/>
              <w:left w:val="single" w:color="auto" w:sz="4" w:space="0"/>
              <w:bottom w:val="single" w:color="auto" w:sz="4" w:space="0"/>
              <w:right w:val="single" w:color="auto" w:sz="4" w:space="0"/>
            </w:tcBorders>
            <w:noWrap/>
            <w:vAlign w:val="center"/>
          </w:tcPr>
          <w:p w14:paraId="4230E011">
            <w:pPr>
              <w:pStyle w:val="58"/>
            </w:pPr>
            <w:r>
              <w:rPr>
                <w:rFonts w:hint="eastAsia"/>
              </w:rPr>
              <w:t>2</w:t>
            </w:r>
          </w:p>
        </w:tc>
        <w:tc>
          <w:tcPr>
            <w:tcW w:w="1091" w:type="pct"/>
            <w:tcBorders>
              <w:top w:val="nil"/>
              <w:left w:val="nil"/>
              <w:bottom w:val="single" w:color="auto" w:sz="4" w:space="0"/>
              <w:right w:val="single" w:color="auto" w:sz="4" w:space="0"/>
            </w:tcBorders>
            <w:noWrap/>
            <w:vAlign w:val="center"/>
          </w:tcPr>
          <w:p w14:paraId="6810D2D3">
            <w:pPr>
              <w:pStyle w:val="58"/>
            </w:pPr>
            <w:r>
              <w:t>业务任务触发与协调</w:t>
            </w:r>
          </w:p>
        </w:tc>
        <w:tc>
          <w:tcPr>
            <w:tcW w:w="3445" w:type="pct"/>
            <w:tcBorders>
              <w:top w:val="nil"/>
              <w:left w:val="nil"/>
              <w:bottom w:val="single" w:color="auto" w:sz="4" w:space="0"/>
              <w:right w:val="single" w:color="auto" w:sz="4" w:space="0"/>
            </w:tcBorders>
            <w:noWrap/>
            <w:vAlign w:val="center"/>
          </w:tcPr>
          <w:p w14:paraId="6874E302">
            <w:pPr>
              <w:pStyle w:val="58"/>
            </w:pPr>
            <w:r>
              <w:t>事务性要求不高，但需要可靠传递，消息包含任务配置参数和输入数据ID。</w:t>
            </w:r>
          </w:p>
        </w:tc>
      </w:tr>
      <w:tr w14:paraId="211C2C5F">
        <w:tblPrEx>
          <w:tblCellMar>
            <w:top w:w="0" w:type="dxa"/>
            <w:left w:w="108" w:type="dxa"/>
            <w:bottom w:w="0" w:type="dxa"/>
            <w:right w:w="108" w:type="dxa"/>
          </w:tblCellMar>
        </w:tblPrEx>
        <w:trPr>
          <w:trHeight w:val="23" w:hRule="atLeast"/>
        </w:trPr>
        <w:tc>
          <w:tcPr>
            <w:tcW w:w="464" w:type="pct"/>
            <w:tcBorders>
              <w:top w:val="nil"/>
              <w:left w:val="single" w:color="auto" w:sz="4" w:space="0"/>
              <w:bottom w:val="single" w:color="auto" w:sz="4" w:space="0"/>
              <w:right w:val="single" w:color="auto" w:sz="4" w:space="0"/>
            </w:tcBorders>
            <w:noWrap/>
            <w:vAlign w:val="center"/>
          </w:tcPr>
          <w:p w14:paraId="1279CC5B">
            <w:pPr>
              <w:pStyle w:val="58"/>
            </w:pPr>
            <w:r>
              <w:rPr>
                <w:rFonts w:hint="eastAsia"/>
              </w:rPr>
              <w:t>3</w:t>
            </w:r>
          </w:p>
        </w:tc>
        <w:tc>
          <w:tcPr>
            <w:tcW w:w="1091" w:type="pct"/>
            <w:tcBorders>
              <w:top w:val="nil"/>
              <w:left w:val="nil"/>
              <w:bottom w:val="single" w:color="auto" w:sz="4" w:space="0"/>
              <w:right w:val="single" w:color="auto" w:sz="4" w:space="0"/>
            </w:tcBorders>
            <w:vAlign w:val="center"/>
          </w:tcPr>
          <w:p w14:paraId="65A1700F">
            <w:pPr>
              <w:pStyle w:val="58"/>
            </w:pPr>
            <w:r>
              <w:t>内部处理结果通知</w:t>
            </w:r>
          </w:p>
        </w:tc>
        <w:tc>
          <w:tcPr>
            <w:tcW w:w="3445" w:type="pct"/>
            <w:tcBorders>
              <w:top w:val="nil"/>
              <w:left w:val="nil"/>
              <w:bottom w:val="single" w:color="auto" w:sz="4" w:space="0"/>
              <w:right w:val="single" w:color="auto" w:sz="4" w:space="0"/>
            </w:tcBorders>
            <w:noWrap/>
            <w:vAlign w:val="center"/>
          </w:tcPr>
          <w:p w14:paraId="7D54E7B5">
            <w:pPr>
              <w:pStyle w:val="58"/>
            </w:pPr>
          </w:p>
          <w:p w14:paraId="3D49F90D">
            <w:pPr>
              <w:pStyle w:val="58"/>
              <w:rPr>
                <w:kern w:val="0"/>
              </w:rPr>
            </w:pPr>
            <w:r>
              <w:t>用于部件间解耦，一个部件的结果作为另一个部件的输入触发。</w:t>
            </w:r>
          </w:p>
          <w:p w14:paraId="59E42995">
            <w:pPr>
              <w:pStyle w:val="58"/>
            </w:pPr>
          </w:p>
        </w:tc>
      </w:tr>
      <w:tr w14:paraId="55DEC541">
        <w:tblPrEx>
          <w:tblCellMar>
            <w:top w:w="0" w:type="dxa"/>
            <w:left w:w="108" w:type="dxa"/>
            <w:bottom w:w="0" w:type="dxa"/>
            <w:right w:w="108" w:type="dxa"/>
          </w:tblCellMar>
        </w:tblPrEx>
        <w:trPr>
          <w:trHeight w:val="23" w:hRule="atLeast"/>
        </w:trPr>
        <w:tc>
          <w:tcPr>
            <w:tcW w:w="464" w:type="pct"/>
            <w:tcBorders>
              <w:top w:val="nil"/>
              <w:left w:val="single" w:color="auto" w:sz="4" w:space="0"/>
              <w:bottom w:val="single" w:color="auto" w:sz="4" w:space="0"/>
              <w:right w:val="single" w:color="auto" w:sz="4" w:space="0"/>
            </w:tcBorders>
            <w:noWrap/>
            <w:vAlign w:val="center"/>
          </w:tcPr>
          <w:p w14:paraId="50DEF9EC">
            <w:pPr>
              <w:pStyle w:val="58"/>
            </w:pPr>
            <w:r>
              <w:rPr>
                <w:rFonts w:hint="eastAsia"/>
              </w:rPr>
              <w:t>4</w:t>
            </w:r>
          </w:p>
        </w:tc>
        <w:tc>
          <w:tcPr>
            <w:tcW w:w="1091" w:type="pct"/>
            <w:tcBorders>
              <w:top w:val="nil"/>
              <w:left w:val="nil"/>
              <w:bottom w:val="single" w:color="auto" w:sz="4" w:space="0"/>
              <w:right w:val="single" w:color="auto" w:sz="4" w:space="0"/>
            </w:tcBorders>
            <w:vAlign w:val="center"/>
          </w:tcPr>
          <w:p w14:paraId="1526C288">
            <w:pPr>
              <w:pStyle w:val="58"/>
            </w:pPr>
            <w:r>
              <w:t>系统运行状态与告警</w:t>
            </w:r>
          </w:p>
        </w:tc>
        <w:tc>
          <w:tcPr>
            <w:tcW w:w="3445" w:type="pct"/>
            <w:tcBorders>
              <w:top w:val="nil"/>
              <w:left w:val="nil"/>
              <w:bottom w:val="single" w:color="auto" w:sz="4" w:space="0"/>
              <w:right w:val="single" w:color="auto" w:sz="4" w:space="0"/>
            </w:tcBorders>
            <w:noWrap/>
            <w:vAlign w:val="center"/>
          </w:tcPr>
          <w:p w14:paraId="0B018F2F">
            <w:pPr>
              <w:pStyle w:val="58"/>
            </w:pPr>
            <w:r>
              <w:t>实时性强，需要快速被运维监控模块消费。</w:t>
            </w:r>
          </w:p>
        </w:tc>
      </w:tr>
    </w:tbl>
    <w:p w14:paraId="5E423DE1">
      <w:pPr>
        <w:spacing w:before="120" w:beforeLines="50" w:after="120" w:afterLines="50" w:line="240" w:lineRule="auto"/>
        <w:ind w:firstLine="0" w:firstLineChars="0"/>
        <w:jc w:val="center"/>
        <w:rPr>
          <w:b/>
          <w:sz w:val="21"/>
          <w:szCs w:val="21"/>
        </w:rPr>
      </w:pPr>
    </w:p>
    <w:p w14:paraId="2E4CD6D4">
      <w:pPr>
        <w:pStyle w:val="7"/>
      </w:pPr>
      <w:r>
        <w:t>非关系型数据存储设计</w:t>
      </w:r>
    </w:p>
    <w:p w14:paraId="54DA40AE">
      <w:pPr>
        <w:ind w:firstLine="480"/>
      </w:pPr>
      <w:r>
        <w:t>非关系型数据存储主要用于存储高并发写入、结构相对灵活、数据规模大的业务数据，重点支撑地震观测波形数据、遥感分析中间结果及质量评估指标等场景。本软件采用HBase作为核心非关系型数据库，通过合理设计RowKey、列族与字段，实现数据的高效存取与可扩展管理。</w:t>
      </w:r>
    </w:p>
    <w:p w14:paraId="53F03FDB">
      <w:pPr>
        <w:pStyle w:val="113"/>
        <w:numPr>
          <w:ilvl w:val="0"/>
          <w:numId w:val="13"/>
        </w:numPr>
      </w:pPr>
      <w:r>
        <w:t>设计规则如下：</w:t>
      </w:r>
    </w:p>
    <w:p w14:paraId="42CE9CEF">
      <w:pPr>
        <w:ind w:firstLine="480"/>
      </w:pPr>
      <w:r>
        <w:t>RowKey设计规则</w:t>
      </w:r>
    </w:p>
    <w:p w14:paraId="0B6757A4">
      <w:pPr>
        <w:ind w:firstLine="480"/>
      </w:pPr>
      <w:r>
        <w:t>统一采用&lt;ObjectId&gt;_&lt;Time&gt;形式；</w:t>
      </w:r>
    </w:p>
    <w:p w14:paraId="1699E7C0">
      <w:pPr>
        <w:ind w:firstLine="480"/>
      </w:pPr>
      <w:r>
        <w:t>ObjectId表示观测对象或业务对象唯一标识（如台站、产品、任务）；</w:t>
      </w:r>
    </w:p>
    <w:p w14:paraId="295C7AEE">
      <w:pPr>
        <w:ind w:firstLine="480"/>
      </w:pPr>
      <w:r>
        <w:t>Time采用时间戳或标准时间字符串，支持按时间顺序扫描；</w:t>
      </w:r>
    </w:p>
    <w:p w14:paraId="5BE4CF8E">
      <w:pPr>
        <w:ind w:firstLine="480"/>
      </w:pPr>
      <w:r>
        <w:t>避免热点RowKey，提升并发写入能力。</w:t>
      </w:r>
    </w:p>
    <w:p w14:paraId="73FB6548">
      <w:pPr>
        <w:pStyle w:val="113"/>
      </w:pPr>
      <w:r>
        <w:t>列族设计规则</w:t>
      </w:r>
    </w:p>
    <w:p w14:paraId="0E696E2D">
      <w:pPr>
        <w:ind w:firstLine="480"/>
      </w:pPr>
      <w:r>
        <w:t>列族数量保持最少，固定为info与data两个列族；</w:t>
      </w:r>
    </w:p>
    <w:p w14:paraId="7DB460ED">
      <w:pPr>
        <w:ind w:firstLine="480"/>
      </w:pPr>
      <w:r>
        <w:t>info列族存储描述性与质量指标信息；</w:t>
      </w:r>
    </w:p>
    <w:p w14:paraId="0BF7673A">
      <w:pPr>
        <w:ind w:firstLine="480"/>
      </w:pPr>
      <w:r>
        <w:t>data列族存储实际业务数据内容。</w:t>
      </w:r>
    </w:p>
    <w:p w14:paraId="2D3FCAC1">
      <w:pPr>
        <w:pStyle w:val="113"/>
      </w:pPr>
      <w:r>
        <w:t>字段命名规则</w:t>
      </w:r>
    </w:p>
    <w:p w14:paraId="035207D0">
      <w:pPr>
        <w:ind w:firstLine="480"/>
      </w:pPr>
      <w:r>
        <w:t>字段名称采用简洁英文缩写；</w:t>
      </w:r>
    </w:p>
    <w:p w14:paraId="7D0264CA">
      <w:pPr>
        <w:ind w:firstLine="480"/>
      </w:pPr>
      <w:r>
        <w:t>含义明确，避免歧义；</w:t>
      </w:r>
    </w:p>
    <w:p w14:paraId="5FE19C5C">
      <w:pPr>
        <w:ind w:firstLine="480"/>
      </w:pPr>
      <w:r>
        <w:t>业务相关字段统一小写。</w:t>
      </w:r>
    </w:p>
    <w:p w14:paraId="6D385374">
      <w:pPr>
        <w:pStyle w:val="106"/>
        <w:rPr>
          <w:rFonts w:hint="eastAsia"/>
        </w:rPr>
      </w:pPr>
      <w:bookmarkStart w:id="104" w:name="_Toc24054992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10</w:t>
      </w:r>
      <w:r>
        <w:rPr>
          <w:rFonts w:hint="eastAsia"/>
        </w:rPr>
        <w:fldChar w:fldCharType="end"/>
      </w:r>
      <w:r>
        <w:rPr>
          <w:rFonts w:hint="eastAsia"/>
        </w:rPr>
        <w:t>Hbase存储设计</w:t>
      </w:r>
      <w:bookmarkEnd w:id="104"/>
    </w:p>
    <w:tbl>
      <w:tblPr>
        <w:tblStyle w:val="39"/>
        <w:tblW w:w="5000" w:type="pct"/>
        <w:tblInd w:w="0" w:type="dxa"/>
        <w:tblLayout w:type="autofit"/>
        <w:tblCellMar>
          <w:top w:w="0" w:type="dxa"/>
          <w:left w:w="108" w:type="dxa"/>
          <w:bottom w:w="0" w:type="dxa"/>
          <w:right w:w="108" w:type="dxa"/>
        </w:tblCellMar>
      </w:tblPr>
      <w:tblGrid>
        <w:gridCol w:w="2591"/>
        <w:gridCol w:w="1502"/>
        <w:gridCol w:w="1231"/>
        <w:gridCol w:w="1145"/>
        <w:gridCol w:w="2261"/>
      </w:tblGrid>
      <w:tr w14:paraId="14CCE9D8">
        <w:tblPrEx>
          <w:tblCellMar>
            <w:top w:w="0" w:type="dxa"/>
            <w:left w:w="108" w:type="dxa"/>
            <w:bottom w:w="0" w:type="dxa"/>
            <w:right w:w="108" w:type="dxa"/>
          </w:tblCellMar>
        </w:tblPrEx>
        <w:trPr>
          <w:trHeight w:val="90" w:hRule="atLeast"/>
        </w:trPr>
        <w:tc>
          <w:tcPr>
            <w:tcW w:w="1484" w:type="pct"/>
            <w:vMerge w:val="restar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4E687C5">
            <w:pPr>
              <w:pStyle w:val="57"/>
            </w:pPr>
            <w:r>
              <w:t>RowKey</w:t>
            </w:r>
          </w:p>
        </w:tc>
        <w:tc>
          <w:tcPr>
            <w:tcW w:w="2220" w:type="pct"/>
            <w:gridSpan w:val="3"/>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AF36982">
            <w:pPr>
              <w:pStyle w:val="57"/>
            </w:pPr>
            <w:r>
              <w:t>列族=info</w:t>
            </w:r>
          </w:p>
        </w:tc>
        <w:tc>
          <w:tcPr>
            <w:tcW w:w="129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7236B02">
            <w:pPr>
              <w:pStyle w:val="57"/>
            </w:pPr>
            <w:r>
              <w:t>列族=data</w:t>
            </w:r>
          </w:p>
        </w:tc>
      </w:tr>
      <w:tr w14:paraId="4DE49209">
        <w:tblPrEx>
          <w:tblCellMar>
            <w:top w:w="0" w:type="dxa"/>
            <w:left w:w="108" w:type="dxa"/>
            <w:bottom w:w="0" w:type="dxa"/>
            <w:right w:w="108" w:type="dxa"/>
          </w:tblCellMar>
        </w:tblPrEx>
        <w:trPr>
          <w:trHeight w:val="90" w:hRule="atLeast"/>
        </w:trPr>
        <w:tc>
          <w:tcPr>
            <w:tcW w:w="1484" w:type="pct"/>
            <w:vMerge w:val="continue"/>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433CD34">
            <w:pPr>
              <w:pStyle w:val="57"/>
            </w:pPr>
          </w:p>
        </w:tc>
        <w:tc>
          <w:tcPr>
            <w:tcW w:w="86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253ED2E">
            <w:pPr>
              <w:pStyle w:val="57"/>
            </w:pPr>
            <w:r>
              <w:t>采样率</w:t>
            </w:r>
          </w:p>
          <w:p w14:paraId="08BEB46A">
            <w:pPr>
              <w:pStyle w:val="57"/>
            </w:pPr>
            <w:r>
              <w:t>sample</w:t>
            </w:r>
          </w:p>
        </w:tc>
        <w:tc>
          <w:tcPr>
            <w:tcW w:w="70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171BEA8D">
            <w:pPr>
              <w:pStyle w:val="57"/>
            </w:pPr>
            <w:r>
              <w:t>完整率</w:t>
            </w:r>
          </w:p>
          <w:p w14:paraId="2501E4DD">
            <w:pPr>
              <w:pStyle w:val="57"/>
            </w:pPr>
            <w:r>
              <w:t>comp</w:t>
            </w:r>
          </w:p>
        </w:tc>
        <w:tc>
          <w:tcPr>
            <w:tcW w:w="65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4B5AA41">
            <w:pPr>
              <w:pStyle w:val="57"/>
            </w:pPr>
            <w:r>
              <w:t>时延</w:t>
            </w:r>
          </w:p>
          <w:p w14:paraId="585173C0">
            <w:pPr>
              <w:pStyle w:val="57"/>
            </w:pPr>
            <w:r>
              <w:t>td</w:t>
            </w:r>
          </w:p>
        </w:tc>
        <w:tc>
          <w:tcPr>
            <w:tcW w:w="129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7D27B6B">
            <w:pPr>
              <w:pStyle w:val="57"/>
            </w:pPr>
            <w:r>
              <w:t>数据</w:t>
            </w:r>
          </w:p>
          <w:p w14:paraId="70D59C92">
            <w:pPr>
              <w:pStyle w:val="57"/>
            </w:pPr>
            <w:r>
              <w:t>waveform</w:t>
            </w:r>
          </w:p>
        </w:tc>
      </w:tr>
      <w:tr w14:paraId="50B3802B">
        <w:tblPrEx>
          <w:tblCellMar>
            <w:top w:w="0" w:type="dxa"/>
            <w:left w:w="108" w:type="dxa"/>
            <w:bottom w:w="0" w:type="dxa"/>
            <w:right w:w="108" w:type="dxa"/>
          </w:tblCellMar>
        </w:tblPrEx>
        <w:trPr>
          <w:trHeight w:val="23" w:hRule="atLeast"/>
        </w:trPr>
        <w:tc>
          <w:tcPr>
            <w:tcW w:w="1484" w:type="pct"/>
            <w:tcBorders>
              <w:top w:val="single" w:color="auto" w:sz="4" w:space="0"/>
              <w:left w:val="single" w:color="auto" w:sz="4" w:space="0"/>
              <w:bottom w:val="single" w:color="auto" w:sz="4" w:space="0"/>
              <w:right w:val="single" w:color="auto" w:sz="4" w:space="0"/>
            </w:tcBorders>
            <w:vAlign w:val="center"/>
          </w:tcPr>
          <w:p w14:paraId="54C34CFE">
            <w:pPr>
              <w:pStyle w:val="58"/>
            </w:pPr>
            <w:r>
              <w:rPr>
                <w:rFonts w:hint="eastAsia"/>
              </w:rPr>
              <w:t>&lt;Objectid&gt;_&lt;Time&gt;</w:t>
            </w:r>
          </w:p>
        </w:tc>
        <w:tc>
          <w:tcPr>
            <w:tcW w:w="860" w:type="pct"/>
            <w:tcBorders>
              <w:top w:val="single" w:color="auto" w:sz="4" w:space="0"/>
              <w:left w:val="single" w:color="auto" w:sz="4" w:space="0"/>
              <w:bottom w:val="single" w:color="auto" w:sz="4" w:space="0"/>
              <w:right w:val="single" w:color="auto" w:sz="4" w:space="0"/>
            </w:tcBorders>
            <w:vAlign w:val="center"/>
          </w:tcPr>
          <w:p w14:paraId="636D916D">
            <w:pPr>
              <w:pStyle w:val="58"/>
            </w:pPr>
            <w:r>
              <w:t>sample:10Hz</w:t>
            </w:r>
          </w:p>
        </w:tc>
        <w:tc>
          <w:tcPr>
            <w:tcW w:w="705" w:type="pct"/>
            <w:tcBorders>
              <w:top w:val="single" w:color="auto" w:sz="4" w:space="0"/>
              <w:left w:val="single" w:color="auto" w:sz="4" w:space="0"/>
              <w:bottom w:val="single" w:color="auto" w:sz="4" w:space="0"/>
              <w:right w:val="single" w:color="auto" w:sz="4" w:space="0"/>
            </w:tcBorders>
            <w:vAlign w:val="center"/>
          </w:tcPr>
          <w:p w14:paraId="7D70E4AD">
            <w:pPr>
              <w:pStyle w:val="58"/>
            </w:pPr>
            <w:r>
              <w:t>comp:0.98</w:t>
            </w:r>
          </w:p>
        </w:tc>
        <w:tc>
          <w:tcPr>
            <w:tcW w:w="656" w:type="pct"/>
            <w:tcBorders>
              <w:top w:val="single" w:color="auto" w:sz="4" w:space="0"/>
              <w:left w:val="single" w:color="auto" w:sz="4" w:space="0"/>
              <w:bottom w:val="single" w:color="auto" w:sz="4" w:space="0"/>
              <w:right w:val="single" w:color="auto" w:sz="4" w:space="0"/>
            </w:tcBorders>
            <w:vAlign w:val="center"/>
          </w:tcPr>
          <w:p w14:paraId="6F01B822">
            <w:pPr>
              <w:pStyle w:val="58"/>
            </w:pPr>
            <w:r>
              <w:t>td:2.1s</w:t>
            </w:r>
          </w:p>
        </w:tc>
        <w:tc>
          <w:tcPr>
            <w:tcW w:w="1296" w:type="pct"/>
            <w:tcBorders>
              <w:top w:val="single" w:color="auto" w:sz="4" w:space="0"/>
              <w:left w:val="single" w:color="auto" w:sz="4" w:space="0"/>
              <w:bottom w:val="single" w:color="auto" w:sz="4" w:space="0"/>
              <w:right w:val="single" w:color="auto" w:sz="4" w:space="0"/>
            </w:tcBorders>
            <w:vAlign w:val="center"/>
          </w:tcPr>
          <w:p w14:paraId="3001D0C9">
            <w:pPr>
              <w:pStyle w:val="58"/>
            </w:pPr>
            <w:r>
              <w:rPr>
                <w:rFonts w:hint="eastAsia"/>
              </w:rPr>
              <w:t>data:&lt;miniseed&gt;</w:t>
            </w:r>
          </w:p>
        </w:tc>
      </w:tr>
      <w:tr w14:paraId="117313D1">
        <w:tblPrEx>
          <w:tblCellMar>
            <w:top w:w="0" w:type="dxa"/>
            <w:left w:w="108" w:type="dxa"/>
            <w:bottom w:w="0" w:type="dxa"/>
            <w:right w:w="108" w:type="dxa"/>
          </w:tblCellMar>
        </w:tblPrEx>
        <w:trPr>
          <w:trHeight w:val="23" w:hRule="atLeast"/>
        </w:trPr>
        <w:tc>
          <w:tcPr>
            <w:tcW w:w="1484" w:type="pct"/>
            <w:tcBorders>
              <w:top w:val="single" w:color="auto" w:sz="4" w:space="0"/>
              <w:left w:val="single" w:color="auto" w:sz="4" w:space="0"/>
              <w:bottom w:val="single" w:color="auto" w:sz="4" w:space="0"/>
              <w:right w:val="single" w:color="auto" w:sz="4" w:space="0"/>
            </w:tcBorders>
            <w:vAlign w:val="center"/>
          </w:tcPr>
          <w:p w14:paraId="1148C099">
            <w:pPr>
              <w:pStyle w:val="58"/>
            </w:pPr>
            <w:r>
              <w:rPr>
                <w:rFonts w:hint="eastAsia"/>
              </w:rPr>
              <w:t>&lt;Objectid&gt;_&lt;Time&gt;</w:t>
            </w:r>
          </w:p>
        </w:tc>
        <w:tc>
          <w:tcPr>
            <w:tcW w:w="860" w:type="pct"/>
            <w:tcBorders>
              <w:top w:val="single" w:color="auto" w:sz="4" w:space="0"/>
              <w:left w:val="single" w:color="auto" w:sz="4" w:space="0"/>
              <w:bottom w:val="single" w:color="auto" w:sz="4" w:space="0"/>
              <w:right w:val="single" w:color="auto" w:sz="4" w:space="0"/>
            </w:tcBorders>
            <w:vAlign w:val="center"/>
          </w:tcPr>
          <w:p w14:paraId="2F11724B">
            <w:pPr>
              <w:pStyle w:val="58"/>
            </w:pPr>
            <w:r>
              <w:t>sample:10Hz</w:t>
            </w:r>
          </w:p>
        </w:tc>
        <w:tc>
          <w:tcPr>
            <w:tcW w:w="705" w:type="pct"/>
            <w:tcBorders>
              <w:top w:val="single" w:color="auto" w:sz="4" w:space="0"/>
              <w:left w:val="single" w:color="auto" w:sz="4" w:space="0"/>
              <w:bottom w:val="single" w:color="auto" w:sz="4" w:space="0"/>
              <w:right w:val="single" w:color="auto" w:sz="4" w:space="0"/>
            </w:tcBorders>
            <w:vAlign w:val="center"/>
          </w:tcPr>
          <w:p w14:paraId="4B5A7060">
            <w:pPr>
              <w:pStyle w:val="58"/>
            </w:pPr>
            <w:r>
              <w:t>comp:0.95</w:t>
            </w:r>
          </w:p>
        </w:tc>
        <w:tc>
          <w:tcPr>
            <w:tcW w:w="656" w:type="pct"/>
            <w:tcBorders>
              <w:top w:val="single" w:color="auto" w:sz="4" w:space="0"/>
              <w:left w:val="single" w:color="auto" w:sz="4" w:space="0"/>
              <w:bottom w:val="single" w:color="auto" w:sz="4" w:space="0"/>
              <w:right w:val="single" w:color="auto" w:sz="4" w:space="0"/>
            </w:tcBorders>
            <w:vAlign w:val="center"/>
          </w:tcPr>
          <w:p w14:paraId="6795F780">
            <w:pPr>
              <w:pStyle w:val="58"/>
            </w:pPr>
            <w:r>
              <w:t>td:2.</w:t>
            </w:r>
            <w:r>
              <w:rPr>
                <w:rFonts w:hint="eastAsia"/>
              </w:rPr>
              <w:t>2s</w:t>
            </w:r>
          </w:p>
        </w:tc>
        <w:tc>
          <w:tcPr>
            <w:tcW w:w="1296" w:type="pct"/>
            <w:tcBorders>
              <w:top w:val="single" w:color="auto" w:sz="4" w:space="0"/>
              <w:left w:val="single" w:color="auto" w:sz="4" w:space="0"/>
              <w:bottom w:val="single" w:color="auto" w:sz="4" w:space="0"/>
              <w:right w:val="single" w:color="auto" w:sz="4" w:space="0"/>
            </w:tcBorders>
            <w:vAlign w:val="center"/>
          </w:tcPr>
          <w:p w14:paraId="7F44E787">
            <w:pPr>
              <w:pStyle w:val="58"/>
            </w:pPr>
            <w:r>
              <w:rPr>
                <w:rFonts w:hint="eastAsia"/>
              </w:rPr>
              <w:t>data:&lt;miniseed&gt;</w:t>
            </w:r>
          </w:p>
        </w:tc>
      </w:tr>
      <w:tr w14:paraId="04559150">
        <w:tblPrEx>
          <w:tblCellMar>
            <w:top w:w="0" w:type="dxa"/>
            <w:left w:w="108" w:type="dxa"/>
            <w:bottom w:w="0" w:type="dxa"/>
            <w:right w:w="108" w:type="dxa"/>
          </w:tblCellMar>
        </w:tblPrEx>
        <w:trPr>
          <w:trHeight w:val="23" w:hRule="atLeast"/>
        </w:trPr>
        <w:tc>
          <w:tcPr>
            <w:tcW w:w="1484" w:type="pct"/>
            <w:tcBorders>
              <w:top w:val="single" w:color="auto" w:sz="4" w:space="0"/>
              <w:left w:val="single" w:color="auto" w:sz="4" w:space="0"/>
              <w:bottom w:val="single" w:color="auto" w:sz="4" w:space="0"/>
              <w:right w:val="single" w:color="auto" w:sz="4" w:space="0"/>
            </w:tcBorders>
            <w:vAlign w:val="center"/>
          </w:tcPr>
          <w:p w14:paraId="06CBF074">
            <w:pPr>
              <w:pStyle w:val="58"/>
            </w:pPr>
            <w:r>
              <w:rPr>
                <w:rFonts w:hint="eastAsia"/>
              </w:rPr>
              <w:t>&lt;Objectid&gt;_&lt;Time&gt;</w:t>
            </w:r>
          </w:p>
        </w:tc>
        <w:tc>
          <w:tcPr>
            <w:tcW w:w="860" w:type="pct"/>
            <w:tcBorders>
              <w:top w:val="single" w:color="auto" w:sz="4" w:space="0"/>
              <w:left w:val="single" w:color="auto" w:sz="4" w:space="0"/>
              <w:bottom w:val="single" w:color="auto" w:sz="4" w:space="0"/>
              <w:right w:val="single" w:color="auto" w:sz="4" w:space="0"/>
            </w:tcBorders>
            <w:vAlign w:val="center"/>
          </w:tcPr>
          <w:p w14:paraId="58D4361B">
            <w:pPr>
              <w:pStyle w:val="58"/>
            </w:pPr>
            <w:r>
              <w:rPr>
                <w:rFonts w:hint="eastAsia"/>
              </w:rPr>
              <w:t>Sample:</w:t>
            </w:r>
            <w:r>
              <w:t>20Hz</w:t>
            </w:r>
          </w:p>
        </w:tc>
        <w:tc>
          <w:tcPr>
            <w:tcW w:w="705" w:type="pct"/>
            <w:tcBorders>
              <w:top w:val="single" w:color="auto" w:sz="4" w:space="0"/>
              <w:left w:val="single" w:color="auto" w:sz="4" w:space="0"/>
              <w:bottom w:val="single" w:color="auto" w:sz="4" w:space="0"/>
              <w:right w:val="single" w:color="auto" w:sz="4" w:space="0"/>
            </w:tcBorders>
            <w:vAlign w:val="center"/>
          </w:tcPr>
          <w:p w14:paraId="602C8AD7">
            <w:pPr>
              <w:pStyle w:val="58"/>
            </w:pPr>
            <w:r>
              <w:rPr>
                <w:rFonts w:hint="eastAsia"/>
              </w:rPr>
              <w:t>Comp:</w:t>
            </w:r>
            <w:r>
              <w:t>0.92</w:t>
            </w:r>
          </w:p>
        </w:tc>
        <w:tc>
          <w:tcPr>
            <w:tcW w:w="656" w:type="pct"/>
            <w:tcBorders>
              <w:top w:val="single" w:color="auto" w:sz="4" w:space="0"/>
              <w:left w:val="single" w:color="auto" w:sz="4" w:space="0"/>
              <w:bottom w:val="single" w:color="auto" w:sz="4" w:space="0"/>
              <w:right w:val="single" w:color="auto" w:sz="4" w:space="0"/>
            </w:tcBorders>
            <w:vAlign w:val="center"/>
          </w:tcPr>
          <w:p w14:paraId="27D73C90">
            <w:pPr>
              <w:pStyle w:val="58"/>
            </w:pPr>
            <w:r>
              <w:rPr>
                <w:rFonts w:hint="eastAsia"/>
              </w:rPr>
              <w:t>Td:2.3s</w:t>
            </w:r>
          </w:p>
        </w:tc>
        <w:tc>
          <w:tcPr>
            <w:tcW w:w="1296" w:type="pct"/>
            <w:tcBorders>
              <w:top w:val="single" w:color="auto" w:sz="4" w:space="0"/>
              <w:left w:val="single" w:color="auto" w:sz="4" w:space="0"/>
              <w:bottom w:val="single" w:color="auto" w:sz="4" w:space="0"/>
              <w:right w:val="single" w:color="auto" w:sz="4" w:space="0"/>
            </w:tcBorders>
            <w:vAlign w:val="center"/>
          </w:tcPr>
          <w:p w14:paraId="073B2DB8">
            <w:pPr>
              <w:pStyle w:val="58"/>
            </w:pPr>
            <w:r>
              <w:rPr>
                <w:rFonts w:hint="eastAsia"/>
              </w:rPr>
              <w:t>data:&lt;miniseed&gt;</w:t>
            </w:r>
          </w:p>
        </w:tc>
      </w:tr>
    </w:tbl>
    <w:p w14:paraId="61B456A5">
      <w:pPr>
        <w:ind w:firstLine="480"/>
      </w:pPr>
    </w:p>
    <w:p w14:paraId="5E6CD4B3">
      <w:pPr>
        <w:pStyle w:val="7"/>
      </w:pPr>
      <w:r>
        <w:t>搜索引擎存储设计</w:t>
      </w:r>
    </w:p>
    <w:p w14:paraId="1028D24A">
      <w:pPr>
        <w:ind w:firstLine="482"/>
        <w:rPr>
          <w:b/>
          <w:bCs/>
        </w:rPr>
      </w:pPr>
      <w:r>
        <w:rPr>
          <w:rFonts w:hint="eastAsia"/>
          <w:b/>
          <w:bCs/>
        </w:rPr>
        <w:t>设计规则：</w:t>
      </w:r>
    </w:p>
    <w:p w14:paraId="09180CA5">
      <w:pPr>
        <w:ind w:firstLine="480"/>
      </w:pPr>
      <w:r>
        <w:rPr>
          <w:rFonts w:hint="eastAsia"/>
        </w:rPr>
        <w:t>本软件采用Elasticsearch作为搜索引擎，为日志数据、系统操作记录、产品目录及异常事件提供全文检索和复杂多条件查询能力。设计规则如下：</w:t>
      </w:r>
    </w:p>
    <w:p w14:paraId="7AA9CC69">
      <w:pPr>
        <w:ind w:firstLine="480"/>
      </w:pPr>
      <w:r>
        <w:rPr>
          <w:rFonts w:hint="eastAsia"/>
        </w:rPr>
        <w:t>索引维度设计：所有索引必须包含时间字段（如@timestamp），作为默认排序和首要过滤条件。根据数据类型设计特定的业务索引维度：</w:t>
      </w:r>
    </w:p>
    <w:p w14:paraId="5F13DA5E">
      <w:pPr>
        <w:ind w:firstLine="480"/>
      </w:pPr>
      <w:r>
        <w:rPr>
          <w:rFonts w:hint="eastAsia"/>
        </w:rPr>
        <w:t>日志与操作记录：索引level(日志级别)、module(功能模块)、user_id(操作用户)、operation_type(操作类型)、result_status(执行结果)。</w:t>
      </w:r>
    </w:p>
    <w:p w14:paraId="17AD3CAA">
      <w:pPr>
        <w:ind w:firstLine="480"/>
      </w:pPr>
      <w:r>
        <w:rPr>
          <w:rFonts w:hint="eastAsia"/>
        </w:rPr>
        <w:t>产品目录：索引satellite_name(卫星名称)、sensor_type(传感器类型)、product_level(数据级别)、spatial_extent(空间范围，使用GeoPoint)、product_type(产品类型)。</w:t>
      </w:r>
    </w:p>
    <w:p w14:paraId="6BFD0A8A">
      <w:pPr>
        <w:ind w:firstLine="480"/>
      </w:pPr>
      <w:r>
        <w:rPr>
          <w:rFonts w:hint="eastAsia"/>
        </w:rPr>
        <w:t>异常与事件：索引anomaly_type(异常类型)、severity_level(严重等级)、region_code(区域代码)、event_id(关联事件ID)。</w:t>
      </w:r>
    </w:p>
    <w:p w14:paraId="658A4698">
      <w:pPr>
        <w:ind w:firstLine="480"/>
      </w:pPr>
      <w:r>
        <w:rPr>
          <w:rFonts w:hint="eastAsia"/>
        </w:rPr>
        <w:t>数据存储位置：</w:t>
      </w:r>
    </w:p>
    <w:p w14:paraId="04C315CE">
      <w:pPr>
        <w:ind w:firstLine="480"/>
      </w:pPr>
      <w:r>
        <w:rPr>
          <w:rFonts w:hint="eastAsia"/>
        </w:rPr>
        <w:t>原始日志文档：系统运行日志、业务操作日志等以结构化JSON文档形式直接存储于Elasticsearch中，索引字段即为文档中的JSON键。</w:t>
      </w:r>
    </w:p>
    <w:p w14:paraId="4B28387B">
      <w:pPr>
        <w:ind w:firstLine="480"/>
      </w:pPr>
      <w:r>
        <w:rPr>
          <w:rFonts w:hint="eastAsia"/>
        </w:rPr>
        <w:t>大文件元数据：对于遥感影像文件、报告文档等大文件，其实体存储于文件/对象存储系统。在Elasticsearch中仅存储其核心元数据（如文件名、格式、大小、创建时间、存储路径file_path、空间范围等），用于检索和快速定位。</w:t>
      </w:r>
    </w:p>
    <w:p w14:paraId="610BACCF">
      <w:pPr>
        <w:ind w:firstLine="480"/>
      </w:pPr>
      <w:r>
        <w:rPr>
          <w:rFonts w:hint="eastAsia"/>
        </w:rPr>
        <w:t>分片与副本策略：根据数据量和查询负载设置合理的分片数和副本数。一般设置副本数为1以保证高可用性。</w:t>
      </w:r>
    </w:p>
    <w:p w14:paraId="17F17125">
      <w:pPr>
        <w:ind w:firstLine="482"/>
        <w:rPr>
          <w:b/>
          <w:bCs/>
        </w:rPr>
      </w:pPr>
      <w:r>
        <w:rPr>
          <w:rFonts w:hint="eastAsia"/>
          <w:b/>
          <w:bCs/>
        </w:rPr>
        <w:t>本软件搜索引擎存储的数据对象：</w:t>
      </w:r>
    </w:p>
    <w:p w14:paraId="248E5A28">
      <w:pPr>
        <w:ind w:firstLine="480"/>
      </w:pPr>
      <w:r>
        <w:rPr>
          <w:rFonts w:hint="eastAsia"/>
        </w:rPr>
        <w:t>Elasticsearch主要用于存储需要快速检索和统计分析的文本型或结构化数据。</w:t>
      </w:r>
    </w:p>
    <w:p w14:paraId="04256F7A">
      <w:pPr>
        <w:pStyle w:val="106"/>
        <w:rPr>
          <w:rFonts w:hint="eastAsia"/>
        </w:rPr>
      </w:pPr>
      <w:bookmarkStart w:id="105" w:name="_Toc24054992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11</w:t>
      </w:r>
      <w:r>
        <w:rPr>
          <w:rFonts w:hint="eastAsia"/>
        </w:rPr>
        <w:fldChar w:fldCharType="end"/>
      </w:r>
      <w:r>
        <w:rPr>
          <w:rFonts w:hint="eastAsia"/>
        </w:rPr>
        <w:t>搜索引擎存储对象表</w:t>
      </w:r>
      <w:bookmarkEnd w:id="105"/>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
        <w:gridCol w:w="1005"/>
        <w:gridCol w:w="7323"/>
      </w:tblGrid>
      <w:tr w14:paraId="35787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trPr>
        <w:tc>
          <w:tcPr>
            <w:tcW w:w="221" w:type="pct"/>
            <w:shd w:val="clear" w:color="auto" w:fill="D7D7D7" w:themeFill="background1" w:themeFillShade="D8"/>
            <w:noWrap/>
            <w:vAlign w:val="center"/>
          </w:tcPr>
          <w:p w14:paraId="2B323E9D">
            <w:pPr>
              <w:pStyle w:val="57"/>
            </w:pPr>
            <w:r>
              <w:t>序号</w:t>
            </w:r>
          </w:p>
        </w:tc>
        <w:tc>
          <w:tcPr>
            <w:tcW w:w="575" w:type="pct"/>
            <w:shd w:val="clear" w:color="auto" w:fill="D7D7D7" w:themeFill="background1" w:themeFillShade="D8"/>
            <w:vAlign w:val="center"/>
          </w:tcPr>
          <w:p w14:paraId="4198D5B7">
            <w:pPr>
              <w:pStyle w:val="57"/>
            </w:pPr>
            <w:r>
              <w:t>数据模型</w:t>
            </w:r>
          </w:p>
        </w:tc>
        <w:tc>
          <w:tcPr>
            <w:tcW w:w="4205" w:type="pct"/>
            <w:shd w:val="clear" w:color="auto" w:fill="D7D7D7" w:themeFill="background1" w:themeFillShade="D8"/>
            <w:noWrap/>
            <w:vAlign w:val="center"/>
          </w:tcPr>
          <w:p w14:paraId="1F4BAEAA">
            <w:pPr>
              <w:pStyle w:val="57"/>
            </w:pPr>
            <w:r>
              <w:t>数据对象</w:t>
            </w:r>
          </w:p>
        </w:tc>
      </w:tr>
      <w:tr w14:paraId="2827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1" w:type="pct"/>
            <w:noWrap/>
            <w:vAlign w:val="center"/>
          </w:tcPr>
          <w:p w14:paraId="69E4FF8A">
            <w:pPr>
              <w:pStyle w:val="58"/>
            </w:pPr>
            <w:r>
              <w:rPr>
                <w:rFonts w:hint="eastAsia"/>
              </w:rPr>
              <w:t>1</w:t>
            </w:r>
          </w:p>
        </w:tc>
        <w:tc>
          <w:tcPr>
            <w:tcW w:w="575" w:type="pct"/>
            <w:vAlign w:val="center"/>
          </w:tcPr>
          <w:p w14:paraId="112C4413">
            <w:pPr>
              <w:pStyle w:val="58"/>
            </w:pPr>
            <w:r>
              <w:t>系统与业务日志模型</w:t>
            </w:r>
          </w:p>
        </w:tc>
        <w:tc>
          <w:tcPr>
            <w:tcW w:w="4205" w:type="pct"/>
            <w:vAlign w:val="center"/>
          </w:tcPr>
          <w:p w14:paraId="6A3C58CD">
            <w:pPr>
              <w:pStyle w:val="58"/>
            </w:pPr>
            <w:r>
              <w:t>软件运行日志（启动、停止、错误）、各子系统业务操作日志（数据上传、任务提交、报告生成）、用户审计日志（登录、下载、修改操作）。</w:t>
            </w:r>
          </w:p>
        </w:tc>
      </w:tr>
      <w:tr w14:paraId="0B91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1" w:type="pct"/>
            <w:noWrap/>
            <w:vAlign w:val="center"/>
          </w:tcPr>
          <w:p w14:paraId="15B48E65">
            <w:pPr>
              <w:pStyle w:val="58"/>
            </w:pPr>
            <w:r>
              <w:rPr>
                <w:rFonts w:hint="eastAsia"/>
              </w:rPr>
              <w:t>2</w:t>
            </w:r>
          </w:p>
        </w:tc>
        <w:tc>
          <w:tcPr>
            <w:tcW w:w="575" w:type="pct"/>
            <w:noWrap/>
            <w:vAlign w:val="center"/>
          </w:tcPr>
          <w:p w14:paraId="4AC76799">
            <w:pPr>
              <w:pStyle w:val="58"/>
            </w:pPr>
            <w:r>
              <w:t>产品目录索引模型</w:t>
            </w:r>
          </w:p>
        </w:tc>
        <w:tc>
          <w:tcPr>
            <w:tcW w:w="4205" w:type="pct"/>
            <w:noWrap/>
            <w:vAlign w:val="center"/>
          </w:tcPr>
          <w:p w14:paraId="5EDE272E">
            <w:pPr>
              <w:pStyle w:val="58"/>
            </w:pPr>
            <w:r>
              <w:t>卫星遥感原始数据目录、遥感处理成果目录、InSAR形变数据目录、地质灾害隐患区目录、评估报告目录、专题图目录等，提供基于元数据（卫星、时间、区域、类型等）的快速检索。</w:t>
            </w:r>
          </w:p>
        </w:tc>
      </w:tr>
      <w:tr w14:paraId="239A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21" w:type="pct"/>
            <w:noWrap/>
            <w:vAlign w:val="center"/>
          </w:tcPr>
          <w:p w14:paraId="7AD5D411">
            <w:pPr>
              <w:pStyle w:val="58"/>
            </w:pPr>
            <w:r>
              <w:rPr>
                <w:rFonts w:hint="eastAsia"/>
              </w:rPr>
              <w:t>3</w:t>
            </w:r>
          </w:p>
        </w:tc>
        <w:tc>
          <w:tcPr>
            <w:tcW w:w="575" w:type="pct"/>
            <w:noWrap/>
            <w:vAlign w:val="center"/>
          </w:tcPr>
          <w:p w14:paraId="7835994B">
            <w:pPr>
              <w:pStyle w:val="58"/>
            </w:pPr>
            <w:r>
              <w:t>异常与事件索引模型</w:t>
            </w:r>
          </w:p>
        </w:tc>
        <w:tc>
          <w:tcPr>
            <w:tcW w:w="4205" w:type="pct"/>
            <w:noWrap/>
            <w:vAlign w:val="center"/>
          </w:tcPr>
          <w:p w14:paraId="3B46BBAC">
            <w:pPr>
              <w:pStyle w:val="58"/>
            </w:pPr>
            <w:r>
              <w:t>地震宏观异常检测事件记录、地质灾害识别事件记录、系统告警事件记录等，支持基于时间、区域、类型、等级的快速查询和统计。</w:t>
            </w:r>
          </w:p>
        </w:tc>
      </w:tr>
    </w:tbl>
    <w:p w14:paraId="7900D146">
      <w:pPr>
        <w:ind w:firstLine="0" w:firstLineChars="0"/>
      </w:pPr>
    </w:p>
    <w:p w14:paraId="2F695C19">
      <w:pPr>
        <w:pStyle w:val="7"/>
      </w:pPr>
      <w:r>
        <w:t>文件系统存储设计</w:t>
      </w:r>
    </w:p>
    <w:p w14:paraId="77FEF3AF">
      <w:pPr>
        <w:ind w:firstLine="480"/>
      </w:pPr>
      <w:r>
        <w:t>设计规则（描述设计规则，包括写入、读取、查询等。）：</w:t>
      </w:r>
    </w:p>
    <w:p w14:paraId="0AD78128">
      <w:pPr>
        <w:ind w:firstLine="480"/>
      </w:pPr>
      <w:r>
        <w:t>本软件使用分布式对象存储（如MinIO）作为大尺寸非结构化文件的主要存储系统。设计规则如下：</w:t>
      </w:r>
    </w:p>
    <w:p w14:paraId="08828352">
      <w:pPr>
        <w:ind w:firstLine="480"/>
      </w:pPr>
      <w:r>
        <w:rPr>
          <w:rFonts w:hint="eastAsia"/>
        </w:rPr>
        <w:t>1.</w:t>
      </w:r>
      <w:r>
        <w:t>路径结构：采用分层目录结构，格式为/业务模块/数据类型/时间分区/唯一标识.后缀。例如：/satellite_processing/output/2025/01/15/RS_PRODUCT_GEOEYE_20250115_001.tif。</w:t>
      </w:r>
    </w:p>
    <w:p w14:paraId="11F4A594">
      <w:pPr>
        <w:ind w:firstLine="480"/>
      </w:pPr>
      <w:r>
        <w:rPr>
          <w:rFonts w:hint="eastAsia"/>
        </w:rPr>
        <w:t>2.</w:t>
      </w:r>
      <w:r>
        <w:t>访问接口：统一通过兼容S3协议的API（SDK）进行文件的写入、读取、删除和元数据管理操作。</w:t>
      </w:r>
    </w:p>
    <w:p w14:paraId="7180C87F">
      <w:pPr>
        <w:ind w:firstLine="480"/>
      </w:pPr>
      <w:r>
        <w:rPr>
          <w:rFonts w:hint="eastAsia"/>
        </w:rPr>
        <w:t>3.</w:t>
      </w:r>
      <w:r>
        <w:t>元数据关联：文件在对象存储中的绝对路径（file_path）作为关键字段，存储在关系型数据库对应业务表（如成果表）的记录中，实现文件实体与业务元数据的关联。</w:t>
      </w:r>
    </w:p>
    <w:p w14:paraId="7498B701">
      <w:pPr>
        <w:ind w:firstLine="480"/>
      </w:pPr>
      <w:r>
        <w:rPr>
          <w:rFonts w:hint="eastAsia"/>
        </w:rPr>
        <w:t>4.</w:t>
      </w:r>
      <w:r>
        <w:t>写入与读取：支持大文件分片上传与断点续传。对于热点文件（如最新生成的专题图），可结合缓存系统加速读取。</w:t>
      </w:r>
    </w:p>
    <w:p w14:paraId="21B19FC5">
      <w:pPr>
        <w:ind w:firstLine="480"/>
      </w:pPr>
      <w:r>
        <w:rPr>
          <w:rFonts w:hint="eastAsia"/>
        </w:rPr>
        <w:t>5.</w:t>
      </w:r>
      <w:r>
        <w:t>生命周期管理：根据数据访问频率设置存储类别（如标准存储、低频访问存储、归档存储），并配置自动转换规则，以优化存储成本。</w:t>
      </w:r>
    </w:p>
    <w:p w14:paraId="364B0C87">
      <w:pPr>
        <w:ind w:firstLine="480"/>
      </w:pPr>
      <w:r>
        <w:t>本软件文件系统存储的数据对象：</w:t>
      </w:r>
    </w:p>
    <w:p w14:paraId="782C6737">
      <w:pPr>
        <w:ind w:firstLine="480"/>
      </w:pPr>
      <w:r>
        <w:t>文件系统/对象存储主要用于存储体积较大的非结构化文件。</w:t>
      </w:r>
    </w:p>
    <w:p w14:paraId="5A809075">
      <w:pPr>
        <w:pStyle w:val="106"/>
        <w:rPr>
          <w:rFonts w:hint="eastAsia"/>
        </w:rPr>
      </w:pPr>
      <w:bookmarkStart w:id="106" w:name="_Toc24054992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12</w:t>
      </w:r>
      <w:r>
        <w:rPr>
          <w:rFonts w:hint="eastAsia"/>
        </w:rPr>
        <w:fldChar w:fldCharType="end"/>
      </w:r>
      <w:r>
        <w:rPr>
          <w:rFonts w:hint="eastAsia"/>
        </w:rPr>
        <w:t>文件系统存储数据对象表</w:t>
      </w:r>
      <w:bookmarkEnd w:id="106"/>
    </w:p>
    <w:tbl>
      <w:tblPr>
        <w:tblStyle w:val="39"/>
        <w:tblW w:w="5000" w:type="pct"/>
        <w:tblInd w:w="0" w:type="dxa"/>
        <w:tblLayout w:type="autofit"/>
        <w:tblCellMar>
          <w:top w:w="0" w:type="dxa"/>
          <w:left w:w="108" w:type="dxa"/>
          <w:bottom w:w="0" w:type="dxa"/>
          <w:right w:w="108" w:type="dxa"/>
        </w:tblCellMar>
      </w:tblPr>
      <w:tblGrid>
        <w:gridCol w:w="845"/>
        <w:gridCol w:w="3102"/>
        <w:gridCol w:w="4783"/>
      </w:tblGrid>
      <w:tr w14:paraId="64C70780">
        <w:tblPrEx>
          <w:tblCellMar>
            <w:top w:w="0" w:type="dxa"/>
            <w:left w:w="108" w:type="dxa"/>
            <w:bottom w:w="0" w:type="dxa"/>
            <w:right w:w="108" w:type="dxa"/>
          </w:tblCellMar>
        </w:tblPrEx>
        <w:trPr>
          <w:trHeight w:val="312" w:hRule="atLeast"/>
          <w:tblHeader/>
        </w:trPr>
        <w:tc>
          <w:tcPr>
            <w:tcW w:w="484" w:type="pct"/>
            <w:tcBorders>
              <w:top w:val="single" w:color="auto" w:sz="4" w:space="0"/>
              <w:left w:val="single" w:color="auto" w:sz="4" w:space="0"/>
              <w:bottom w:val="single" w:color="auto" w:sz="4" w:space="0"/>
              <w:right w:val="single" w:color="auto" w:sz="4" w:space="0"/>
            </w:tcBorders>
            <w:shd w:val="clear" w:color="auto" w:fill="D7D7D7" w:themeFill="background1" w:themeFillShade="D8"/>
            <w:noWrap/>
            <w:vAlign w:val="center"/>
          </w:tcPr>
          <w:p w14:paraId="1132AC80">
            <w:pPr>
              <w:pStyle w:val="57"/>
            </w:pPr>
            <w:r>
              <w:t>序号</w:t>
            </w:r>
          </w:p>
        </w:tc>
        <w:tc>
          <w:tcPr>
            <w:tcW w:w="1776" w:type="pct"/>
            <w:tcBorders>
              <w:top w:val="single" w:color="auto" w:sz="4" w:space="0"/>
              <w:left w:val="nil"/>
              <w:bottom w:val="single" w:color="auto" w:sz="4" w:space="0"/>
              <w:right w:val="single" w:color="auto" w:sz="4" w:space="0"/>
            </w:tcBorders>
            <w:shd w:val="clear" w:color="auto" w:fill="D7D7D7" w:themeFill="background1" w:themeFillShade="D8"/>
            <w:vAlign w:val="center"/>
          </w:tcPr>
          <w:p w14:paraId="601075BA">
            <w:pPr>
              <w:pStyle w:val="57"/>
            </w:pPr>
            <w:r>
              <w:t>数据模型</w:t>
            </w:r>
          </w:p>
        </w:tc>
        <w:tc>
          <w:tcPr>
            <w:tcW w:w="2739" w:type="pct"/>
            <w:tcBorders>
              <w:top w:val="single" w:color="auto" w:sz="4" w:space="0"/>
              <w:left w:val="nil"/>
              <w:bottom w:val="single" w:color="auto" w:sz="4" w:space="0"/>
              <w:right w:val="single" w:color="auto" w:sz="4" w:space="0"/>
            </w:tcBorders>
            <w:shd w:val="clear" w:color="auto" w:fill="D7D7D7" w:themeFill="background1" w:themeFillShade="D8"/>
            <w:noWrap/>
            <w:vAlign w:val="center"/>
          </w:tcPr>
          <w:p w14:paraId="7281487E">
            <w:pPr>
              <w:pStyle w:val="57"/>
            </w:pPr>
            <w:r>
              <w:t>数据对象</w:t>
            </w:r>
          </w:p>
        </w:tc>
      </w:tr>
      <w:tr w14:paraId="53F3E707">
        <w:tblPrEx>
          <w:tblCellMar>
            <w:top w:w="0" w:type="dxa"/>
            <w:left w:w="108" w:type="dxa"/>
            <w:bottom w:w="0" w:type="dxa"/>
            <w:right w:w="108" w:type="dxa"/>
          </w:tblCellMar>
        </w:tblPrEx>
        <w:trPr>
          <w:trHeight w:val="300" w:hRule="atLeast"/>
        </w:trPr>
        <w:tc>
          <w:tcPr>
            <w:tcW w:w="484" w:type="pct"/>
            <w:tcBorders>
              <w:top w:val="nil"/>
              <w:left w:val="single" w:color="auto" w:sz="4" w:space="0"/>
              <w:bottom w:val="single" w:color="auto" w:sz="4" w:space="0"/>
              <w:right w:val="single" w:color="auto" w:sz="4" w:space="0"/>
            </w:tcBorders>
            <w:noWrap/>
            <w:vAlign w:val="center"/>
          </w:tcPr>
          <w:p w14:paraId="4277B1E9">
            <w:pPr>
              <w:pStyle w:val="58"/>
            </w:pPr>
            <w:r>
              <w:rPr>
                <w:rFonts w:hint="eastAsia"/>
              </w:rPr>
              <w:t>1</w:t>
            </w:r>
          </w:p>
        </w:tc>
        <w:tc>
          <w:tcPr>
            <w:tcW w:w="1776" w:type="pct"/>
            <w:tcBorders>
              <w:top w:val="nil"/>
              <w:left w:val="nil"/>
              <w:bottom w:val="single" w:color="auto" w:sz="4" w:space="0"/>
              <w:right w:val="single" w:color="auto" w:sz="4" w:space="0"/>
            </w:tcBorders>
            <w:noWrap/>
            <w:vAlign w:val="center"/>
          </w:tcPr>
          <w:p w14:paraId="04F10D84">
            <w:pPr>
              <w:pStyle w:val="58"/>
            </w:pPr>
            <w:r>
              <w:rPr>
                <w:rFonts w:hint="eastAsia"/>
              </w:rPr>
              <w:t>分析报告数据模型</w:t>
            </w:r>
          </w:p>
        </w:tc>
        <w:tc>
          <w:tcPr>
            <w:tcW w:w="2739" w:type="pct"/>
            <w:tcBorders>
              <w:top w:val="nil"/>
              <w:left w:val="nil"/>
              <w:bottom w:val="single" w:color="auto" w:sz="4" w:space="0"/>
              <w:right w:val="single" w:color="auto" w:sz="4" w:space="0"/>
            </w:tcBorders>
            <w:noWrap/>
            <w:vAlign w:val="center"/>
          </w:tcPr>
          <w:p w14:paraId="2EA03A93">
            <w:pPr>
              <w:pStyle w:val="58"/>
            </w:pPr>
            <w:r>
              <w:rPr>
                <w:rFonts w:hint="eastAsia"/>
              </w:rPr>
              <w:t>精化分析报告数据对象</w:t>
            </w:r>
          </w:p>
        </w:tc>
      </w:tr>
      <w:tr w14:paraId="6FB2B52B">
        <w:tblPrEx>
          <w:tblCellMar>
            <w:top w:w="0" w:type="dxa"/>
            <w:left w:w="108" w:type="dxa"/>
            <w:bottom w:w="0" w:type="dxa"/>
            <w:right w:w="108" w:type="dxa"/>
          </w:tblCellMar>
        </w:tblPrEx>
        <w:trPr>
          <w:trHeight w:val="300" w:hRule="atLeast"/>
        </w:trPr>
        <w:tc>
          <w:tcPr>
            <w:tcW w:w="484" w:type="pct"/>
            <w:tcBorders>
              <w:top w:val="nil"/>
              <w:left w:val="single" w:color="auto" w:sz="4" w:space="0"/>
              <w:bottom w:val="single" w:color="auto" w:sz="4" w:space="0"/>
              <w:right w:val="single" w:color="auto" w:sz="4" w:space="0"/>
            </w:tcBorders>
            <w:noWrap/>
            <w:vAlign w:val="center"/>
          </w:tcPr>
          <w:p w14:paraId="4EF2D846">
            <w:pPr>
              <w:pStyle w:val="58"/>
            </w:pPr>
            <w:r>
              <w:rPr>
                <w:rFonts w:hint="eastAsia"/>
              </w:rPr>
              <w:t>2</w:t>
            </w:r>
          </w:p>
        </w:tc>
        <w:tc>
          <w:tcPr>
            <w:tcW w:w="1776" w:type="pct"/>
            <w:tcBorders>
              <w:top w:val="nil"/>
              <w:left w:val="nil"/>
              <w:bottom w:val="single" w:color="auto" w:sz="4" w:space="0"/>
              <w:right w:val="single" w:color="auto" w:sz="4" w:space="0"/>
            </w:tcBorders>
            <w:noWrap/>
            <w:vAlign w:val="center"/>
          </w:tcPr>
          <w:p w14:paraId="555FE260">
            <w:pPr>
              <w:pStyle w:val="58"/>
            </w:pPr>
            <w:r>
              <w:rPr>
                <w:rFonts w:hint="eastAsia"/>
              </w:rPr>
              <w:t>分析报告数据模型</w:t>
            </w:r>
          </w:p>
        </w:tc>
        <w:tc>
          <w:tcPr>
            <w:tcW w:w="2739" w:type="pct"/>
            <w:tcBorders>
              <w:top w:val="nil"/>
              <w:left w:val="nil"/>
              <w:bottom w:val="single" w:color="auto" w:sz="4" w:space="0"/>
              <w:right w:val="single" w:color="auto" w:sz="4" w:space="0"/>
            </w:tcBorders>
            <w:noWrap/>
            <w:vAlign w:val="center"/>
          </w:tcPr>
          <w:p w14:paraId="5A7C5AC2">
            <w:pPr>
              <w:pStyle w:val="58"/>
            </w:pPr>
            <w:r>
              <w:rPr>
                <w:rFonts w:hint="eastAsia"/>
              </w:rPr>
              <w:t>地震观测报告对象</w:t>
            </w:r>
          </w:p>
        </w:tc>
      </w:tr>
      <w:tr w14:paraId="0D61276A">
        <w:tblPrEx>
          <w:tblCellMar>
            <w:top w:w="0" w:type="dxa"/>
            <w:left w:w="108" w:type="dxa"/>
            <w:bottom w:w="0" w:type="dxa"/>
            <w:right w:w="108" w:type="dxa"/>
          </w:tblCellMar>
        </w:tblPrEx>
        <w:trPr>
          <w:trHeight w:val="300" w:hRule="atLeast"/>
        </w:trPr>
        <w:tc>
          <w:tcPr>
            <w:tcW w:w="484" w:type="pct"/>
            <w:tcBorders>
              <w:top w:val="nil"/>
              <w:left w:val="single" w:color="auto" w:sz="4" w:space="0"/>
              <w:bottom w:val="single" w:color="auto" w:sz="4" w:space="0"/>
              <w:right w:val="single" w:color="auto" w:sz="4" w:space="0"/>
            </w:tcBorders>
            <w:noWrap/>
            <w:vAlign w:val="center"/>
          </w:tcPr>
          <w:p w14:paraId="35DD13A7">
            <w:pPr>
              <w:pStyle w:val="58"/>
            </w:pPr>
            <w:r>
              <w:rPr>
                <w:rFonts w:hint="eastAsia"/>
              </w:rPr>
              <w:t>3</w:t>
            </w:r>
          </w:p>
        </w:tc>
        <w:tc>
          <w:tcPr>
            <w:tcW w:w="1776" w:type="pct"/>
            <w:tcBorders>
              <w:top w:val="nil"/>
              <w:left w:val="nil"/>
              <w:bottom w:val="single" w:color="auto" w:sz="4" w:space="0"/>
              <w:right w:val="single" w:color="auto" w:sz="4" w:space="0"/>
            </w:tcBorders>
            <w:noWrap/>
            <w:vAlign w:val="center"/>
          </w:tcPr>
          <w:p w14:paraId="7D47D032">
            <w:pPr>
              <w:pStyle w:val="58"/>
            </w:pPr>
            <w:r>
              <w:rPr>
                <w:rFonts w:hint="eastAsia"/>
              </w:rPr>
              <w:t>分析报告数据模型</w:t>
            </w:r>
          </w:p>
        </w:tc>
        <w:tc>
          <w:tcPr>
            <w:tcW w:w="2739" w:type="pct"/>
            <w:tcBorders>
              <w:top w:val="nil"/>
              <w:left w:val="nil"/>
              <w:bottom w:val="single" w:color="auto" w:sz="4" w:space="0"/>
              <w:right w:val="single" w:color="auto" w:sz="4" w:space="0"/>
            </w:tcBorders>
            <w:noWrap/>
            <w:vAlign w:val="center"/>
          </w:tcPr>
          <w:p w14:paraId="470B08E6">
            <w:pPr>
              <w:pStyle w:val="58"/>
            </w:pPr>
            <w:r>
              <w:rPr>
                <w:rFonts w:hint="eastAsia"/>
              </w:rPr>
              <w:t>非天然地震事件分析报告对象</w:t>
            </w:r>
          </w:p>
        </w:tc>
      </w:tr>
    </w:tbl>
    <w:p w14:paraId="6331C866">
      <w:pPr>
        <w:ind w:firstLine="0" w:firstLineChars="0"/>
      </w:pPr>
    </w:p>
    <w:p w14:paraId="07E1E86B">
      <w:pPr>
        <w:pStyle w:val="7"/>
      </w:pPr>
      <w:r>
        <w:t>缓存系统存储设计</w:t>
      </w:r>
    </w:p>
    <w:p w14:paraId="009E11EA">
      <w:pPr>
        <w:ind w:firstLine="480"/>
      </w:pPr>
      <w:r>
        <w:t>设计规则：</w:t>
      </w:r>
    </w:p>
    <w:p w14:paraId="4B21E498">
      <w:pPr>
        <w:ind w:firstLine="480"/>
      </w:pPr>
      <w:r>
        <w:t>本软件采用Redis作为分布式缓存系统，用于加速热点数据的访问，减轻后端数据库和文件存储系统的压力。设计规则如下：</w:t>
      </w:r>
    </w:p>
    <w:p w14:paraId="6E4B89F6">
      <w:pPr>
        <w:ind w:firstLine="480"/>
      </w:pPr>
      <w:r>
        <w:t>键名设计：采用“命名空间:对象类型:唯一标识”的层级结构，确保键名清晰且无冲突。命名空间为软件标识（如syc_wxyg），对象类型描述数据类别（如product_cache），唯一标识为具体数据的ID。示例：syc_wxyg:product_cache:rs_product:PRD12345。</w:t>
      </w:r>
    </w:p>
    <w:p w14:paraId="62F89980">
      <w:pPr>
        <w:ind w:firstLine="480"/>
      </w:pPr>
      <w:r>
        <w:t>TTL设置：所有缓存键必须设置过期时间（TTL）。根据数据更新频率和业务重要性设置合理的缓存策略：</w:t>
      </w:r>
    </w:p>
    <w:p w14:paraId="7625BC82">
      <w:pPr>
        <w:ind w:firstLine="480"/>
      </w:pPr>
      <w:r>
        <w:rPr>
          <w:rFonts w:hint="eastAsia"/>
        </w:rPr>
        <w:t>·</w:t>
      </w:r>
      <w:r>
        <w:t>元数据缓存：1-4小时。</w:t>
      </w:r>
    </w:p>
    <w:p w14:paraId="20BDAE7B">
      <w:pPr>
        <w:ind w:firstLine="480"/>
      </w:pPr>
      <w:r>
        <w:rPr>
          <w:rFonts w:hint="eastAsia"/>
        </w:rPr>
        <w:t>·</w:t>
      </w:r>
      <w:r>
        <w:t>会话状态：30分钟-2小时。</w:t>
      </w:r>
    </w:p>
    <w:p w14:paraId="27DB63DA">
      <w:pPr>
        <w:ind w:firstLine="480"/>
      </w:pPr>
      <w:r>
        <w:rPr>
          <w:rFonts w:hint="eastAsia"/>
        </w:rPr>
        <w:t>·</w:t>
      </w:r>
      <w:r>
        <w:t>计算中间结果：5-30分钟。</w:t>
      </w:r>
    </w:p>
    <w:p w14:paraId="26925A65">
      <w:pPr>
        <w:ind w:firstLine="480"/>
      </w:pPr>
      <w:r>
        <w:rPr>
          <w:rFonts w:hint="eastAsia"/>
        </w:rPr>
        <w:t>·</w:t>
      </w:r>
      <w:r>
        <w:t>热点文件访问凭证：10-30分钟。</w:t>
      </w:r>
    </w:p>
    <w:p w14:paraId="57A29102">
      <w:pPr>
        <w:ind w:firstLine="480"/>
      </w:pPr>
      <w:r>
        <w:t>数据结构选型：根据数据特点选择合适的Redis数据结构：</w:t>
      </w:r>
    </w:p>
    <w:p w14:paraId="12A1DC09">
      <w:pPr>
        <w:ind w:firstLine="480"/>
      </w:pPr>
      <w:r>
        <w:rPr>
          <w:rFonts w:hint="eastAsia"/>
        </w:rPr>
        <w:t>·</w:t>
      </w:r>
      <w:r>
        <w:t>字符串:缓存简单对象、配置项、序列化后的二进制数据。</w:t>
      </w:r>
    </w:p>
    <w:p w14:paraId="668304BB">
      <w:pPr>
        <w:ind w:firstLine="480"/>
      </w:pPr>
      <w:r>
        <w:rPr>
          <w:rFonts w:hint="eastAsia"/>
        </w:rPr>
        <w:t>·</w:t>
      </w:r>
      <w:r>
        <w:t>哈希:缓存对象的多个属性（如产品元数据、用户会话信息）。</w:t>
      </w:r>
    </w:p>
    <w:p w14:paraId="4B59745E">
      <w:pPr>
        <w:ind w:firstLine="480"/>
      </w:pPr>
      <w:r>
        <w:rPr>
          <w:rFonts w:hint="eastAsia"/>
        </w:rPr>
        <w:t>·</w:t>
      </w:r>
      <w:r>
        <w:t>列表:用于实现简单的消息队列或有限历史记录（如最近10条操作日志）。</w:t>
      </w:r>
    </w:p>
    <w:p w14:paraId="41D20C58">
      <w:pPr>
        <w:ind w:firstLine="480"/>
      </w:pPr>
      <w:r>
        <w:rPr>
          <w:rFonts w:hint="eastAsia"/>
        </w:rPr>
        <w:t>·</w:t>
      </w:r>
      <w:r>
        <w:t>集合:用于存储不重复的集合数据（如用户拥有的权限ID列表）。</w:t>
      </w:r>
    </w:p>
    <w:p w14:paraId="32306FC6">
      <w:pPr>
        <w:ind w:firstLine="480"/>
      </w:pPr>
      <w:r>
        <w:rPr>
          <w:rFonts w:hint="eastAsia"/>
        </w:rPr>
        <w:t>·</w:t>
      </w:r>
      <w:r>
        <w:t>有序集合:用于存储排行榜、时间线数据（如近期活跃的评估任务列表）。</w:t>
      </w:r>
    </w:p>
    <w:p w14:paraId="073CD6AD">
      <w:pPr>
        <w:ind w:firstLine="480"/>
      </w:pPr>
      <w:r>
        <w:t>性能与内存优化：避免存储超大Value，控制单个Key的Value大小。定期监控内存使用情况，配置合理的内存淘汰策略（如allkeys-lru）。</w:t>
      </w:r>
    </w:p>
    <w:p w14:paraId="440452DC">
      <w:pPr>
        <w:ind w:firstLine="480"/>
      </w:pPr>
      <w:r>
        <w:t>本软件缓存系统存储的数据对象：</w:t>
      </w:r>
    </w:p>
    <w:p w14:paraId="74EB9B9C">
      <w:pPr>
        <w:ind w:firstLine="480"/>
      </w:pPr>
      <w:r>
        <w:t>缓存系统主要用于存储那些访问频率极高、计算成本较大或需要快速响应的数据。</w:t>
      </w:r>
    </w:p>
    <w:p w14:paraId="0DBD99C6">
      <w:pPr>
        <w:pStyle w:val="106"/>
        <w:rPr>
          <w:rFonts w:hint="eastAsia"/>
        </w:rPr>
      </w:pPr>
      <w:bookmarkStart w:id="107" w:name="_Toc24054992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13</w:t>
      </w:r>
      <w:r>
        <w:rPr>
          <w:rFonts w:hint="eastAsia"/>
        </w:rPr>
        <w:fldChar w:fldCharType="end"/>
      </w:r>
      <w:r>
        <w:rPr>
          <w:rFonts w:hint="eastAsia"/>
        </w:rPr>
        <w:t>缓存系统存储数据对象表</w:t>
      </w:r>
      <w:bookmarkEnd w:id="107"/>
    </w:p>
    <w:tbl>
      <w:tblPr>
        <w:tblStyle w:val="39"/>
        <w:tblW w:w="5000" w:type="pct"/>
        <w:tblInd w:w="0" w:type="dxa"/>
        <w:tblLayout w:type="autofit"/>
        <w:tblCellMar>
          <w:top w:w="0" w:type="dxa"/>
          <w:left w:w="108" w:type="dxa"/>
          <w:bottom w:w="0" w:type="dxa"/>
          <w:right w:w="108" w:type="dxa"/>
        </w:tblCellMar>
      </w:tblPr>
      <w:tblGrid>
        <w:gridCol w:w="1019"/>
        <w:gridCol w:w="3590"/>
        <w:gridCol w:w="4121"/>
      </w:tblGrid>
      <w:tr w14:paraId="729BD6B7">
        <w:tblPrEx>
          <w:tblCellMar>
            <w:top w:w="0" w:type="dxa"/>
            <w:left w:w="108" w:type="dxa"/>
            <w:bottom w:w="0" w:type="dxa"/>
            <w:right w:w="108" w:type="dxa"/>
          </w:tblCellMar>
        </w:tblPrEx>
        <w:trPr>
          <w:trHeight w:val="312" w:hRule="atLeast"/>
          <w:tblHeader/>
        </w:trPr>
        <w:tc>
          <w:tcPr>
            <w:tcW w:w="584" w:type="pct"/>
            <w:tcBorders>
              <w:top w:val="single" w:color="auto" w:sz="4" w:space="0"/>
              <w:left w:val="single" w:color="auto" w:sz="4" w:space="0"/>
              <w:bottom w:val="single" w:color="auto" w:sz="4" w:space="0"/>
              <w:right w:val="single" w:color="auto" w:sz="4" w:space="0"/>
            </w:tcBorders>
            <w:shd w:val="clear" w:color="auto" w:fill="D7D7D7" w:themeFill="background1" w:themeFillShade="D8"/>
            <w:noWrap/>
            <w:vAlign w:val="center"/>
          </w:tcPr>
          <w:p w14:paraId="3DC0FC33">
            <w:pPr>
              <w:pStyle w:val="57"/>
            </w:pPr>
            <w:r>
              <w:t>序号</w:t>
            </w:r>
          </w:p>
        </w:tc>
        <w:tc>
          <w:tcPr>
            <w:tcW w:w="2056" w:type="pct"/>
            <w:tcBorders>
              <w:top w:val="single" w:color="auto" w:sz="4" w:space="0"/>
              <w:left w:val="nil"/>
              <w:bottom w:val="single" w:color="auto" w:sz="4" w:space="0"/>
              <w:right w:val="single" w:color="auto" w:sz="4" w:space="0"/>
            </w:tcBorders>
            <w:shd w:val="clear" w:color="auto" w:fill="D7D7D7" w:themeFill="background1" w:themeFillShade="D8"/>
            <w:vAlign w:val="center"/>
          </w:tcPr>
          <w:p w14:paraId="2F97FE01">
            <w:pPr>
              <w:pStyle w:val="57"/>
            </w:pPr>
            <w:r>
              <w:t>数据模型</w:t>
            </w:r>
          </w:p>
        </w:tc>
        <w:tc>
          <w:tcPr>
            <w:tcW w:w="2360" w:type="pct"/>
            <w:tcBorders>
              <w:top w:val="single" w:color="auto" w:sz="4" w:space="0"/>
              <w:left w:val="nil"/>
              <w:bottom w:val="single" w:color="auto" w:sz="4" w:space="0"/>
              <w:right w:val="single" w:color="auto" w:sz="4" w:space="0"/>
            </w:tcBorders>
            <w:shd w:val="clear" w:color="auto" w:fill="D7D7D7" w:themeFill="background1" w:themeFillShade="D8"/>
            <w:noWrap/>
            <w:vAlign w:val="center"/>
          </w:tcPr>
          <w:p w14:paraId="74F83F28">
            <w:pPr>
              <w:pStyle w:val="57"/>
            </w:pPr>
            <w:r>
              <w:t>数据对象</w:t>
            </w:r>
          </w:p>
        </w:tc>
      </w:tr>
      <w:tr w14:paraId="3ED4FBD5">
        <w:tblPrEx>
          <w:tblCellMar>
            <w:top w:w="0" w:type="dxa"/>
            <w:left w:w="108" w:type="dxa"/>
            <w:bottom w:w="0" w:type="dxa"/>
            <w:right w:w="108" w:type="dxa"/>
          </w:tblCellMar>
        </w:tblPrEx>
        <w:trPr>
          <w:trHeight w:val="300" w:hRule="atLeast"/>
        </w:trPr>
        <w:tc>
          <w:tcPr>
            <w:tcW w:w="584" w:type="pct"/>
            <w:tcBorders>
              <w:top w:val="nil"/>
              <w:left w:val="single" w:color="auto" w:sz="4" w:space="0"/>
              <w:bottom w:val="single" w:color="auto" w:sz="4" w:space="0"/>
              <w:right w:val="single" w:color="auto" w:sz="4" w:space="0"/>
            </w:tcBorders>
            <w:noWrap/>
            <w:vAlign w:val="center"/>
          </w:tcPr>
          <w:p w14:paraId="5F892DFA">
            <w:pPr>
              <w:pStyle w:val="58"/>
            </w:pPr>
            <w:r>
              <w:rPr>
                <w:rFonts w:hint="eastAsia"/>
              </w:rPr>
              <w:t>1</w:t>
            </w:r>
          </w:p>
        </w:tc>
        <w:tc>
          <w:tcPr>
            <w:tcW w:w="2056" w:type="pct"/>
            <w:tcBorders>
              <w:top w:val="nil"/>
              <w:left w:val="nil"/>
              <w:bottom w:val="single" w:color="auto" w:sz="4" w:space="0"/>
              <w:right w:val="single" w:color="auto" w:sz="4" w:space="0"/>
            </w:tcBorders>
            <w:vAlign w:val="center"/>
          </w:tcPr>
          <w:p w14:paraId="2CB5C7A2">
            <w:pPr>
              <w:pStyle w:val="58"/>
            </w:pPr>
            <w:r>
              <w:t>高频访问元数据模型</w:t>
            </w:r>
          </w:p>
        </w:tc>
        <w:tc>
          <w:tcPr>
            <w:tcW w:w="2360" w:type="pct"/>
            <w:tcBorders>
              <w:top w:val="nil"/>
              <w:left w:val="nil"/>
              <w:bottom w:val="single" w:color="auto" w:sz="4" w:space="0"/>
              <w:right w:val="single" w:color="auto" w:sz="4" w:space="0"/>
            </w:tcBorders>
            <w:vAlign w:val="center"/>
          </w:tcPr>
          <w:p w14:paraId="54B85656">
            <w:pPr>
              <w:pStyle w:val="58"/>
            </w:pPr>
            <w:r>
              <w:t>热门卫星遥感产品的基本信息（ID、名称、缩略图路径、核心元数据）、常用行政区划矢量边界数据、台站与仪器基础信息等。</w:t>
            </w:r>
          </w:p>
        </w:tc>
      </w:tr>
      <w:tr w14:paraId="44A327AF">
        <w:tblPrEx>
          <w:tblCellMar>
            <w:top w:w="0" w:type="dxa"/>
            <w:left w:w="108" w:type="dxa"/>
            <w:bottom w:w="0" w:type="dxa"/>
            <w:right w:w="108" w:type="dxa"/>
          </w:tblCellMar>
        </w:tblPrEx>
        <w:trPr>
          <w:trHeight w:val="300" w:hRule="atLeast"/>
        </w:trPr>
        <w:tc>
          <w:tcPr>
            <w:tcW w:w="584" w:type="pct"/>
            <w:tcBorders>
              <w:top w:val="nil"/>
              <w:left w:val="single" w:color="auto" w:sz="4" w:space="0"/>
              <w:bottom w:val="single" w:color="auto" w:sz="4" w:space="0"/>
              <w:right w:val="single" w:color="auto" w:sz="4" w:space="0"/>
            </w:tcBorders>
            <w:noWrap/>
            <w:vAlign w:val="center"/>
          </w:tcPr>
          <w:p w14:paraId="0BCDE503">
            <w:pPr>
              <w:pStyle w:val="58"/>
            </w:pPr>
            <w:r>
              <w:rPr>
                <w:rFonts w:hint="eastAsia"/>
              </w:rPr>
              <w:t>2</w:t>
            </w:r>
          </w:p>
        </w:tc>
        <w:tc>
          <w:tcPr>
            <w:tcW w:w="2056" w:type="pct"/>
            <w:tcBorders>
              <w:top w:val="nil"/>
              <w:left w:val="nil"/>
              <w:bottom w:val="single" w:color="auto" w:sz="4" w:space="0"/>
              <w:right w:val="single" w:color="auto" w:sz="4" w:space="0"/>
            </w:tcBorders>
            <w:vAlign w:val="center"/>
          </w:tcPr>
          <w:p w14:paraId="74D75444">
            <w:pPr>
              <w:pStyle w:val="58"/>
            </w:pPr>
            <w:r>
              <w:t>用户会话与状态模型</w:t>
            </w:r>
          </w:p>
        </w:tc>
        <w:tc>
          <w:tcPr>
            <w:tcW w:w="2360" w:type="pct"/>
            <w:tcBorders>
              <w:top w:val="nil"/>
              <w:left w:val="nil"/>
              <w:bottom w:val="single" w:color="auto" w:sz="4" w:space="0"/>
              <w:right w:val="single" w:color="auto" w:sz="4" w:space="0"/>
            </w:tcBorders>
            <w:vAlign w:val="center"/>
          </w:tcPr>
          <w:p w14:paraId="03C8AD0B">
            <w:pPr>
              <w:pStyle w:val="58"/>
            </w:pPr>
            <w:r>
              <w:t>用户登录会话信息（SessionID）、操作临时上下文、个性化界面配置参数等。</w:t>
            </w:r>
          </w:p>
        </w:tc>
      </w:tr>
      <w:tr w14:paraId="7C060D58">
        <w:tblPrEx>
          <w:tblCellMar>
            <w:top w:w="0" w:type="dxa"/>
            <w:left w:w="108" w:type="dxa"/>
            <w:bottom w:w="0" w:type="dxa"/>
            <w:right w:w="108" w:type="dxa"/>
          </w:tblCellMar>
        </w:tblPrEx>
        <w:trPr>
          <w:trHeight w:val="300" w:hRule="atLeast"/>
        </w:trPr>
        <w:tc>
          <w:tcPr>
            <w:tcW w:w="584" w:type="pct"/>
            <w:tcBorders>
              <w:top w:val="nil"/>
              <w:left w:val="single" w:color="auto" w:sz="4" w:space="0"/>
              <w:bottom w:val="single" w:color="auto" w:sz="4" w:space="0"/>
              <w:right w:val="single" w:color="auto" w:sz="4" w:space="0"/>
            </w:tcBorders>
            <w:noWrap/>
            <w:vAlign w:val="center"/>
          </w:tcPr>
          <w:p w14:paraId="42363041">
            <w:pPr>
              <w:pStyle w:val="58"/>
            </w:pPr>
            <w:r>
              <w:rPr>
                <w:rFonts w:hint="eastAsia"/>
              </w:rPr>
              <w:t>3</w:t>
            </w:r>
          </w:p>
        </w:tc>
        <w:tc>
          <w:tcPr>
            <w:tcW w:w="2056" w:type="pct"/>
            <w:tcBorders>
              <w:top w:val="nil"/>
              <w:left w:val="nil"/>
              <w:bottom w:val="single" w:color="auto" w:sz="4" w:space="0"/>
              <w:right w:val="single" w:color="auto" w:sz="4" w:space="0"/>
            </w:tcBorders>
            <w:vAlign w:val="center"/>
          </w:tcPr>
          <w:p w14:paraId="33E5F2A0">
            <w:pPr>
              <w:pStyle w:val="58"/>
            </w:pPr>
            <w:r>
              <w:t>实时计算与统计数据模型</w:t>
            </w:r>
          </w:p>
        </w:tc>
        <w:tc>
          <w:tcPr>
            <w:tcW w:w="2360" w:type="pct"/>
            <w:tcBorders>
              <w:top w:val="nil"/>
              <w:left w:val="nil"/>
              <w:bottom w:val="single" w:color="auto" w:sz="4" w:space="0"/>
              <w:right w:val="single" w:color="auto" w:sz="4" w:space="0"/>
            </w:tcBorders>
            <w:vAlign w:val="center"/>
          </w:tcPr>
          <w:p w14:paraId="1799A2C5">
            <w:pPr>
              <w:pStyle w:val="58"/>
            </w:pPr>
            <w:r>
              <w:t>近期数据生产量统计图表数据、特定区域最新的形变监测概览数据、系统实时运行状态指标（CPU、内存、任务队列长度）缓存。</w:t>
            </w:r>
          </w:p>
        </w:tc>
      </w:tr>
      <w:bookmarkEnd w:id="96"/>
      <w:bookmarkEnd w:id="97"/>
    </w:tbl>
    <w:p w14:paraId="0F3AE880">
      <w:pPr>
        <w:pStyle w:val="4"/>
      </w:pPr>
      <w:bookmarkStart w:id="108" w:name="_Toc136942547"/>
      <w:bookmarkStart w:id="109" w:name="_Toc240550087"/>
      <w:bookmarkStart w:id="110" w:name="_Toc220368471"/>
      <w:bookmarkStart w:id="111" w:name="_Toc5696"/>
      <w:bookmarkStart w:id="112" w:name="_Toc3760"/>
      <w:bookmarkStart w:id="113" w:name="_Toc3420"/>
      <w:bookmarkStart w:id="114" w:name="_Toc13431"/>
      <w:bookmarkStart w:id="115" w:name="_Toc132288172"/>
      <w:r>
        <w:rPr>
          <w:rFonts w:hint="eastAsia"/>
        </w:rPr>
        <w:t>平台集成设计（SYC</w:t>
      </w:r>
      <w:r>
        <w:t>-WXYG-</w:t>
      </w:r>
      <w:r>
        <w:rPr>
          <w:rFonts w:hint="eastAsia"/>
        </w:rPr>
        <w:t>PTJC）</w:t>
      </w:r>
      <w:bookmarkEnd w:id="108"/>
      <w:bookmarkEnd w:id="109"/>
      <w:bookmarkEnd w:id="110"/>
      <w:bookmarkEnd w:id="111"/>
      <w:bookmarkEnd w:id="112"/>
    </w:p>
    <w:p w14:paraId="61F62FF8">
      <w:pPr>
        <w:ind w:firstLine="480"/>
      </w:pPr>
      <w:bookmarkStart w:id="116" w:name="_Toc56674491"/>
      <w:bookmarkStart w:id="117" w:name="_Toc4217"/>
      <w:bookmarkStart w:id="118" w:name="_Toc31536"/>
      <w:bookmarkStart w:id="119" w:name="_Toc136942525"/>
      <w:bookmarkStart w:id="120" w:name="_Toc19233"/>
      <w:bookmarkStart w:id="121" w:name="_Toc134609402"/>
      <w:bookmarkStart w:id="122" w:name="_Toc6043"/>
      <w:bookmarkStart w:id="123" w:name="_Toc132288173"/>
      <w:r>
        <w:rPr>
          <w:rFonts w:hint="eastAsia"/>
        </w:rPr>
        <w:t>本节定义了本软件与统一技术平台进行集成时需要遵循的关键设计规范与接口标准。为确保系统的一致性、可维护性、安全性与可观测性，本软件将严格遵循平台制定的各项集成规范，主要包括应用界面风格、用户权限设计、统一审计日志、API网关路由、集中运维监控、通用计算引擎及数据访问引擎等。这些集成点确保了本软件作为平台有机组成部分，能够无缝融入整体技术架构。</w:t>
      </w:r>
    </w:p>
    <w:p w14:paraId="3C9B2326">
      <w:pPr>
        <w:pStyle w:val="5"/>
      </w:pPr>
      <w:bookmarkStart w:id="124" w:name="_Toc220368472"/>
      <w:bookmarkStart w:id="125" w:name="_Toc240550088"/>
      <w:r>
        <w:rPr>
          <w:rFonts w:hint="eastAsia"/>
        </w:rPr>
        <w:t>应用界面设计规范（SYC-WXYG</w:t>
      </w:r>
      <w:r>
        <w:t>-</w:t>
      </w:r>
      <w:r>
        <w:rPr>
          <w:rFonts w:hint="eastAsia"/>
        </w:rPr>
        <w:t>PTJC-YYJM）</w:t>
      </w:r>
      <w:bookmarkEnd w:id="116"/>
      <w:bookmarkEnd w:id="117"/>
      <w:bookmarkEnd w:id="118"/>
      <w:bookmarkEnd w:id="124"/>
      <w:bookmarkEnd w:id="125"/>
    </w:p>
    <w:p w14:paraId="26A02B6B">
      <w:pPr>
        <w:pStyle w:val="6"/>
      </w:pPr>
      <w:r>
        <w:rPr>
          <w:rFonts w:hint="eastAsia"/>
        </w:rPr>
        <w:t>设计原则</w:t>
      </w:r>
    </w:p>
    <w:p w14:paraId="69AE6DB4">
      <w:pPr>
        <w:ind w:firstLine="480"/>
      </w:pPr>
      <w:r>
        <w:t>本软件遵循总册统一门户、统一导航、统一视觉、统一交互和统一Web GIS的设计要求，页面入口、菜单命名、面包屑、按钮语义、消息提示、权限控制和异常反馈与平台保持一致。界面以桌面端Web应用为主要形态，适配平台规定的浏览器和显示分辨率。</w:t>
      </w:r>
    </w:p>
    <w:p w14:paraId="63B37751">
      <w:pPr>
        <w:ind w:firstLine="480"/>
      </w:pPr>
      <w:r>
        <w:t>本软件特有界面按</w:t>
      </w:r>
      <w:r>
        <w:rPr>
          <w:rFonts w:hint="eastAsia"/>
        </w:rPr>
        <w:t>“</w:t>
      </w:r>
      <w:r>
        <w:t>数据检索与生产—监测分析—风险评估—数据管理—制图展示</w:t>
      </w:r>
      <w:r>
        <w:rPr>
          <w:rFonts w:hint="eastAsia"/>
        </w:rPr>
        <w:t>”</w:t>
      </w:r>
      <w:r>
        <w:t>组织业务工作区。长耗时任务统一采用异步交互：提交后立即返回任务编号，界面展示排队、运行、暂停、成功、失败和取消等状态，并提供进度、阶段信息、日志摘要和成果入口。危险操作以及成果发布、数据删除、权限变更等操作应二次确认并记录审计日志。</w:t>
      </w:r>
    </w:p>
    <w:p w14:paraId="76F551F6">
      <w:pPr>
        <w:pStyle w:val="6"/>
      </w:pPr>
      <w:r>
        <w:t>视觉设计规范</w:t>
      </w:r>
    </w:p>
    <w:p w14:paraId="3C564E04">
      <w:pPr>
        <w:ind w:firstLine="480"/>
      </w:pPr>
      <w:r>
        <w:t>色彩、字体、图标、表单、表格、弹窗和状态标识继承总册统一规范。遥感影像、形变场、隐患区、异常区域和灾害评估结果的专题表达使用业务色带时，应同时提供图例、数值范围、单位、无数据标识和色盲友好方案；风险和告警颜色仅表达业务等级，不作为唯一判别手段。地图成果显示时应明确坐标参考系、比例尺、数据时间、空间分辨率、产品级别和质量状态。</w:t>
      </w:r>
    </w:p>
    <w:p w14:paraId="55FBCED6">
      <w:pPr>
        <w:pStyle w:val="6"/>
      </w:pPr>
      <w:r>
        <w:t>交互设计规范</w:t>
      </w:r>
    </w:p>
    <w:p w14:paraId="383ACA59">
      <w:pPr>
        <w:ind w:firstLine="480"/>
      </w:pPr>
      <w:r>
        <w:t>通用查询、分页、下载、消息提示和操作反馈遵循总册规范。空间数据交互采用“目录检索—地图定位—图层加载—属性查询—分析工具—成果保存”的一致路径；图层面板统一提供显隐、顺序、透明度、图例和元数据入口。影像加载、统计分析和成果导出采用分级加载或异步任务方式，禁止以前端长连接等待大文件处理完成。对无权限、数据未就绪、坐标系不兼容、任务资源不足和处理失败等情况，界面应给出可执行的处置提示。</w:t>
      </w:r>
    </w:p>
    <w:p w14:paraId="427193AB">
      <w:pPr>
        <w:pStyle w:val="6"/>
      </w:pPr>
      <w:r>
        <w:t>布局设计规范</w:t>
      </w:r>
    </w:p>
    <w:p w14:paraId="1A3AF113">
      <w:pPr>
        <w:ind w:firstLine="480"/>
      </w:pPr>
      <w:r>
        <w:t>页面整体沿用平台门户布局。本软件专业页面采用</w:t>
      </w:r>
      <w:r>
        <w:rPr>
          <w:rFonts w:hint="eastAsia"/>
        </w:rPr>
        <w:t>“</w:t>
      </w:r>
      <w:r>
        <w:t>导航区＋条件/目录区＋地图或工作区＋属性/结果区</w:t>
      </w:r>
      <w:r>
        <w:rPr>
          <w:rFonts w:hint="eastAsia"/>
        </w:rPr>
        <w:t>”</w:t>
      </w:r>
      <w:r>
        <w:t>的可伸缩布局；地图、时序曲线、统计图表和任务详情可按业务需要联动。目录树和参数面板应支持收起，地图工作区保留主要显示面积；表格列、筛选项和图层控制按常用程度分级展示。不同部件不得自行建立相互冲突的导航、弹窗和任务状态样式</w:t>
      </w:r>
      <w:r>
        <w:rPr>
          <w:rFonts w:hint="eastAsia" w:asciiTheme="minorEastAsia" w:hAnsiTheme="minorEastAsia" w:cstheme="minorEastAsia"/>
        </w:rPr>
        <w:t>。</w:t>
      </w:r>
    </w:p>
    <w:p w14:paraId="623F133B">
      <w:pPr>
        <w:pStyle w:val="5"/>
      </w:pPr>
      <w:bookmarkStart w:id="126" w:name="_Toc16816"/>
      <w:bookmarkStart w:id="127" w:name="_Toc240550089"/>
      <w:bookmarkStart w:id="128" w:name="_Toc220368473"/>
      <w:r>
        <w:rPr>
          <w:rFonts w:hint="eastAsia"/>
        </w:rPr>
        <w:t>用户权限设计（SYC</w:t>
      </w:r>
      <w:r>
        <w:t>-WXYG-</w:t>
      </w:r>
      <w:r>
        <w:rPr>
          <w:rFonts w:hint="eastAsia"/>
        </w:rPr>
        <w:t>PTJC</w:t>
      </w:r>
      <w:r>
        <w:t>-Y</w:t>
      </w:r>
      <w:r>
        <w:rPr>
          <w:rFonts w:hint="eastAsia"/>
        </w:rPr>
        <w:t>HQX）</w:t>
      </w:r>
      <w:bookmarkEnd w:id="126"/>
      <w:bookmarkEnd w:id="127"/>
      <w:bookmarkEnd w:id="128"/>
    </w:p>
    <w:p w14:paraId="28D1BA84">
      <w:pPr>
        <w:ind w:firstLine="480"/>
      </w:pPr>
      <w:r>
        <w:t>用户身份、组织、角色、统一登录和令牌生命周期由平台用户权限服务统一管理。本软件接收并校验平台签发的身份令牌，通过平台接口获取必要的用户、组织和角色信息，不保存用户口令，不建设独立用户认证中心。权限变更以平台权限服务为权威来源，本软件本地仅保存业务权限映射和必要缓存；缓存失效或权限撤销后应及时刷新</w:t>
      </w:r>
      <w:r>
        <w:rPr>
          <w:rFonts w:hint="eastAsia"/>
        </w:rPr>
        <w:t>。</w:t>
      </w:r>
    </w:p>
    <w:p w14:paraId="10ED2C01">
      <w:pPr>
        <w:ind w:firstLine="480"/>
        <w:jc w:val="both"/>
      </w:pPr>
      <w:r>
        <w:rPr>
          <w:rFonts w:hint="eastAsia"/>
        </w:rPr>
        <w:t>用户及权限模型如下：</w:t>
      </w:r>
    </w:p>
    <w:p w14:paraId="75BDD1DD">
      <w:pPr>
        <w:pStyle w:val="59"/>
      </w:pPr>
      <w:r>
        <w:drawing>
          <wp:inline distT="0" distB="0" distL="114300" distR="114300">
            <wp:extent cx="5631815" cy="24860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tretch>
                      <a:fillRect/>
                    </a:stretch>
                  </pic:blipFill>
                  <pic:spPr>
                    <a:xfrm>
                      <a:off x="0" y="0"/>
                      <a:ext cx="5631815" cy="2486025"/>
                    </a:xfrm>
                    <a:prstGeom prst="rect">
                      <a:avLst/>
                    </a:prstGeom>
                  </pic:spPr>
                </pic:pic>
              </a:graphicData>
            </a:graphic>
          </wp:inline>
        </w:drawing>
      </w:r>
    </w:p>
    <w:p w14:paraId="0E2911A3">
      <w:pPr>
        <w:pStyle w:val="110"/>
        <w:rPr>
          <w:rFonts w:hint="eastAsia"/>
        </w:rPr>
      </w:pPr>
      <w:bookmarkStart w:id="129" w:name="_Toc219910223"/>
      <w:bookmarkStart w:id="130" w:name="_Toc240550006"/>
      <w:r>
        <w:t>图</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图 \* ARABIC \s 1 </w:instrText>
      </w:r>
      <w:r>
        <w:fldChar w:fldCharType="separate"/>
      </w:r>
      <w:r>
        <w:rPr>
          <w:rFonts w:hint="eastAsia"/>
        </w:rPr>
        <w:t>6</w:t>
      </w:r>
      <w:r>
        <w:fldChar w:fldCharType="end"/>
      </w:r>
      <w:r>
        <w:rPr>
          <w:rFonts w:hint="eastAsia"/>
        </w:rPr>
        <w:t>权限模型关系图</w:t>
      </w:r>
      <w:bookmarkEnd w:id="129"/>
      <w:bookmarkEnd w:id="130"/>
    </w:p>
    <w:p w14:paraId="5896418D">
      <w:pPr>
        <w:ind w:firstLine="480"/>
        <w:jc w:val="both"/>
      </w:pPr>
      <w:r>
        <w:rPr>
          <w:rFonts w:hint="eastAsia"/>
        </w:rPr>
        <w:t>平台集约用户权限系统是基于角色的访问控制（</w:t>
      </w:r>
      <w:r>
        <w:t>RBAC</w:t>
      </w:r>
      <w:r>
        <w:rPr>
          <w:rFonts w:hint="eastAsia"/>
        </w:rPr>
        <w:t>）模型设计，采用</w:t>
      </w:r>
      <w:r>
        <w:t>"</w:t>
      </w:r>
      <w:r>
        <w:rPr>
          <w:rFonts w:hint="eastAsia"/>
        </w:rPr>
        <w:t>权限</w:t>
      </w:r>
      <w:r>
        <w:t>-</w:t>
      </w:r>
      <w:r>
        <w:rPr>
          <w:rFonts w:hint="eastAsia"/>
        </w:rPr>
        <w:t>角色</w:t>
      </w:r>
      <w:r>
        <w:t>-</w:t>
      </w:r>
      <w:r>
        <w:rPr>
          <w:rFonts w:hint="eastAsia"/>
        </w:rPr>
        <w:t>用户</w:t>
      </w:r>
      <w:r>
        <w:t>/</w:t>
      </w:r>
      <w:r>
        <w:rPr>
          <w:rFonts w:hint="eastAsia"/>
        </w:rPr>
        <w:t>用户组</w:t>
      </w:r>
      <w:r>
        <w:t>"</w:t>
      </w:r>
      <w:r>
        <w:rPr>
          <w:rFonts w:hint="eastAsia"/>
        </w:rPr>
        <w:t>的关联逻辑实现权限分配。权限模型主要包括以下对象：</w:t>
      </w:r>
    </w:p>
    <w:p w14:paraId="175DA5ED">
      <w:pPr>
        <w:ind w:firstLine="480"/>
        <w:jc w:val="both"/>
      </w:pPr>
      <w:r>
        <w:rPr>
          <w:rFonts w:hint="eastAsia"/>
        </w:rPr>
        <w:t>（</w:t>
      </w:r>
      <w:r>
        <w:t>1</w:t>
      </w:r>
      <w:r>
        <w:rPr>
          <w:rFonts w:hint="eastAsia"/>
        </w:rPr>
        <w:t>）组织代表用户实际的组织架构，用于记录上下级关系，包含多个用户。</w:t>
      </w:r>
    </w:p>
    <w:p w14:paraId="7EB3378E">
      <w:pPr>
        <w:ind w:firstLine="480"/>
        <w:jc w:val="both"/>
      </w:pPr>
      <w:r>
        <w:rPr>
          <w:rFonts w:hint="eastAsia"/>
        </w:rPr>
        <w:t>（</w:t>
      </w:r>
      <w:r>
        <w:t>2</w:t>
      </w:r>
      <w:r>
        <w:rPr>
          <w:rFonts w:hint="eastAsia"/>
        </w:rPr>
        <w:t>）用户代表系统的使用者，用于记录系统的用户信息，用户隶属于组织。</w:t>
      </w:r>
    </w:p>
    <w:p w14:paraId="3C674736">
      <w:pPr>
        <w:ind w:firstLine="480"/>
        <w:jc w:val="both"/>
      </w:pPr>
      <w:r>
        <w:rPr>
          <w:rFonts w:hint="eastAsia"/>
        </w:rPr>
        <w:t>（</w:t>
      </w:r>
      <w:r>
        <w:t>3</w:t>
      </w:r>
      <w:r>
        <w:rPr>
          <w:rFonts w:hint="eastAsia"/>
        </w:rPr>
        <w:t>）用户组表示具有共同特征的用户集合，用于对用户进行分组管理，包含多个用户。</w:t>
      </w:r>
    </w:p>
    <w:p w14:paraId="6123A993">
      <w:pPr>
        <w:ind w:firstLine="480"/>
        <w:jc w:val="both"/>
      </w:pPr>
      <w:r>
        <w:rPr>
          <w:rFonts w:hint="eastAsia"/>
        </w:rPr>
        <w:t>（</w:t>
      </w:r>
      <w:r>
        <w:t>4</w:t>
      </w:r>
      <w:r>
        <w:rPr>
          <w:rFonts w:hint="eastAsia"/>
        </w:rPr>
        <w:t>）角色代表一组权限的集合，用于对权限进行归类管理，包含多个权限。</w:t>
      </w:r>
    </w:p>
    <w:p w14:paraId="302D46C4">
      <w:pPr>
        <w:ind w:firstLine="480"/>
        <w:jc w:val="both"/>
      </w:pPr>
      <w:r>
        <w:rPr>
          <w:rFonts w:hint="eastAsia"/>
        </w:rPr>
        <w:t>（</w:t>
      </w:r>
      <w:r>
        <w:t>5</w:t>
      </w:r>
      <w:r>
        <w:rPr>
          <w:rFonts w:hint="eastAsia"/>
        </w:rPr>
        <w:t>）功能权限代表系统功能的访问权限，用于控制对系统功能的访问，可被多个角色包含。</w:t>
      </w:r>
    </w:p>
    <w:p w14:paraId="5400A94A">
      <w:pPr>
        <w:ind w:firstLine="480"/>
        <w:jc w:val="both"/>
      </w:pPr>
      <w:r>
        <w:rPr>
          <w:rFonts w:hint="eastAsia"/>
        </w:rPr>
        <w:t>（</w:t>
      </w:r>
      <w:r>
        <w:t>6</w:t>
      </w:r>
      <w:r>
        <w:rPr>
          <w:rFonts w:hint="eastAsia"/>
        </w:rPr>
        <w:t>）操作权限代表对系统资源的操作权限，用于控制对系统资源的操作，可被多个角色包含。</w:t>
      </w:r>
    </w:p>
    <w:p w14:paraId="386B5ECA">
      <w:pPr>
        <w:ind w:firstLine="480"/>
        <w:jc w:val="both"/>
      </w:pPr>
      <w:r>
        <w:rPr>
          <w:rFonts w:hint="eastAsia"/>
        </w:rPr>
        <w:t>（</w:t>
      </w:r>
      <w:r>
        <w:t>7</w:t>
      </w:r>
      <w:r>
        <w:rPr>
          <w:rFonts w:hint="eastAsia"/>
        </w:rPr>
        <w:t>）数据权限代表对系统数据的访问权限，用于控制对系统数据的访问，可被多个角色包含。</w:t>
      </w:r>
    </w:p>
    <w:p w14:paraId="0A203C3C">
      <w:pPr>
        <w:pStyle w:val="106"/>
        <w:rPr>
          <w:rFonts w:hint="eastAsia"/>
        </w:rPr>
      </w:pPr>
      <w:bookmarkStart w:id="131" w:name="_Toc24054992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14</w:t>
      </w:r>
      <w:r>
        <w:rPr>
          <w:rFonts w:hint="eastAsia"/>
        </w:rPr>
        <w:fldChar w:fldCharType="end"/>
      </w:r>
      <w:r>
        <w:rPr>
          <w:rFonts w:hint="eastAsia"/>
        </w:rPr>
        <w:t>用户权限设计表</w:t>
      </w:r>
      <w:bookmarkEnd w:id="131"/>
    </w:p>
    <w:tbl>
      <w:tblPr>
        <w:tblStyle w:val="39"/>
        <w:tblW w:w="831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645"/>
        <w:gridCol w:w="1650"/>
        <w:gridCol w:w="1440"/>
        <w:gridCol w:w="1350"/>
        <w:gridCol w:w="1140"/>
        <w:gridCol w:w="1395"/>
      </w:tblGrid>
      <w:tr w14:paraId="05E0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95" w:type="dxa"/>
            <w:vMerge w:val="restart"/>
            <w:vAlign w:val="center"/>
          </w:tcPr>
          <w:p w14:paraId="11B37CE7">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用户分类</w:t>
            </w:r>
          </w:p>
        </w:tc>
        <w:tc>
          <w:tcPr>
            <w:tcW w:w="645" w:type="dxa"/>
            <w:vMerge w:val="restart"/>
            <w:vAlign w:val="center"/>
          </w:tcPr>
          <w:p w14:paraId="2DCB58C0">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所属角色</w:t>
            </w:r>
          </w:p>
        </w:tc>
        <w:tc>
          <w:tcPr>
            <w:tcW w:w="1650" w:type="dxa"/>
            <w:vMerge w:val="restart"/>
            <w:vAlign w:val="center"/>
          </w:tcPr>
          <w:p w14:paraId="6D188561">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角色主要职责</w:t>
            </w:r>
          </w:p>
        </w:tc>
        <w:tc>
          <w:tcPr>
            <w:tcW w:w="5325" w:type="dxa"/>
            <w:gridSpan w:val="4"/>
            <w:vAlign w:val="center"/>
          </w:tcPr>
          <w:p w14:paraId="60C1CCF4">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拥有的权限描述</w:t>
            </w:r>
          </w:p>
        </w:tc>
      </w:tr>
      <w:tr w14:paraId="48E5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95" w:type="dxa"/>
            <w:vMerge w:val="continue"/>
            <w:vAlign w:val="center"/>
          </w:tcPr>
          <w:p w14:paraId="121DE827">
            <w:pPr>
              <w:ind w:firstLine="0" w:firstLineChars="0"/>
              <w:jc w:val="center"/>
              <w:rPr>
                <w:rFonts w:hint="eastAsia" w:cs="微软雅黑" w:asciiTheme="minorEastAsia" w:hAnsiTheme="minorEastAsia" w:eastAsiaTheme="minorEastAsia"/>
                <w:b/>
                <w:bCs/>
                <w:color w:val="000000"/>
                <w:sz w:val="21"/>
                <w:szCs w:val="21"/>
              </w:rPr>
            </w:pPr>
          </w:p>
        </w:tc>
        <w:tc>
          <w:tcPr>
            <w:tcW w:w="645" w:type="dxa"/>
            <w:vMerge w:val="continue"/>
            <w:vAlign w:val="center"/>
          </w:tcPr>
          <w:p w14:paraId="205FCD34">
            <w:pPr>
              <w:ind w:firstLine="0" w:firstLineChars="0"/>
              <w:jc w:val="center"/>
              <w:rPr>
                <w:rFonts w:hint="eastAsia" w:cs="微软雅黑" w:asciiTheme="minorEastAsia" w:hAnsiTheme="minorEastAsia" w:eastAsiaTheme="minorEastAsia"/>
                <w:b/>
                <w:bCs/>
                <w:color w:val="000000"/>
                <w:sz w:val="21"/>
                <w:szCs w:val="21"/>
              </w:rPr>
            </w:pPr>
          </w:p>
        </w:tc>
        <w:tc>
          <w:tcPr>
            <w:tcW w:w="1650" w:type="dxa"/>
            <w:vMerge w:val="continue"/>
            <w:vAlign w:val="center"/>
          </w:tcPr>
          <w:p w14:paraId="164FFDBD">
            <w:pPr>
              <w:ind w:firstLine="0" w:firstLineChars="0"/>
              <w:jc w:val="center"/>
              <w:rPr>
                <w:rFonts w:hint="eastAsia" w:cs="微软雅黑" w:asciiTheme="minorEastAsia" w:hAnsiTheme="minorEastAsia" w:eastAsiaTheme="minorEastAsia"/>
                <w:b/>
                <w:bCs/>
                <w:color w:val="000000"/>
                <w:sz w:val="21"/>
                <w:szCs w:val="21"/>
              </w:rPr>
            </w:pPr>
          </w:p>
        </w:tc>
        <w:tc>
          <w:tcPr>
            <w:tcW w:w="1440" w:type="dxa"/>
            <w:vAlign w:val="center"/>
          </w:tcPr>
          <w:p w14:paraId="15C5F7D5">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应用权限</w:t>
            </w:r>
          </w:p>
        </w:tc>
        <w:tc>
          <w:tcPr>
            <w:tcW w:w="1350" w:type="dxa"/>
            <w:vAlign w:val="center"/>
          </w:tcPr>
          <w:p w14:paraId="66C15462">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功能权限</w:t>
            </w:r>
          </w:p>
        </w:tc>
        <w:tc>
          <w:tcPr>
            <w:tcW w:w="1140" w:type="dxa"/>
            <w:vAlign w:val="center"/>
          </w:tcPr>
          <w:p w14:paraId="21CF21AC">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数据权限</w:t>
            </w:r>
          </w:p>
        </w:tc>
        <w:tc>
          <w:tcPr>
            <w:tcW w:w="1395" w:type="dxa"/>
            <w:vAlign w:val="center"/>
          </w:tcPr>
          <w:p w14:paraId="224B96CF">
            <w:pPr>
              <w:ind w:firstLine="0" w:firstLineChars="0"/>
              <w:jc w:val="center"/>
              <w:textAlignment w:val="center"/>
              <w:rPr>
                <w:rFonts w:hint="eastAsia" w:cs="微软雅黑" w:asciiTheme="minorEastAsia" w:hAnsiTheme="minorEastAsia" w:eastAsiaTheme="minorEastAsia"/>
                <w:b/>
                <w:bCs/>
                <w:color w:val="000000"/>
                <w:sz w:val="21"/>
                <w:szCs w:val="21"/>
              </w:rPr>
            </w:pPr>
            <w:r>
              <w:rPr>
                <w:rFonts w:hint="eastAsia" w:cs="微软雅黑" w:asciiTheme="minorEastAsia" w:hAnsiTheme="minorEastAsia" w:eastAsiaTheme="minorEastAsia"/>
                <w:b/>
                <w:bCs/>
                <w:color w:val="000000"/>
                <w:kern w:val="0"/>
                <w:sz w:val="21"/>
                <w:szCs w:val="21"/>
                <w:lang w:bidi="ar"/>
              </w:rPr>
              <w:t>资源权限</w:t>
            </w:r>
          </w:p>
        </w:tc>
      </w:tr>
      <w:tr w14:paraId="1405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trPr>
        <w:tc>
          <w:tcPr>
            <w:tcW w:w="695" w:type="dxa"/>
            <w:vMerge w:val="restart"/>
            <w:vAlign w:val="center"/>
          </w:tcPr>
          <w:p w14:paraId="1C585D8E">
            <w:pPr>
              <w:ind w:firstLine="0" w:firstLineChars="0"/>
              <w:jc w:val="center"/>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管理人员</w:t>
            </w:r>
          </w:p>
        </w:tc>
        <w:tc>
          <w:tcPr>
            <w:tcW w:w="645" w:type="dxa"/>
            <w:vAlign w:val="center"/>
          </w:tcPr>
          <w:p w14:paraId="0509E496">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系统管理员</w:t>
            </w:r>
          </w:p>
        </w:tc>
        <w:tc>
          <w:tcPr>
            <w:tcW w:w="1650" w:type="dxa"/>
            <w:vAlign w:val="center"/>
          </w:tcPr>
          <w:p w14:paraId="6792F35B">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负责系统配置与权限管理，维护基础参数，处理用户权限异常等系统级问题</w:t>
            </w:r>
          </w:p>
        </w:tc>
        <w:tc>
          <w:tcPr>
            <w:tcW w:w="1440" w:type="dxa"/>
            <w:vAlign w:val="center"/>
          </w:tcPr>
          <w:p w14:paraId="0B8ED1FD">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卫星遥感软件-管理</w:t>
            </w:r>
          </w:p>
        </w:tc>
        <w:tc>
          <w:tcPr>
            <w:tcW w:w="1350" w:type="dxa"/>
            <w:vAlign w:val="center"/>
          </w:tcPr>
          <w:p w14:paraId="011A87EB">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软件内用户管理：新增、编辑、删除；</w:t>
            </w:r>
          </w:p>
          <w:p w14:paraId="71DCEDE7">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软件基础参数配置：数据处理阈值、可视化样式参数；</w:t>
            </w:r>
          </w:p>
          <w:p w14:paraId="439FA537">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软件内权限异常处理：排查、调整</w:t>
            </w:r>
          </w:p>
        </w:tc>
        <w:tc>
          <w:tcPr>
            <w:tcW w:w="1140" w:type="dxa"/>
            <w:vAlign w:val="center"/>
          </w:tcPr>
          <w:p w14:paraId="5E91FC61">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卫星遥感软件全量数据：各子系统处理成果/监测数据/评估成果等查看、修改</w:t>
            </w:r>
          </w:p>
        </w:tc>
        <w:tc>
          <w:tcPr>
            <w:tcW w:w="1395" w:type="dxa"/>
            <w:vAlign w:val="center"/>
          </w:tcPr>
          <w:p w14:paraId="218C076E">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软件分配的CPU、存储、GPU资源：无限制调配，优先保障系统运维</w:t>
            </w:r>
          </w:p>
        </w:tc>
      </w:tr>
      <w:tr w14:paraId="629A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trPr>
        <w:tc>
          <w:tcPr>
            <w:tcW w:w="695" w:type="dxa"/>
            <w:vMerge w:val="continue"/>
            <w:vAlign w:val="center"/>
          </w:tcPr>
          <w:p w14:paraId="3F85760B">
            <w:pPr>
              <w:ind w:firstLine="0" w:firstLineChars="0"/>
              <w:jc w:val="center"/>
              <w:rPr>
                <w:rFonts w:hint="eastAsia" w:cs="微软雅黑" w:asciiTheme="minorEastAsia" w:hAnsiTheme="minorEastAsia" w:eastAsiaTheme="minorEastAsia"/>
                <w:color w:val="000000"/>
                <w:sz w:val="21"/>
                <w:szCs w:val="21"/>
              </w:rPr>
            </w:pPr>
          </w:p>
        </w:tc>
        <w:tc>
          <w:tcPr>
            <w:tcW w:w="645" w:type="dxa"/>
            <w:vAlign w:val="center"/>
          </w:tcPr>
          <w:p w14:paraId="7E0E58E3">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数据管理员</w:t>
            </w:r>
          </w:p>
        </w:tc>
        <w:tc>
          <w:tcPr>
            <w:tcW w:w="1650" w:type="dxa"/>
            <w:vAlign w:val="center"/>
          </w:tcPr>
          <w:p w14:paraId="0774F4F4">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负责卫星遥感数据标准化接入、质检预处理，管理数据入库与检索，保障数据备份合规</w:t>
            </w:r>
          </w:p>
        </w:tc>
        <w:tc>
          <w:tcPr>
            <w:tcW w:w="1440" w:type="dxa"/>
            <w:vAlign w:val="center"/>
          </w:tcPr>
          <w:p w14:paraId="2CE5EB1D">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地面站数据预处理与分析子系统-管理；</w:t>
            </w:r>
          </w:p>
          <w:p w14:paraId="0B799367">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地震数据灾备与大数据管理子系统-管理</w:t>
            </w:r>
          </w:p>
        </w:tc>
        <w:tc>
          <w:tcPr>
            <w:tcW w:w="1350" w:type="dxa"/>
            <w:vAlign w:val="center"/>
          </w:tcPr>
          <w:p w14:paraId="52187E0E">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软件内数据接入：新增、审核；</w:t>
            </w:r>
          </w:p>
          <w:p w14:paraId="10A8BC4D">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数据质检：查看异常、执行清洗；</w:t>
            </w:r>
          </w:p>
          <w:p w14:paraId="344C87F3">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数据入库：新增、更新；</w:t>
            </w:r>
          </w:p>
          <w:p w14:paraId="77085508">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软件内数据备份：配置备份策略、执行备份</w:t>
            </w:r>
          </w:p>
        </w:tc>
        <w:tc>
          <w:tcPr>
            <w:tcW w:w="1140" w:type="dxa"/>
            <w:vAlign w:val="center"/>
          </w:tcPr>
          <w:p w14:paraId="15B3195B">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软件内卫星遥感数据：接入数据/质检数据/入库数据/备份数据查看、修改</w:t>
            </w:r>
          </w:p>
        </w:tc>
        <w:tc>
          <w:tcPr>
            <w:tcW w:w="1395" w:type="dxa"/>
            <w:vAlign w:val="center"/>
          </w:tcPr>
          <w:p w14:paraId="12E07EDE">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软件存储资源：优先分配数据存储空间；</w:t>
            </w:r>
          </w:p>
          <w:p w14:paraId="496FD713">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软件CPU资源：满足数据处理需求</w:t>
            </w:r>
          </w:p>
        </w:tc>
      </w:tr>
      <w:tr w14:paraId="0C7B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trPr>
        <w:tc>
          <w:tcPr>
            <w:tcW w:w="695" w:type="dxa"/>
            <w:vMerge w:val="continue"/>
            <w:vAlign w:val="center"/>
          </w:tcPr>
          <w:p w14:paraId="69663196">
            <w:pPr>
              <w:ind w:firstLine="0" w:firstLineChars="0"/>
              <w:jc w:val="center"/>
              <w:rPr>
                <w:rFonts w:hint="eastAsia" w:cs="微软雅黑" w:asciiTheme="minorEastAsia" w:hAnsiTheme="minorEastAsia" w:eastAsiaTheme="minorEastAsia"/>
                <w:color w:val="000000"/>
                <w:sz w:val="21"/>
                <w:szCs w:val="21"/>
              </w:rPr>
            </w:pPr>
          </w:p>
        </w:tc>
        <w:tc>
          <w:tcPr>
            <w:tcW w:w="645" w:type="dxa"/>
            <w:vAlign w:val="center"/>
          </w:tcPr>
          <w:p w14:paraId="108945C0">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产品管理员</w:t>
            </w:r>
          </w:p>
        </w:tc>
        <w:tc>
          <w:tcPr>
            <w:tcW w:w="1650" w:type="dxa"/>
            <w:vAlign w:val="center"/>
          </w:tcPr>
          <w:p w14:paraId="7D458CB2">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审核遥感衍生产品，组织产品发布与版本管理，对接防灾减灾可视化子系统</w:t>
            </w:r>
          </w:p>
        </w:tc>
        <w:tc>
          <w:tcPr>
            <w:tcW w:w="1440" w:type="dxa"/>
            <w:vAlign w:val="center"/>
          </w:tcPr>
          <w:p w14:paraId="70338079">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防灾减灾产品制图及展示子系统-管理；</w:t>
            </w:r>
          </w:p>
          <w:p w14:paraId="02D48CE2">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地震数据灾备与大数据管理子系统-操作</w:t>
            </w:r>
          </w:p>
        </w:tc>
        <w:tc>
          <w:tcPr>
            <w:tcW w:w="1350" w:type="dxa"/>
            <w:vAlign w:val="center"/>
          </w:tcPr>
          <w:p w14:paraId="2F2D755F">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软件内产品审核：审核、驳回；</w:t>
            </w:r>
          </w:p>
          <w:p w14:paraId="7DFC8AFD">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产品发布：在软件内组织发布、更新；</w:t>
            </w:r>
          </w:p>
          <w:p w14:paraId="5C6CF5B5">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产品版本管理：新增版本、编辑版本信息、查询历史版本</w:t>
            </w:r>
          </w:p>
        </w:tc>
        <w:tc>
          <w:tcPr>
            <w:tcW w:w="1140" w:type="dxa"/>
            <w:vAlign w:val="center"/>
          </w:tcPr>
          <w:p w14:paraId="5B1B0CE0">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软件内遥感衍生产品全量数据：查看、审核、管理；</w:t>
            </w:r>
          </w:p>
          <w:p w14:paraId="37C9CB56">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可视化子系统关联产品数据：查看、同步</w:t>
            </w:r>
          </w:p>
        </w:tc>
        <w:tc>
          <w:tcPr>
            <w:tcW w:w="1395" w:type="dxa"/>
            <w:vAlign w:val="center"/>
          </w:tcPr>
          <w:p w14:paraId="538A738A">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软件存储资源：优先分配产品存储空间；</w:t>
            </w:r>
          </w:p>
          <w:p w14:paraId="017F520C">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CPU：满足产品处理需求</w:t>
            </w:r>
          </w:p>
        </w:tc>
      </w:tr>
      <w:tr w14:paraId="46A8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trPr>
        <w:tc>
          <w:tcPr>
            <w:tcW w:w="695" w:type="dxa"/>
            <w:vAlign w:val="center"/>
          </w:tcPr>
          <w:p w14:paraId="722558E5">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运维人员</w:t>
            </w:r>
          </w:p>
        </w:tc>
        <w:tc>
          <w:tcPr>
            <w:tcW w:w="645" w:type="dxa"/>
            <w:vAlign w:val="center"/>
          </w:tcPr>
          <w:p w14:paraId="1DD03248">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系统运维员</w:t>
            </w:r>
          </w:p>
        </w:tc>
        <w:tc>
          <w:tcPr>
            <w:tcW w:w="1650" w:type="dxa"/>
            <w:vAlign w:val="center"/>
          </w:tcPr>
          <w:p w14:paraId="5725B15F">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监控系统运行，处理技术故障，备份系统日志与遥感成果数据</w:t>
            </w:r>
          </w:p>
        </w:tc>
        <w:tc>
          <w:tcPr>
            <w:tcW w:w="1440" w:type="dxa"/>
            <w:vAlign w:val="center"/>
          </w:tcPr>
          <w:p w14:paraId="5C1272B6">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卫星遥感软件-管理</w:t>
            </w:r>
          </w:p>
        </w:tc>
        <w:tc>
          <w:tcPr>
            <w:tcW w:w="1350" w:type="dxa"/>
            <w:vAlign w:val="center"/>
          </w:tcPr>
          <w:p w14:paraId="4AC78ADB">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软件运行监控：查看运行状态、处理告警；</w:t>
            </w:r>
          </w:p>
          <w:p w14:paraId="6426CC1F">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软件内故障处理：诊断、修复；</w:t>
            </w:r>
          </w:p>
          <w:p w14:paraId="3F71B5ED">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软件内日志/成果备份：配置备份规则、执行备份验证</w:t>
            </w:r>
          </w:p>
        </w:tc>
        <w:tc>
          <w:tcPr>
            <w:tcW w:w="1140" w:type="dxa"/>
            <w:vAlign w:val="center"/>
          </w:tcPr>
          <w:p w14:paraId="085D17D2">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软件运行数据：CPU占用/任务进度查看、分析；</w:t>
            </w:r>
          </w:p>
          <w:p w14:paraId="76679B24">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软件日志/遥感成果备份数据：操作、验证完整性</w:t>
            </w:r>
          </w:p>
        </w:tc>
        <w:tc>
          <w:tcPr>
            <w:tcW w:w="1395" w:type="dxa"/>
            <w:vAlign w:val="center"/>
          </w:tcPr>
          <w:p w14:paraId="7FB7BBB2">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软件CPU、存储、GPU资源：监控与调配权限，故障时优先使用资源修复</w:t>
            </w:r>
          </w:p>
        </w:tc>
      </w:tr>
      <w:tr w14:paraId="61E6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695" w:type="dxa"/>
            <w:vMerge w:val="restart"/>
            <w:vAlign w:val="center"/>
          </w:tcPr>
          <w:p w14:paraId="4C22F466">
            <w:pPr>
              <w:ind w:firstLine="0" w:firstLineChars="0"/>
              <w:jc w:val="center"/>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操作人员</w:t>
            </w:r>
          </w:p>
        </w:tc>
        <w:tc>
          <w:tcPr>
            <w:tcW w:w="645" w:type="dxa"/>
            <w:vAlign w:val="center"/>
          </w:tcPr>
          <w:p w14:paraId="7406B8BB">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应急指挥人员</w:t>
            </w:r>
          </w:p>
        </w:tc>
        <w:tc>
          <w:tcPr>
            <w:tcW w:w="1650" w:type="dxa"/>
            <w:vAlign w:val="center"/>
          </w:tcPr>
          <w:p w14:paraId="40E9C94E">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接收地震灾害评估成果，制定应急救援方案，查看防灾减灾可视化产品</w:t>
            </w:r>
          </w:p>
        </w:tc>
        <w:tc>
          <w:tcPr>
            <w:tcW w:w="1440" w:type="dxa"/>
            <w:vAlign w:val="center"/>
          </w:tcPr>
          <w:p w14:paraId="63DC9A6A">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地震灾害损失与影响快速评估子系统-查看；</w:t>
            </w:r>
          </w:p>
          <w:p w14:paraId="211CAF9F">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防灾减灾产品制图及展示子系统-查看</w:t>
            </w:r>
          </w:p>
        </w:tc>
        <w:tc>
          <w:tcPr>
            <w:tcW w:w="1350" w:type="dxa"/>
            <w:vAlign w:val="center"/>
          </w:tcPr>
          <w:p w14:paraId="648A3BCE">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评估成果接收：查看、导出软件评估报告、编辑；</w:t>
            </w:r>
          </w:p>
          <w:p w14:paraId="26252DE5">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可视化产品查看：查询、筛选重点区域成果</w:t>
            </w:r>
          </w:p>
        </w:tc>
        <w:tc>
          <w:tcPr>
            <w:tcW w:w="1140" w:type="dxa"/>
            <w:vAlign w:val="center"/>
          </w:tcPr>
          <w:p w14:paraId="7B5E7EC8">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软件内地震灾害评估成果数据：查看、导出；</w:t>
            </w:r>
          </w:p>
          <w:p w14:paraId="7332C1A1">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软件内防灾减灾可视化产品数据：查看、编辑</w:t>
            </w:r>
          </w:p>
        </w:tc>
        <w:tc>
          <w:tcPr>
            <w:tcW w:w="1395" w:type="dxa"/>
            <w:vAlign w:val="center"/>
          </w:tcPr>
          <w:p w14:paraId="7D3B2ACE">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软件CPU、存储：满足成果查看与报告导出基础需求，无特殊资源倾斜</w:t>
            </w:r>
          </w:p>
        </w:tc>
      </w:tr>
      <w:tr w14:paraId="6474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95" w:type="dxa"/>
            <w:vMerge w:val="continue"/>
            <w:vAlign w:val="center"/>
          </w:tcPr>
          <w:p w14:paraId="54A54D58">
            <w:pPr>
              <w:ind w:firstLine="0" w:firstLineChars="0"/>
              <w:jc w:val="center"/>
              <w:rPr>
                <w:rFonts w:hint="eastAsia" w:cs="微软雅黑" w:asciiTheme="minorEastAsia" w:hAnsiTheme="minorEastAsia" w:eastAsiaTheme="minorEastAsia"/>
                <w:color w:val="000000"/>
                <w:sz w:val="21"/>
                <w:szCs w:val="21"/>
              </w:rPr>
            </w:pPr>
          </w:p>
        </w:tc>
        <w:tc>
          <w:tcPr>
            <w:tcW w:w="645" w:type="dxa"/>
            <w:vAlign w:val="center"/>
          </w:tcPr>
          <w:p w14:paraId="64950EB8">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科研人员</w:t>
            </w:r>
          </w:p>
        </w:tc>
        <w:tc>
          <w:tcPr>
            <w:tcW w:w="1650" w:type="dxa"/>
            <w:vAlign w:val="center"/>
          </w:tcPr>
          <w:p w14:paraId="45629C4F">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查询卫星遥感数据，用系统算法验证科研假设，导出分析结果用于研究</w:t>
            </w:r>
          </w:p>
        </w:tc>
        <w:tc>
          <w:tcPr>
            <w:tcW w:w="1440" w:type="dxa"/>
            <w:vAlign w:val="center"/>
          </w:tcPr>
          <w:p w14:paraId="73135904">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地面站数据预处理与分析子系统-查看/操作；</w:t>
            </w:r>
          </w:p>
          <w:p w14:paraId="484AD1E2">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地震风险区域监测子系统-查看/操作；</w:t>
            </w:r>
          </w:p>
          <w:p w14:paraId="7962A670">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地震中短期宏观异常监测子系统-查看/操作</w:t>
            </w:r>
          </w:p>
        </w:tc>
        <w:tc>
          <w:tcPr>
            <w:tcW w:w="1350" w:type="dxa"/>
            <w:vAlign w:val="center"/>
          </w:tcPr>
          <w:p w14:paraId="589800A3">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软件内数据查询：多条件筛选、精准检索；</w:t>
            </w:r>
          </w:p>
          <w:p w14:paraId="5A5D410F">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软件内算法调用：InSAR形变分析算法、热异常识别算法等；</w:t>
            </w:r>
          </w:p>
          <w:p w14:paraId="4695C01B">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分析结果导出：导出自身科研相关分析结果</w:t>
            </w:r>
          </w:p>
        </w:tc>
        <w:tc>
          <w:tcPr>
            <w:tcW w:w="1140" w:type="dxa"/>
            <w:vAlign w:val="center"/>
          </w:tcPr>
          <w:p w14:paraId="79F7959C">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软件内授权范围卫星遥感数据：查看、查询；</w:t>
            </w:r>
          </w:p>
          <w:p w14:paraId="2A337EA7">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算法验证/自身科研分析结果数据：查看、使用、导出</w:t>
            </w:r>
          </w:p>
        </w:tc>
        <w:tc>
          <w:tcPr>
            <w:tcW w:w="1395" w:type="dxa"/>
            <w:vAlign w:val="center"/>
          </w:tcPr>
          <w:p w14:paraId="148EA59C">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软件CPU、GPU：满足科研数据处理需求；</w:t>
            </w:r>
          </w:p>
          <w:p w14:paraId="3F741C73">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软件存储：分配专属科研数据存储空间</w:t>
            </w:r>
          </w:p>
        </w:tc>
      </w:tr>
      <w:tr w14:paraId="594C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695" w:type="dxa"/>
            <w:vMerge w:val="continue"/>
            <w:vAlign w:val="center"/>
          </w:tcPr>
          <w:p w14:paraId="5C9E49B4">
            <w:pPr>
              <w:ind w:firstLine="0" w:firstLineChars="0"/>
              <w:jc w:val="center"/>
              <w:rPr>
                <w:rFonts w:hint="eastAsia" w:cs="微软雅黑" w:asciiTheme="minorEastAsia" w:hAnsiTheme="minorEastAsia" w:eastAsiaTheme="minorEastAsia"/>
                <w:color w:val="000000"/>
                <w:sz w:val="21"/>
                <w:szCs w:val="21"/>
              </w:rPr>
            </w:pPr>
          </w:p>
        </w:tc>
        <w:tc>
          <w:tcPr>
            <w:tcW w:w="645" w:type="dxa"/>
            <w:vAlign w:val="center"/>
          </w:tcPr>
          <w:p w14:paraId="3F7E7467">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社会公众用户</w:t>
            </w:r>
          </w:p>
        </w:tc>
        <w:tc>
          <w:tcPr>
            <w:tcW w:w="1650" w:type="dxa"/>
            <w:vAlign w:val="center"/>
          </w:tcPr>
          <w:p w14:paraId="7144707A">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查看公开的防灾减灾可视化成果，获取地震科普及安全提示</w:t>
            </w:r>
          </w:p>
        </w:tc>
        <w:tc>
          <w:tcPr>
            <w:tcW w:w="1440" w:type="dxa"/>
            <w:vAlign w:val="center"/>
          </w:tcPr>
          <w:p w14:paraId="699BE916">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防灾减灾产品制图及展示子系统-查看（公开模块）</w:t>
            </w:r>
          </w:p>
        </w:tc>
        <w:tc>
          <w:tcPr>
            <w:tcW w:w="1350" w:type="dxa"/>
            <w:vAlign w:val="center"/>
          </w:tcPr>
          <w:p w14:paraId="1D49D912">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软件内公开可视化成果查看：浏览、基础查询；</w:t>
            </w:r>
          </w:p>
          <w:p w14:paraId="3519467B">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软件内地震科普/安全提示查看（阅读）</w:t>
            </w:r>
          </w:p>
        </w:tc>
        <w:tc>
          <w:tcPr>
            <w:tcW w:w="1140" w:type="dxa"/>
            <w:vAlign w:val="center"/>
          </w:tcPr>
          <w:p w14:paraId="25B1A657">
            <w:pPr>
              <w:ind w:firstLine="0" w:firstLineChars="0"/>
              <w:textAlignment w:val="center"/>
              <w:rPr>
                <w:rFonts w:hint="eastAsia" w:cs="微软雅黑" w:asciiTheme="minorEastAsia" w:hAnsiTheme="minorEastAsia" w:eastAsiaTheme="minorEastAsia"/>
                <w:color w:val="000000"/>
                <w:kern w:val="0"/>
                <w:sz w:val="21"/>
                <w:szCs w:val="21"/>
                <w:lang w:bidi="ar"/>
              </w:rPr>
            </w:pPr>
            <w:r>
              <w:rPr>
                <w:rFonts w:hint="eastAsia" w:cs="微软雅黑" w:asciiTheme="minorEastAsia" w:hAnsiTheme="minorEastAsia" w:eastAsiaTheme="minorEastAsia"/>
                <w:color w:val="000000"/>
                <w:kern w:val="0"/>
                <w:sz w:val="21"/>
                <w:szCs w:val="21"/>
                <w:lang w:bidi="ar"/>
              </w:rPr>
              <w:t>软件内公开的防灾减灾可视化数据；</w:t>
            </w:r>
          </w:p>
          <w:p w14:paraId="2B47204A">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软件内地震科普、安全提示数据（仅查看）</w:t>
            </w:r>
          </w:p>
        </w:tc>
        <w:tc>
          <w:tcPr>
            <w:tcW w:w="1395" w:type="dxa"/>
            <w:vAlign w:val="center"/>
          </w:tcPr>
          <w:p w14:paraId="62AE71B3">
            <w:pPr>
              <w:ind w:firstLine="0" w:firstLineChars="0"/>
              <w:textAlignment w:val="center"/>
              <w:rPr>
                <w:rFonts w:hint="eastAsia" w:cs="微软雅黑" w:asciiTheme="minorEastAsia" w:hAnsiTheme="minorEastAsia" w:eastAsiaTheme="minorEastAsia"/>
                <w:color w:val="000000"/>
                <w:sz w:val="21"/>
                <w:szCs w:val="21"/>
              </w:rPr>
            </w:pPr>
            <w:r>
              <w:rPr>
                <w:rFonts w:hint="eastAsia" w:cs="微软雅黑" w:asciiTheme="minorEastAsia" w:hAnsiTheme="minorEastAsia" w:eastAsiaTheme="minorEastAsia"/>
                <w:color w:val="000000"/>
                <w:kern w:val="0"/>
                <w:sz w:val="21"/>
                <w:szCs w:val="21"/>
                <w:lang w:bidi="ar"/>
              </w:rPr>
              <w:t>软件CPU、存储：仅满足公开数据查看基础需求，无额外资源分配</w:t>
            </w:r>
          </w:p>
        </w:tc>
      </w:tr>
    </w:tbl>
    <w:p w14:paraId="72E48464">
      <w:pPr>
        <w:ind w:firstLine="480"/>
        <w:rPr>
          <w:color w:val="C00000"/>
        </w:rPr>
      </w:pPr>
    </w:p>
    <w:p w14:paraId="43B7E345">
      <w:pPr>
        <w:pStyle w:val="5"/>
      </w:pPr>
      <w:bookmarkStart w:id="132" w:name="_Toc240550090"/>
      <w:bookmarkStart w:id="133" w:name="_Toc25059"/>
      <w:bookmarkStart w:id="134" w:name="_Toc220368474"/>
      <w:r>
        <w:rPr>
          <w:rFonts w:hint="eastAsia"/>
        </w:rPr>
        <w:t>审计日志（SYC</w:t>
      </w:r>
      <w:r>
        <w:t>-WXYG-</w:t>
      </w:r>
      <w:r>
        <w:rPr>
          <w:rFonts w:hint="eastAsia"/>
        </w:rPr>
        <w:t>PTJC</w:t>
      </w:r>
      <w:r>
        <w:t>-</w:t>
      </w:r>
      <w:r>
        <w:rPr>
          <w:rFonts w:hint="eastAsia"/>
        </w:rPr>
        <w:t>SJRZ）</w:t>
      </w:r>
      <w:bookmarkEnd w:id="132"/>
      <w:bookmarkEnd w:id="133"/>
      <w:bookmarkEnd w:id="134"/>
    </w:p>
    <w:p w14:paraId="00969A1F">
      <w:pPr>
        <w:pStyle w:val="6"/>
      </w:pPr>
      <w:r>
        <w:rPr>
          <w:rFonts w:hint="eastAsia"/>
        </w:rPr>
        <w:t>审计日志核心原则</w:t>
      </w:r>
    </w:p>
    <w:p w14:paraId="2CA358C0">
      <w:pPr>
        <w:ind w:firstLine="480"/>
      </w:pPr>
      <w:r>
        <w:rPr>
          <w:rFonts w:hint="eastAsia"/>
        </w:rPr>
        <w:t>不可篡改原则：日志生成后禁止修改、删除，需通过加密、签名或只读存储确保完整性。</w:t>
      </w:r>
    </w:p>
    <w:p w14:paraId="11908E27">
      <w:pPr>
        <w:ind w:firstLine="480"/>
      </w:pPr>
      <w:r>
        <w:rPr>
          <w:rFonts w:hint="eastAsia"/>
        </w:rPr>
        <w:t>全面覆盖原则：覆盖用户操作、系统行为、数据流转、权限变更等所有关键场景，无遗漏核心操作。</w:t>
      </w:r>
    </w:p>
    <w:p w14:paraId="71AA2952">
      <w:pPr>
        <w:ind w:firstLine="480"/>
      </w:pPr>
      <w:r>
        <w:rPr>
          <w:rFonts w:hint="eastAsia"/>
        </w:rPr>
        <w:t>精准唯一原则：日志字段精准定义，无歧义；每个日志条目具备唯一标识，支持跨系统关联追溯。</w:t>
      </w:r>
    </w:p>
    <w:p w14:paraId="28002B5C">
      <w:pPr>
        <w:ind w:firstLine="480"/>
      </w:pPr>
      <w:r>
        <w:rPr>
          <w:rFonts w:hint="eastAsia"/>
        </w:rPr>
        <w:t>合规适配原则：符合行业合规要求（如遥感数据保密、地理信息安全管理规定），日志留存周期满足监管要求。</w:t>
      </w:r>
    </w:p>
    <w:p w14:paraId="298C2E55">
      <w:pPr>
        <w:ind w:firstLine="480"/>
      </w:pPr>
      <w:r>
        <w:rPr>
          <w:rFonts w:hint="eastAsia"/>
        </w:rPr>
        <w:t>高效可用原则：日志格式结构化，便于检索、分析和自动化工具解析；避免冗余信息，降低存储成本。</w:t>
      </w:r>
    </w:p>
    <w:p w14:paraId="01DA386B">
      <w:pPr>
        <w:pStyle w:val="6"/>
      </w:pPr>
      <w:r>
        <w:rPr>
          <w:rFonts w:hint="eastAsia"/>
        </w:rPr>
        <w:t>审计日志核心要素</w:t>
      </w:r>
    </w:p>
    <w:p w14:paraId="2BB30391">
      <w:pPr>
        <w:ind w:firstLine="480"/>
      </w:pPr>
      <w:r>
        <w:t>审计日志遵循总册统一的结构、采集、传输、集中存储、检索和留存要求</w:t>
      </w:r>
      <w:r>
        <w:rPr>
          <w:rFonts w:hint="eastAsia"/>
        </w:rPr>
        <w:t>设计审计日志核心要素。</w:t>
      </w:r>
    </w:p>
    <w:tbl>
      <w:tblPr>
        <w:tblStyle w:val="39"/>
        <w:tblpPr w:leftFromText="180" w:rightFromText="180" w:vertAnchor="text" w:horzAnchor="page" w:tblpX="1385" w:tblpY="525"/>
        <w:tblOverlap w:val="never"/>
        <w:tblW w:w="9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138"/>
        <w:gridCol w:w="1425"/>
        <w:gridCol w:w="2188"/>
        <w:gridCol w:w="4324"/>
      </w:tblGrid>
      <w:tr w14:paraId="5D9E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1138" w:type="dxa"/>
            <w:shd w:val="clear" w:color="auto" w:fill="FFFFFF"/>
            <w:vAlign w:val="center"/>
          </w:tcPr>
          <w:p w14:paraId="0D9C88FB">
            <w:pPr>
              <w:ind w:firstLine="0" w:firstLineChars="0"/>
              <w:jc w:val="center"/>
              <w:rPr>
                <w:rFonts w:ascii="Segoe UI" w:hAnsi="Segoe UI" w:eastAsia="Segoe UI" w:cs="Segoe UI"/>
                <w:b/>
                <w:bCs/>
                <w:color w:val="000000"/>
                <w:kern w:val="0"/>
                <w:sz w:val="21"/>
                <w:szCs w:val="21"/>
                <w:lang w:bidi="ar"/>
              </w:rPr>
            </w:pPr>
            <w:r>
              <w:rPr>
                <w:rFonts w:ascii="Segoe UI" w:hAnsi="Segoe UI" w:eastAsia="Segoe UI" w:cs="Segoe UI"/>
                <w:b/>
                <w:bCs/>
                <w:color w:val="000000"/>
                <w:kern w:val="0"/>
                <w:sz w:val="21"/>
                <w:szCs w:val="21"/>
                <w:lang w:bidi="ar"/>
              </w:rPr>
              <w:t>字段名称</w:t>
            </w:r>
          </w:p>
        </w:tc>
        <w:tc>
          <w:tcPr>
            <w:tcW w:w="1425" w:type="dxa"/>
            <w:shd w:val="clear" w:color="auto" w:fill="FFFFFF"/>
            <w:vAlign w:val="center"/>
          </w:tcPr>
          <w:p w14:paraId="493FAB3F">
            <w:pPr>
              <w:ind w:firstLine="0" w:firstLineChars="0"/>
              <w:jc w:val="center"/>
              <w:rPr>
                <w:rFonts w:ascii="Segoe UI" w:hAnsi="Segoe UI" w:eastAsia="Segoe UI" w:cs="Segoe UI"/>
                <w:b/>
                <w:bCs/>
                <w:color w:val="000000"/>
                <w:kern w:val="0"/>
                <w:sz w:val="21"/>
                <w:szCs w:val="21"/>
                <w:lang w:bidi="ar"/>
              </w:rPr>
            </w:pPr>
            <w:r>
              <w:rPr>
                <w:rFonts w:ascii="Segoe UI" w:hAnsi="Segoe UI" w:eastAsia="Segoe UI" w:cs="Segoe UI"/>
                <w:b/>
                <w:bCs/>
                <w:color w:val="000000"/>
                <w:kern w:val="0"/>
                <w:sz w:val="21"/>
                <w:szCs w:val="21"/>
                <w:lang w:bidi="ar"/>
              </w:rPr>
              <w:t>定义</w:t>
            </w:r>
          </w:p>
        </w:tc>
        <w:tc>
          <w:tcPr>
            <w:tcW w:w="2188" w:type="dxa"/>
            <w:shd w:val="clear" w:color="auto" w:fill="FFFFFF"/>
            <w:vAlign w:val="center"/>
          </w:tcPr>
          <w:p w14:paraId="2A997438">
            <w:pPr>
              <w:ind w:firstLine="0" w:firstLineChars="0"/>
              <w:jc w:val="center"/>
              <w:rPr>
                <w:rFonts w:ascii="Segoe UI" w:hAnsi="Segoe UI" w:eastAsia="Segoe UI" w:cs="Segoe UI"/>
                <w:b/>
                <w:bCs/>
                <w:color w:val="000000"/>
                <w:kern w:val="0"/>
                <w:sz w:val="21"/>
                <w:szCs w:val="21"/>
                <w:lang w:bidi="ar"/>
              </w:rPr>
            </w:pPr>
            <w:r>
              <w:rPr>
                <w:rFonts w:ascii="Segoe UI" w:hAnsi="Segoe UI" w:eastAsia="Segoe UI" w:cs="Segoe UI"/>
                <w:b/>
                <w:bCs/>
                <w:color w:val="000000"/>
                <w:kern w:val="0"/>
                <w:sz w:val="21"/>
                <w:szCs w:val="21"/>
                <w:lang w:bidi="ar"/>
              </w:rPr>
              <w:t>适用场景</w:t>
            </w:r>
          </w:p>
        </w:tc>
        <w:tc>
          <w:tcPr>
            <w:tcW w:w="4324" w:type="dxa"/>
            <w:shd w:val="clear" w:color="auto" w:fill="FFFFFF"/>
            <w:vAlign w:val="center"/>
          </w:tcPr>
          <w:p w14:paraId="5C0C4423">
            <w:pPr>
              <w:ind w:firstLine="0" w:firstLineChars="0"/>
              <w:jc w:val="center"/>
              <w:rPr>
                <w:rFonts w:ascii="Segoe UI" w:hAnsi="Segoe UI" w:eastAsia="Segoe UI" w:cs="Segoe UI"/>
                <w:b/>
                <w:bCs/>
                <w:color w:val="000000"/>
                <w:kern w:val="0"/>
                <w:sz w:val="21"/>
                <w:szCs w:val="21"/>
                <w:lang w:bidi="ar"/>
              </w:rPr>
            </w:pPr>
            <w:r>
              <w:rPr>
                <w:rFonts w:ascii="Segoe UI" w:hAnsi="Segoe UI" w:eastAsia="Segoe UI" w:cs="Segoe UI"/>
                <w:b/>
                <w:bCs/>
                <w:color w:val="000000"/>
                <w:kern w:val="0"/>
                <w:sz w:val="21"/>
                <w:szCs w:val="21"/>
                <w:lang w:bidi="ar"/>
              </w:rPr>
              <w:t>格式示例</w:t>
            </w:r>
          </w:p>
        </w:tc>
      </w:tr>
      <w:tr w14:paraId="63B8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2FCF789F">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操作参数</w:t>
            </w:r>
          </w:p>
        </w:tc>
        <w:tc>
          <w:tcPr>
            <w:tcW w:w="1425" w:type="dxa"/>
            <w:shd w:val="clear" w:color="auto" w:fill="FFFFFF"/>
            <w:vAlign w:val="center"/>
          </w:tcPr>
          <w:p w14:paraId="45533D35">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操作的关键配置参数</w:t>
            </w:r>
          </w:p>
        </w:tc>
        <w:tc>
          <w:tcPr>
            <w:tcW w:w="2188" w:type="dxa"/>
            <w:shd w:val="clear" w:color="auto" w:fill="FFFFFF"/>
            <w:vAlign w:val="center"/>
          </w:tcPr>
          <w:p w14:paraId="2560051B">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数据导入/导出、分析任务提交、图层配置修改等</w:t>
            </w:r>
          </w:p>
        </w:tc>
        <w:tc>
          <w:tcPr>
            <w:tcW w:w="4324" w:type="dxa"/>
            <w:shd w:val="clear" w:color="auto" w:fill="FFFFFF"/>
            <w:vAlign w:val="center"/>
          </w:tcPr>
          <w:p w14:paraId="6FB09108">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{"导出格式":"GeoTIFF","分辨率":"10m","范围":"116.2°E-116.4°E,39.8°N-40.0°N"}</w:t>
            </w:r>
          </w:p>
        </w:tc>
      </w:tr>
      <w:tr w14:paraId="7A0B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4432DE19">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操作前状态</w:t>
            </w:r>
          </w:p>
        </w:tc>
        <w:tc>
          <w:tcPr>
            <w:tcW w:w="1425" w:type="dxa"/>
            <w:shd w:val="clear" w:color="auto" w:fill="FFFFFF"/>
            <w:vAlign w:val="center"/>
          </w:tcPr>
          <w:p w14:paraId="6E7F370D">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操作对象的原始状态</w:t>
            </w:r>
          </w:p>
        </w:tc>
        <w:tc>
          <w:tcPr>
            <w:tcW w:w="2188" w:type="dxa"/>
            <w:shd w:val="clear" w:color="auto" w:fill="FFFFFF"/>
            <w:vAlign w:val="center"/>
          </w:tcPr>
          <w:p w14:paraId="216FE2FD">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数据编辑、权限变更、系统配置修改等</w:t>
            </w:r>
          </w:p>
        </w:tc>
        <w:tc>
          <w:tcPr>
            <w:tcW w:w="4324" w:type="dxa"/>
            <w:shd w:val="clear" w:color="auto" w:fill="FFFFFF"/>
            <w:vAlign w:val="center"/>
          </w:tcPr>
          <w:p w14:paraId="5C63C1B9">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{"图层透明度":"50%","可见性":"显示"}、{"权限":"只读"}</w:t>
            </w:r>
          </w:p>
        </w:tc>
      </w:tr>
      <w:tr w14:paraId="3D7B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3255B584">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操作后状态</w:t>
            </w:r>
          </w:p>
        </w:tc>
        <w:tc>
          <w:tcPr>
            <w:tcW w:w="1425" w:type="dxa"/>
            <w:shd w:val="clear" w:color="auto" w:fill="FFFFFF"/>
            <w:vAlign w:val="center"/>
          </w:tcPr>
          <w:p w14:paraId="1D216498">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操作对象的变更后状态</w:t>
            </w:r>
          </w:p>
        </w:tc>
        <w:tc>
          <w:tcPr>
            <w:tcW w:w="2188" w:type="dxa"/>
            <w:shd w:val="clear" w:color="auto" w:fill="FFFFFF"/>
            <w:vAlign w:val="center"/>
          </w:tcPr>
          <w:p w14:paraId="251CD451">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同上</w:t>
            </w:r>
          </w:p>
        </w:tc>
        <w:tc>
          <w:tcPr>
            <w:tcW w:w="4324" w:type="dxa"/>
            <w:shd w:val="clear" w:color="auto" w:fill="FFFFFF"/>
            <w:vAlign w:val="center"/>
          </w:tcPr>
          <w:p w14:paraId="5E09EAA3">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{"图层透明度":"80%","可见性":"隐藏"}、{"权限":"读写"}</w:t>
            </w:r>
          </w:p>
        </w:tc>
      </w:tr>
      <w:tr w14:paraId="21AD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3D49D449">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失败原因</w:t>
            </w:r>
          </w:p>
        </w:tc>
        <w:tc>
          <w:tcPr>
            <w:tcW w:w="1425" w:type="dxa"/>
            <w:shd w:val="clear" w:color="auto" w:fill="FFFFFF"/>
            <w:vAlign w:val="center"/>
          </w:tcPr>
          <w:p w14:paraId="5461C4B1">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操作失败的具体原因</w:t>
            </w:r>
          </w:p>
        </w:tc>
        <w:tc>
          <w:tcPr>
            <w:tcW w:w="2188" w:type="dxa"/>
            <w:shd w:val="clear" w:color="auto" w:fill="FFFFFF"/>
            <w:vAlign w:val="center"/>
          </w:tcPr>
          <w:p w14:paraId="45C3A1C7">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操作结果为FAIL时必填</w:t>
            </w:r>
          </w:p>
        </w:tc>
        <w:tc>
          <w:tcPr>
            <w:tcW w:w="4324" w:type="dxa"/>
            <w:shd w:val="clear" w:color="auto" w:fill="FFFFFF"/>
            <w:vAlign w:val="center"/>
          </w:tcPr>
          <w:p w14:paraId="7D222336">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"权限不足：无矢量数据删除权限"、"数据格式错误：不支持JPG格式遥感影像导入"</w:t>
            </w:r>
          </w:p>
        </w:tc>
      </w:tr>
      <w:tr w14:paraId="277B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20A84549">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关联日志ID</w:t>
            </w:r>
          </w:p>
        </w:tc>
        <w:tc>
          <w:tcPr>
            <w:tcW w:w="1425" w:type="dxa"/>
            <w:shd w:val="clear" w:color="auto" w:fill="FFFFFF"/>
            <w:vAlign w:val="center"/>
          </w:tcPr>
          <w:p w14:paraId="7276B91D">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关联的其他日志唯一ID</w:t>
            </w:r>
          </w:p>
        </w:tc>
        <w:tc>
          <w:tcPr>
            <w:tcW w:w="2188" w:type="dxa"/>
            <w:shd w:val="clear" w:color="auto" w:fill="FFFFFF"/>
            <w:vAlign w:val="center"/>
          </w:tcPr>
          <w:p w14:paraId="4FA88532">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批量操作、跨模块操作（如数据上传→分析→导出）</w:t>
            </w:r>
          </w:p>
        </w:tc>
        <w:tc>
          <w:tcPr>
            <w:tcW w:w="4324" w:type="dxa"/>
            <w:shd w:val="clear" w:color="auto" w:fill="FFFFFF"/>
            <w:vAlign w:val="center"/>
          </w:tcPr>
          <w:p w14:paraId="0F0AAC27">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6E2F8A9D-3B7C-41A0-8D1E-9F3C2B1A0E9D（上传日志ID）</w:t>
            </w:r>
          </w:p>
        </w:tc>
      </w:tr>
      <w:tr w14:paraId="181A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38455B11">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涉密等级</w:t>
            </w:r>
          </w:p>
        </w:tc>
        <w:tc>
          <w:tcPr>
            <w:tcW w:w="1425" w:type="dxa"/>
            <w:shd w:val="clear" w:color="auto" w:fill="FFFFFF"/>
            <w:vAlign w:val="center"/>
          </w:tcPr>
          <w:p w14:paraId="57C37922">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操作对象的涉密级别</w:t>
            </w:r>
          </w:p>
        </w:tc>
        <w:tc>
          <w:tcPr>
            <w:tcW w:w="2188" w:type="dxa"/>
            <w:shd w:val="clear" w:color="auto" w:fill="FFFFFF"/>
            <w:vAlign w:val="center"/>
          </w:tcPr>
          <w:p w14:paraId="010B0504">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涉及涉密遥感数据、敏感地理信息</w:t>
            </w:r>
          </w:p>
        </w:tc>
        <w:tc>
          <w:tcPr>
            <w:tcW w:w="4324" w:type="dxa"/>
            <w:shd w:val="clear" w:color="auto" w:fill="FFFFFF"/>
            <w:vAlign w:val="center"/>
          </w:tcPr>
          <w:p w14:paraId="1ECC2101">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绝密、机密、秘密、非涉密</w:t>
            </w:r>
          </w:p>
        </w:tc>
      </w:tr>
      <w:tr w14:paraId="21A0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38" w:type="dxa"/>
            <w:shd w:val="clear" w:color="auto" w:fill="FFFFFF"/>
            <w:vAlign w:val="center"/>
          </w:tcPr>
          <w:p w14:paraId="5A09C3C2">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审批单号</w:t>
            </w:r>
          </w:p>
        </w:tc>
        <w:tc>
          <w:tcPr>
            <w:tcW w:w="1425" w:type="dxa"/>
            <w:shd w:val="clear" w:color="auto" w:fill="FFFFFF"/>
            <w:vAlign w:val="center"/>
          </w:tcPr>
          <w:p w14:paraId="43A7D5B6">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需审批操作的审批单据ID</w:t>
            </w:r>
          </w:p>
        </w:tc>
        <w:tc>
          <w:tcPr>
            <w:tcW w:w="2188" w:type="dxa"/>
            <w:shd w:val="clear" w:color="auto" w:fill="FFFFFF"/>
            <w:vAlign w:val="center"/>
          </w:tcPr>
          <w:p w14:paraId="18BE7C63">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涉密数据导出、高权限变更等需审批场景</w:t>
            </w:r>
          </w:p>
        </w:tc>
        <w:tc>
          <w:tcPr>
            <w:tcW w:w="4324" w:type="dxa"/>
            <w:shd w:val="clear" w:color="auto" w:fill="FFFFFF"/>
            <w:vAlign w:val="center"/>
          </w:tcPr>
          <w:p w14:paraId="5EB6B090">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APPROVE_20240520_001</w:t>
            </w:r>
          </w:p>
        </w:tc>
      </w:tr>
      <w:tr w14:paraId="0023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138" w:type="dxa"/>
            <w:shd w:val="clear" w:color="auto" w:fill="FFFFFF"/>
            <w:vAlign w:val="center"/>
          </w:tcPr>
          <w:p w14:paraId="23650C05">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操作耗时</w:t>
            </w:r>
          </w:p>
        </w:tc>
        <w:tc>
          <w:tcPr>
            <w:tcW w:w="1425" w:type="dxa"/>
            <w:shd w:val="clear" w:color="auto" w:fill="FFFFFF"/>
            <w:vAlign w:val="center"/>
          </w:tcPr>
          <w:p w14:paraId="768AD835">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操作执行的时间长度</w:t>
            </w:r>
          </w:p>
        </w:tc>
        <w:tc>
          <w:tcPr>
            <w:tcW w:w="2188" w:type="dxa"/>
            <w:shd w:val="clear" w:color="auto" w:fill="FFFFFF"/>
            <w:vAlign w:val="center"/>
          </w:tcPr>
          <w:p w14:paraId="47955287">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数据处理、分析任务、批量导入等耗时操作</w:t>
            </w:r>
          </w:p>
        </w:tc>
        <w:tc>
          <w:tcPr>
            <w:tcW w:w="4324" w:type="dxa"/>
            <w:shd w:val="clear" w:color="auto" w:fill="FFFFFF"/>
            <w:vAlign w:val="center"/>
          </w:tcPr>
          <w:p w14:paraId="468BE6D3">
            <w:pPr>
              <w:ind w:firstLine="0" w:firstLineChars="0"/>
              <w:jc w:val="center"/>
              <w:rPr>
                <w:rFonts w:ascii="Segoe UI" w:hAnsi="Segoe UI" w:eastAsia="Segoe UI" w:cs="Segoe UI"/>
                <w:color w:val="000000"/>
                <w:kern w:val="0"/>
                <w:sz w:val="21"/>
                <w:szCs w:val="21"/>
                <w:lang w:bidi="ar"/>
              </w:rPr>
            </w:pPr>
            <w:r>
              <w:rPr>
                <w:rFonts w:ascii="Segoe UI" w:hAnsi="Segoe UI" w:eastAsia="Segoe UI" w:cs="Segoe UI"/>
                <w:color w:val="000000"/>
                <w:kern w:val="0"/>
                <w:sz w:val="21"/>
                <w:szCs w:val="21"/>
                <w:lang w:bidi="ar"/>
              </w:rPr>
              <w:t>1200ms（毫秒）、30s（秒）、5min（分钟）</w:t>
            </w:r>
          </w:p>
        </w:tc>
      </w:tr>
    </w:tbl>
    <w:p w14:paraId="5AF93EBA">
      <w:pPr>
        <w:pStyle w:val="106"/>
        <w:rPr>
          <w:rFonts w:hint="eastAsia"/>
        </w:rPr>
      </w:pPr>
      <w:bookmarkStart w:id="135" w:name="_Toc24054992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15</w:t>
      </w:r>
      <w:r>
        <w:rPr>
          <w:rFonts w:hint="eastAsia"/>
        </w:rPr>
        <w:fldChar w:fldCharType="end"/>
      </w:r>
      <w:r>
        <w:rPr>
          <w:rFonts w:hint="eastAsia"/>
        </w:rPr>
        <w:t>审计日志核心要素表</w:t>
      </w:r>
      <w:bookmarkEnd w:id="135"/>
    </w:p>
    <w:p w14:paraId="26E85B83">
      <w:pPr>
        <w:pStyle w:val="6"/>
      </w:pPr>
      <w:r>
        <w:rPr>
          <w:rFonts w:hint="eastAsia"/>
        </w:rPr>
        <w:t>审计日志格式规范</w:t>
      </w:r>
    </w:p>
    <w:p w14:paraId="3B0B6EB5">
      <w:pPr>
        <w:ind w:firstLine="480"/>
        <w:jc w:val="both"/>
      </w:pPr>
      <w:r>
        <w:t>日志采用平台规定的UTF-8结构化JSON格式，时间统一使用带时区的ISO 8601格式，日志级别和操作类型采用统一枚举。跨服务调用必须透传TraceID，异步任务同时使用TaskID关联提交、调度、处理、成果入库和发布全过程。字段命名、脱敏规则和接口协议以总册及平台日志接入规范为准</w:t>
      </w:r>
      <w:r>
        <w:rPr>
          <w:rFonts w:hint="eastAsia"/>
        </w:rPr>
        <w:t>。</w:t>
      </w:r>
    </w:p>
    <w:p w14:paraId="40A2DF7C">
      <w:pPr>
        <w:pStyle w:val="6"/>
      </w:pPr>
      <w:r>
        <w:rPr>
          <w:rFonts w:hint="eastAsia"/>
        </w:rPr>
        <w:t>审计日志存储规范</w:t>
      </w:r>
    </w:p>
    <w:p w14:paraId="436467B2">
      <w:pPr>
        <w:ind w:firstLine="480"/>
        <w:jc w:val="both"/>
      </w:pPr>
      <w:r>
        <w:t>本软件日志通过平台指定采集组件或日志接收接口汇聚至统一日志平台。本地仅保留保障故障诊断所需的滚动日志，设置容量上限和自动轮转，不以本地日志替代平台集中存储。审计日志的保留周期、归档介质、完整性保护、访问审批和销毁方式遵循总册及项目安全制度；本软件配合提供按TraceID、TaskID、ProductID和用户标识的检索条件</w:t>
      </w:r>
      <w:r>
        <w:rPr>
          <w:rFonts w:hint="eastAsia"/>
        </w:rPr>
        <w:t>。</w:t>
      </w:r>
    </w:p>
    <w:p w14:paraId="7DEAF4B9">
      <w:pPr>
        <w:pStyle w:val="5"/>
      </w:pPr>
      <w:bookmarkStart w:id="136" w:name="_Toc18852"/>
      <w:bookmarkStart w:id="137" w:name="_Toc220368475"/>
      <w:bookmarkStart w:id="138" w:name="_Toc240550091"/>
      <w:r>
        <w:rPr>
          <w:rFonts w:hint="eastAsia"/>
        </w:rPr>
        <w:t>API网关（SYC</w:t>
      </w:r>
      <w:r>
        <w:t>-WXYG-</w:t>
      </w:r>
      <w:r>
        <w:rPr>
          <w:rFonts w:hint="eastAsia"/>
        </w:rPr>
        <w:t>PTJC</w:t>
      </w:r>
      <w:r>
        <w:t>-</w:t>
      </w:r>
      <w:r>
        <w:rPr>
          <w:rFonts w:hint="eastAsia"/>
        </w:rPr>
        <w:t>WG）</w:t>
      </w:r>
      <w:bookmarkEnd w:id="136"/>
      <w:bookmarkEnd w:id="137"/>
      <w:bookmarkEnd w:id="138"/>
    </w:p>
    <w:p w14:paraId="39BB4DFA">
      <w:pPr>
        <w:pStyle w:val="6"/>
      </w:pPr>
      <w:r>
        <w:rPr>
          <w:rFonts w:hint="eastAsia"/>
        </w:rPr>
        <w:t>核心设计原则</w:t>
      </w:r>
    </w:p>
    <w:p w14:paraId="61AB3188">
      <w:pPr>
        <w:ind w:firstLine="480"/>
      </w:pPr>
      <w:r>
        <w:t>本软件对页面和其他平台软件提供的HTTP服务统一注册至平台API网关，由网关实施统一入口、身份认证、路由、限流、熔断、灰度发布和调用审计。服务间确需内部调用时仍应遵循平台服务发现和访问控制要求。原始遥感影像及成果文件不经网关长时间转发，采用“API提交元数据或申请访问—对象存储上传/下载—Pulsar发送就绪事件”的方式，避免大文件占用网关连接</w:t>
      </w:r>
      <w:r>
        <w:rPr>
          <w:rFonts w:hint="eastAsia"/>
        </w:rPr>
        <w:t>。</w:t>
      </w:r>
    </w:p>
    <w:p w14:paraId="7F9813B5">
      <w:pPr>
        <w:pStyle w:val="6"/>
      </w:pPr>
      <w:r>
        <w:rPr>
          <w:rFonts w:hint="eastAsia"/>
        </w:rPr>
        <w:t>接口设计规范</w:t>
      </w:r>
    </w:p>
    <w:p w14:paraId="0838F6C7">
      <w:pPr>
        <w:ind w:firstLine="480"/>
      </w:pPr>
      <w:r>
        <w:t>接口采用RESTful风格和平台统一版本规则，路径以/api/{version}/wxyg/为统一前缀；请求和响应元数据采用JSON，文件实体使用对象存储，空间范围明确CRS，时间字段使用统一时区格式。同步接口返回统一状态码、业务错误码、TraceID和结果摘要；长耗时处理采用异步任务接口，提交后返回TaskID，并提供状态查询、取消和结果获取接口。写操作应支持幂等键，分页、排序、过滤和批量大小遵循平台规范。具体接口字段、Topic、对象存储目录和错误码在接口设计文档中定义，并与本概要设计的接口编号保持一致</w:t>
      </w:r>
      <w:r>
        <w:rPr>
          <w:rFonts w:hint="eastAsia"/>
        </w:rPr>
        <w:t>。</w:t>
      </w:r>
    </w:p>
    <w:p w14:paraId="0C5FD2B0">
      <w:pPr>
        <w:pStyle w:val="6"/>
      </w:pPr>
      <w:r>
        <w:rPr>
          <w:rFonts w:hint="eastAsia"/>
        </w:rPr>
        <w:t>安全规范</w:t>
      </w:r>
    </w:p>
    <w:p w14:paraId="53226BB9">
      <w:pPr>
        <w:ind w:firstLine="480"/>
      </w:pPr>
      <w:r>
        <w:t>网关使用平台统一的OAuth 2.0/JWT等认证机制和TLS传输策略，本软件不自行规定与平台冲突的令牌算法、有效期或加密套件。业务服务依据令牌中的用户和角色信息执行数据范围与操作权限校验。接口应实施参数白名单、文件类型与大小校验、恶意内容检测、重放防护、限流和敏感字段脱敏；对象存储访问地址应短期有效并绑定权限，禁止在URL、日志或前端代码中暴露长期密钥</w:t>
      </w:r>
      <w:r>
        <w:rPr>
          <w:rFonts w:hint="eastAsia"/>
        </w:rPr>
        <w:t>。</w:t>
      </w:r>
    </w:p>
    <w:p w14:paraId="6A8B847A">
      <w:pPr>
        <w:pStyle w:val="5"/>
      </w:pPr>
      <w:bookmarkStart w:id="139" w:name="_Toc3845"/>
      <w:bookmarkStart w:id="140" w:name="_Toc220368476"/>
      <w:bookmarkStart w:id="141" w:name="_Toc240550092"/>
      <w:r>
        <w:rPr>
          <w:rFonts w:hint="eastAsia"/>
        </w:rPr>
        <w:t>运维监控（SYC</w:t>
      </w:r>
      <w:r>
        <w:t>-WXYG-</w:t>
      </w:r>
      <w:r>
        <w:rPr>
          <w:rFonts w:hint="eastAsia"/>
        </w:rPr>
        <w:t>PTJC</w:t>
      </w:r>
      <w:r>
        <w:t>-</w:t>
      </w:r>
      <w:r>
        <w:rPr>
          <w:rFonts w:hint="eastAsia"/>
        </w:rPr>
        <w:t>YWJK）</w:t>
      </w:r>
      <w:bookmarkEnd w:id="139"/>
      <w:bookmarkEnd w:id="140"/>
      <w:bookmarkEnd w:id="141"/>
    </w:p>
    <w:p w14:paraId="05662839">
      <w:pPr>
        <w:pStyle w:val="6"/>
      </w:pPr>
      <w:r>
        <w:rPr>
          <w:rFonts w:hint="eastAsia"/>
        </w:rPr>
        <w:t>核心设计原则</w:t>
      </w:r>
    </w:p>
    <w:p w14:paraId="3B21B566">
      <w:pPr>
        <w:ind w:firstLine="480"/>
      </w:pPr>
      <w:r>
        <w:t>平台统一监控系统负责指标采集、集中展示、告警和处置闭环。本软件负责提供标准健康检查、指标和日志，不重复建设独立监控平台。监控设计覆盖</w:t>
      </w:r>
      <w:r>
        <w:rPr>
          <w:rFonts w:hint="eastAsia"/>
        </w:rPr>
        <w:t>“</w:t>
      </w:r>
      <w:r>
        <w:t>服务可用—数据可达—任务可执行—成果可交付</w:t>
      </w:r>
      <w:r>
        <w:rPr>
          <w:rFonts w:hint="eastAsia"/>
        </w:rPr>
        <w:t>”</w:t>
      </w:r>
      <w:r>
        <w:t>完整链路，基础资源阈值和通用告警规则继承总册</w:t>
      </w:r>
      <w:r>
        <w:rPr>
          <w:rFonts w:hint="eastAsia"/>
        </w:rPr>
        <w:t>。</w:t>
      </w:r>
    </w:p>
    <w:p w14:paraId="1738E7B8">
      <w:pPr>
        <w:pStyle w:val="6"/>
      </w:pPr>
      <w:r>
        <w:rPr>
          <w:rFonts w:hint="eastAsia"/>
        </w:rPr>
        <w:t>基础环境监控</w:t>
      </w:r>
    </w:p>
    <w:p w14:paraId="7D1E3344">
      <w:pPr>
        <w:ind w:firstLine="480"/>
        <w:jc w:val="both"/>
      </w:pPr>
      <w:r>
        <w:t>为确保地震预测与防震减灾分析平台的核心业务</w:t>
      </w:r>
      <w:r>
        <w:rPr>
          <w:rFonts w:hint="eastAsia"/>
        </w:rPr>
        <w:t>能够持续、稳定的运行，需要</w:t>
      </w:r>
      <w:r>
        <w:t>对底层支撑环境的全方位、实时可视化监控</w:t>
      </w:r>
      <w:r>
        <w:rPr>
          <w:rFonts w:hint="eastAsia"/>
        </w:rPr>
        <w:t>，实现基础环境监控集成，主要表现为以下几个方面：</w:t>
      </w:r>
    </w:p>
    <w:p w14:paraId="0AA1A51A">
      <w:pPr>
        <w:ind w:firstLine="480"/>
        <w:jc w:val="both"/>
      </w:pPr>
      <w:r>
        <w:rPr>
          <w:rFonts w:hint="eastAsia"/>
        </w:rPr>
        <w:t>（1）统一的监控对象</w:t>
      </w:r>
    </w:p>
    <w:p w14:paraId="76479169">
      <w:pPr>
        <w:ind w:firstLine="480"/>
      </w:pPr>
      <w:r>
        <w:t>建立基础资源的统一管理维护，基础资源包括硬件物理设备资源，云平台资源</w:t>
      </w:r>
      <w:r>
        <w:rPr>
          <w:rFonts w:hint="eastAsia"/>
        </w:rPr>
        <w:t>。</w:t>
      </w:r>
    </w:p>
    <w:p w14:paraId="32A2677A">
      <w:pPr>
        <w:pStyle w:val="106"/>
        <w:rPr>
          <w:rFonts w:hint="eastAsia"/>
        </w:rPr>
      </w:pPr>
      <w:bookmarkStart w:id="142" w:name="_Toc24054993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16</w:t>
      </w:r>
      <w:r>
        <w:rPr>
          <w:rFonts w:hint="eastAsia"/>
        </w:rPr>
        <w:fldChar w:fldCharType="end"/>
      </w:r>
      <w:r>
        <w:rPr>
          <w:rFonts w:hint="eastAsia"/>
        </w:rPr>
        <w:t>监控范围表</w:t>
      </w:r>
      <w:bookmarkEnd w:id="142"/>
    </w:p>
    <w:tbl>
      <w:tblPr>
        <w:tblStyle w:val="40"/>
        <w:tblW w:w="8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1"/>
        <w:gridCol w:w="2691"/>
        <w:gridCol w:w="3726"/>
      </w:tblGrid>
      <w:tr w14:paraId="401A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5092" w:type="dxa"/>
            <w:gridSpan w:val="2"/>
            <w:shd w:val="clear" w:color="auto" w:fill="D8D8D8" w:themeFill="background1" w:themeFillShade="D9"/>
            <w:vAlign w:val="center"/>
          </w:tcPr>
          <w:p w14:paraId="1B687064">
            <w:pPr>
              <w:pStyle w:val="57"/>
              <w:widowControl w:val="0"/>
            </w:pPr>
            <w:r>
              <w:rPr>
                <w:rFonts w:hint="eastAsia"/>
              </w:rPr>
              <w:t>基础资源</w:t>
            </w:r>
          </w:p>
        </w:tc>
        <w:tc>
          <w:tcPr>
            <w:tcW w:w="3726" w:type="dxa"/>
            <w:shd w:val="clear" w:color="auto" w:fill="D8D8D8" w:themeFill="background1" w:themeFillShade="D9"/>
            <w:vAlign w:val="center"/>
          </w:tcPr>
          <w:p w14:paraId="10AC613B">
            <w:pPr>
              <w:pStyle w:val="57"/>
              <w:widowControl w:val="0"/>
            </w:pPr>
            <w:r>
              <w:rPr>
                <w:rFonts w:hint="eastAsia"/>
              </w:rPr>
              <w:t>资源描述</w:t>
            </w:r>
          </w:p>
        </w:tc>
      </w:tr>
      <w:tr w14:paraId="2EE6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401" w:type="dxa"/>
            <w:vMerge w:val="restart"/>
            <w:vAlign w:val="center"/>
          </w:tcPr>
          <w:p w14:paraId="5FD2B789">
            <w:pPr>
              <w:pStyle w:val="58"/>
              <w:jc w:val="both"/>
            </w:pPr>
            <w:r>
              <w:t>硬件物理设备资源</w:t>
            </w:r>
          </w:p>
        </w:tc>
        <w:tc>
          <w:tcPr>
            <w:tcW w:w="2691" w:type="dxa"/>
            <w:vAlign w:val="center"/>
          </w:tcPr>
          <w:p w14:paraId="31D7FE7A">
            <w:pPr>
              <w:pStyle w:val="58"/>
              <w:jc w:val="both"/>
            </w:pPr>
            <w:r>
              <w:t>计算资源</w:t>
            </w:r>
          </w:p>
        </w:tc>
        <w:tc>
          <w:tcPr>
            <w:tcW w:w="3726" w:type="dxa"/>
            <w:vAlign w:val="center"/>
          </w:tcPr>
          <w:p w14:paraId="464A63E3">
            <w:pPr>
              <w:pStyle w:val="58"/>
              <w:jc w:val="both"/>
            </w:pPr>
            <w:r>
              <w:rPr>
                <w:rFonts w:hint="eastAsia"/>
              </w:rPr>
              <w:t>NPU</w:t>
            </w:r>
            <w:r>
              <w:t>集群</w:t>
            </w:r>
          </w:p>
        </w:tc>
      </w:tr>
      <w:tr w14:paraId="2AD8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401" w:type="dxa"/>
            <w:vMerge w:val="continue"/>
            <w:vAlign w:val="center"/>
          </w:tcPr>
          <w:p w14:paraId="6B10064C">
            <w:pPr>
              <w:pStyle w:val="58"/>
              <w:jc w:val="both"/>
            </w:pPr>
          </w:p>
        </w:tc>
        <w:tc>
          <w:tcPr>
            <w:tcW w:w="2691" w:type="dxa"/>
            <w:vAlign w:val="center"/>
          </w:tcPr>
          <w:p w14:paraId="60CE70D7">
            <w:pPr>
              <w:pStyle w:val="58"/>
              <w:jc w:val="both"/>
            </w:pPr>
            <w:r>
              <w:t>存储资源</w:t>
            </w:r>
          </w:p>
        </w:tc>
        <w:tc>
          <w:tcPr>
            <w:tcW w:w="3726" w:type="dxa"/>
            <w:vAlign w:val="center"/>
          </w:tcPr>
          <w:p w14:paraId="6ACBE336">
            <w:pPr>
              <w:pStyle w:val="58"/>
              <w:jc w:val="both"/>
            </w:pPr>
            <w:r>
              <w:t>集中式存储、分布式存储节点</w:t>
            </w:r>
          </w:p>
        </w:tc>
      </w:tr>
      <w:tr w14:paraId="3ADC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401" w:type="dxa"/>
            <w:vMerge w:val="continue"/>
            <w:vAlign w:val="center"/>
          </w:tcPr>
          <w:p w14:paraId="4DAD257C">
            <w:pPr>
              <w:pStyle w:val="58"/>
              <w:jc w:val="both"/>
            </w:pPr>
          </w:p>
        </w:tc>
        <w:tc>
          <w:tcPr>
            <w:tcW w:w="2691" w:type="dxa"/>
            <w:vAlign w:val="center"/>
          </w:tcPr>
          <w:p w14:paraId="0683EF1A">
            <w:pPr>
              <w:pStyle w:val="58"/>
              <w:jc w:val="both"/>
            </w:pPr>
            <w:r>
              <w:t>网络资源</w:t>
            </w:r>
          </w:p>
        </w:tc>
        <w:tc>
          <w:tcPr>
            <w:tcW w:w="3726" w:type="dxa"/>
            <w:vAlign w:val="center"/>
          </w:tcPr>
          <w:p w14:paraId="0E785EE3">
            <w:pPr>
              <w:pStyle w:val="58"/>
              <w:jc w:val="both"/>
            </w:pPr>
            <w:r>
              <w:t>交换机、路由器、防火墙</w:t>
            </w:r>
          </w:p>
        </w:tc>
      </w:tr>
      <w:tr w14:paraId="42FF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401" w:type="dxa"/>
            <w:vMerge w:val="restart"/>
            <w:vAlign w:val="center"/>
          </w:tcPr>
          <w:p w14:paraId="47468C32">
            <w:pPr>
              <w:pStyle w:val="58"/>
              <w:jc w:val="both"/>
            </w:pPr>
            <w:r>
              <w:t>云平台资源</w:t>
            </w:r>
          </w:p>
        </w:tc>
        <w:tc>
          <w:tcPr>
            <w:tcW w:w="2691" w:type="dxa"/>
            <w:vAlign w:val="center"/>
          </w:tcPr>
          <w:p w14:paraId="787D33ED">
            <w:pPr>
              <w:pStyle w:val="58"/>
              <w:jc w:val="both"/>
            </w:pPr>
            <w:r>
              <w:t>虚拟化</w:t>
            </w:r>
          </w:p>
        </w:tc>
        <w:tc>
          <w:tcPr>
            <w:tcW w:w="3726" w:type="dxa"/>
            <w:vAlign w:val="center"/>
          </w:tcPr>
          <w:p w14:paraId="763DFC29">
            <w:pPr>
              <w:pStyle w:val="58"/>
              <w:jc w:val="both"/>
            </w:pPr>
            <w:r>
              <w:t>云主机、云硬盘、网卡</w:t>
            </w:r>
          </w:p>
        </w:tc>
      </w:tr>
      <w:tr w14:paraId="09AB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2401" w:type="dxa"/>
            <w:vMerge w:val="continue"/>
            <w:vAlign w:val="center"/>
          </w:tcPr>
          <w:p w14:paraId="66C9975C">
            <w:pPr>
              <w:pStyle w:val="58"/>
              <w:jc w:val="both"/>
            </w:pPr>
          </w:p>
        </w:tc>
        <w:tc>
          <w:tcPr>
            <w:tcW w:w="2691" w:type="dxa"/>
            <w:vAlign w:val="center"/>
          </w:tcPr>
          <w:p w14:paraId="5EC09CE8">
            <w:pPr>
              <w:pStyle w:val="58"/>
              <w:jc w:val="both"/>
            </w:pPr>
            <w:r>
              <w:t>容器</w:t>
            </w:r>
          </w:p>
        </w:tc>
        <w:tc>
          <w:tcPr>
            <w:tcW w:w="3726" w:type="dxa"/>
            <w:vAlign w:val="center"/>
          </w:tcPr>
          <w:p w14:paraId="1E504D1F">
            <w:pPr>
              <w:pStyle w:val="58"/>
              <w:jc w:val="both"/>
            </w:pPr>
            <w:r>
              <w:t>集群、节点、容器</w:t>
            </w:r>
          </w:p>
        </w:tc>
      </w:tr>
      <w:tr w14:paraId="742B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01" w:type="dxa"/>
            <w:vMerge w:val="continue"/>
            <w:vAlign w:val="center"/>
          </w:tcPr>
          <w:p w14:paraId="0CB92DD8">
            <w:pPr>
              <w:pStyle w:val="58"/>
              <w:jc w:val="both"/>
            </w:pPr>
          </w:p>
        </w:tc>
        <w:tc>
          <w:tcPr>
            <w:tcW w:w="2691" w:type="dxa"/>
            <w:vAlign w:val="center"/>
          </w:tcPr>
          <w:p w14:paraId="37206E51">
            <w:pPr>
              <w:pStyle w:val="58"/>
              <w:jc w:val="both"/>
            </w:pPr>
            <w:r>
              <w:t>分布式存储</w:t>
            </w:r>
          </w:p>
        </w:tc>
        <w:tc>
          <w:tcPr>
            <w:tcW w:w="3726" w:type="dxa"/>
            <w:vAlign w:val="center"/>
          </w:tcPr>
          <w:p w14:paraId="7234F1C3">
            <w:pPr>
              <w:pStyle w:val="58"/>
              <w:jc w:val="both"/>
            </w:pPr>
            <w:r>
              <w:t>文件、对象、块</w:t>
            </w:r>
          </w:p>
        </w:tc>
      </w:tr>
    </w:tbl>
    <w:p w14:paraId="4F3C7B9A">
      <w:pPr>
        <w:ind w:firstLine="480"/>
        <w:jc w:val="both"/>
      </w:pPr>
      <w:r>
        <w:rPr>
          <w:rFonts w:hint="eastAsia"/>
        </w:rPr>
        <w:t>（2）标准化的监控指标</w:t>
      </w:r>
    </w:p>
    <w:p w14:paraId="5E5E97B0">
      <w:pPr>
        <w:ind w:firstLine="480"/>
        <w:jc w:val="both"/>
      </w:pPr>
      <w:r>
        <w:rPr>
          <w:rFonts w:hint="eastAsia"/>
        </w:rPr>
        <w:t>使用统一的监控平台，同时采集硬件配置和云资源的性能与状态指标（如CPU、内存、磁盘I/O、网络流量）。</w:t>
      </w:r>
    </w:p>
    <w:p w14:paraId="6DEE257C">
      <w:pPr>
        <w:pStyle w:val="106"/>
        <w:rPr>
          <w:rFonts w:hint="eastAsia"/>
        </w:rPr>
      </w:pPr>
      <w:bookmarkStart w:id="143" w:name="_Toc24054993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17</w:t>
      </w:r>
      <w:r>
        <w:rPr>
          <w:rFonts w:hint="eastAsia"/>
        </w:rPr>
        <w:fldChar w:fldCharType="end"/>
      </w:r>
      <w:r>
        <w:rPr>
          <w:rFonts w:hint="eastAsia"/>
        </w:rPr>
        <w:t>监控指标表</w:t>
      </w:r>
      <w:bookmarkEnd w:id="143"/>
    </w:p>
    <w:tbl>
      <w:tblPr>
        <w:tblStyle w:val="40"/>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1"/>
        <w:gridCol w:w="6093"/>
      </w:tblGrid>
      <w:tr w14:paraId="4F90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691" w:type="dxa"/>
            <w:shd w:val="clear" w:color="auto" w:fill="D8D8D8" w:themeFill="background1" w:themeFillShade="D9"/>
            <w:vAlign w:val="center"/>
          </w:tcPr>
          <w:p w14:paraId="6420EB20">
            <w:pPr>
              <w:pStyle w:val="57"/>
              <w:widowControl w:val="0"/>
            </w:pPr>
            <w:r>
              <w:rPr>
                <w:rFonts w:hint="eastAsia"/>
              </w:rPr>
              <w:t>资源</w:t>
            </w:r>
          </w:p>
        </w:tc>
        <w:tc>
          <w:tcPr>
            <w:tcW w:w="6093" w:type="dxa"/>
            <w:shd w:val="clear" w:color="auto" w:fill="D8D8D8" w:themeFill="background1" w:themeFillShade="D9"/>
            <w:vAlign w:val="center"/>
          </w:tcPr>
          <w:p w14:paraId="5DE905D0">
            <w:pPr>
              <w:pStyle w:val="57"/>
              <w:widowControl w:val="0"/>
            </w:pPr>
            <w:r>
              <w:rPr>
                <w:rFonts w:hint="eastAsia"/>
              </w:rPr>
              <w:t>指标</w:t>
            </w:r>
          </w:p>
        </w:tc>
      </w:tr>
      <w:tr w14:paraId="760B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691" w:type="dxa"/>
            <w:vAlign w:val="center"/>
          </w:tcPr>
          <w:p w14:paraId="02D15B58">
            <w:pPr>
              <w:pStyle w:val="58"/>
              <w:jc w:val="both"/>
            </w:pPr>
            <w:r>
              <w:rPr>
                <w:rFonts w:hint="eastAsia"/>
              </w:rPr>
              <w:t>服务器</w:t>
            </w:r>
          </w:p>
        </w:tc>
        <w:tc>
          <w:tcPr>
            <w:tcW w:w="6093" w:type="dxa"/>
            <w:vAlign w:val="center"/>
          </w:tcPr>
          <w:p w14:paraId="34A9ED93">
            <w:pPr>
              <w:pStyle w:val="58"/>
              <w:jc w:val="both"/>
            </w:pPr>
            <w:r>
              <w:rPr>
                <w:rFonts w:hint="eastAsia"/>
              </w:rPr>
              <w:t>CPU利用率、内存使用率、磁盘空间使用率、磁盘IO、网络IO、电源状态、温度</w:t>
            </w:r>
          </w:p>
        </w:tc>
      </w:tr>
      <w:tr w14:paraId="467C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691" w:type="dxa"/>
            <w:vAlign w:val="center"/>
          </w:tcPr>
          <w:p w14:paraId="446F467E">
            <w:pPr>
              <w:pStyle w:val="58"/>
              <w:jc w:val="both"/>
            </w:pPr>
            <w:r>
              <w:rPr>
                <w:rFonts w:hint="eastAsia"/>
              </w:rPr>
              <w:t>网络设备</w:t>
            </w:r>
          </w:p>
        </w:tc>
        <w:tc>
          <w:tcPr>
            <w:tcW w:w="6093" w:type="dxa"/>
            <w:vAlign w:val="center"/>
          </w:tcPr>
          <w:p w14:paraId="7BF02304">
            <w:pPr>
              <w:pStyle w:val="58"/>
              <w:jc w:val="both"/>
            </w:pPr>
            <w:r>
              <w:rPr>
                <w:rFonts w:hint="eastAsia"/>
              </w:rPr>
              <w:t>端口连通性、速率、丢包率、延迟、设备负载</w:t>
            </w:r>
          </w:p>
        </w:tc>
      </w:tr>
      <w:tr w14:paraId="3F87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2691" w:type="dxa"/>
            <w:vAlign w:val="center"/>
          </w:tcPr>
          <w:p w14:paraId="290CBBEB">
            <w:pPr>
              <w:pStyle w:val="58"/>
              <w:jc w:val="both"/>
            </w:pPr>
            <w:r>
              <w:rPr>
                <w:rFonts w:hint="eastAsia"/>
              </w:rPr>
              <w:t>存储设备</w:t>
            </w:r>
          </w:p>
        </w:tc>
        <w:tc>
          <w:tcPr>
            <w:tcW w:w="6093" w:type="dxa"/>
            <w:vAlign w:val="center"/>
          </w:tcPr>
          <w:p w14:paraId="6891E190">
            <w:pPr>
              <w:pStyle w:val="58"/>
              <w:jc w:val="both"/>
            </w:pPr>
            <w:r>
              <w:rPr>
                <w:rFonts w:hint="eastAsia"/>
              </w:rPr>
              <w:t>存储容量使用率、IOPS、吞吐量、读写延迟、磁盘坏道预警</w:t>
            </w:r>
          </w:p>
        </w:tc>
      </w:tr>
    </w:tbl>
    <w:p w14:paraId="426967FE">
      <w:pPr>
        <w:ind w:firstLine="480"/>
        <w:jc w:val="both"/>
      </w:pPr>
      <w:r>
        <w:rPr>
          <w:rFonts w:hint="eastAsia"/>
        </w:rPr>
        <w:t>（3）集中化的告警管理</w:t>
      </w:r>
    </w:p>
    <w:p w14:paraId="60C749B9">
      <w:pPr>
        <w:ind w:firstLine="480"/>
        <w:jc w:val="both"/>
      </w:pPr>
      <w:r>
        <w:rPr>
          <w:rFonts w:hint="eastAsia"/>
        </w:rPr>
        <w:t>实现对基础环境监控指标告警的集中统一管理，通过明确告警级别定义、规范告警生命周期处置流程，并建立告警级别与通知策略的联动关系，以构建一套高效、清晰的告警管理体系。</w:t>
      </w:r>
    </w:p>
    <w:p w14:paraId="58641EDD">
      <w:pPr>
        <w:ind w:firstLine="480"/>
        <w:jc w:val="both"/>
      </w:pPr>
      <w:r>
        <w:rPr>
          <w:rFonts w:hint="eastAsia"/>
        </w:rPr>
        <w:t>（4）仪表盘与可视化统一呈现</w:t>
      </w:r>
    </w:p>
    <w:p w14:paraId="1400EA44">
      <w:pPr>
        <w:ind w:firstLine="480"/>
      </w:pPr>
      <w:r>
        <w:rPr>
          <w:rFonts w:hint="eastAsia"/>
        </w:rPr>
        <w:t>通过创建标准化的监控视图，确保运维人员能够快速定位并对比不同设备的相同核心指标；同时，通过统一的权限与共享策略管理，精确控制不同团队（如网络、系统、数据库）对仪表盘的访问范围，确保各团队只能查看其职责权限内的数据视图。</w:t>
      </w:r>
    </w:p>
    <w:p w14:paraId="0227EE5A">
      <w:pPr>
        <w:pStyle w:val="6"/>
        <w:rPr>
          <w:snapToGrid w:val="0"/>
        </w:rPr>
      </w:pPr>
      <w:r>
        <w:rPr>
          <w:rFonts w:hint="eastAsia"/>
          <w:snapToGrid w:val="0"/>
        </w:rPr>
        <w:t>软件运行监控</w:t>
      </w:r>
    </w:p>
    <w:p w14:paraId="50EF9649">
      <w:pPr>
        <w:ind w:firstLine="480"/>
        <w:jc w:val="both"/>
      </w:pPr>
      <w:r>
        <w:rPr>
          <w:rFonts w:hint="eastAsia"/>
        </w:rPr>
        <w:t>软件运行监控旨在构建一个兼容Kubernetes容器、虚拟机及各类中间件的统一纳管底座。通过标准化接口与数据流治理，实现对异构技术栈的无差别监控与管理，保障软件稳定运行。系统将打破数据孤岛，对数据传输状态、平台运行状态及业务服务运行状态进行全链路监控，并支持以图形化形式展示日志分析结果与核心指标。</w:t>
      </w:r>
    </w:p>
    <w:p w14:paraId="12655314">
      <w:pPr>
        <w:ind w:firstLine="480"/>
        <w:jc w:val="both"/>
      </w:pPr>
      <w:r>
        <w:rPr>
          <w:rFonts w:hint="eastAsia"/>
        </w:rPr>
        <w:t>（1）应用软件监控</w:t>
      </w:r>
    </w:p>
    <w:p w14:paraId="5430E79A">
      <w:pPr>
        <w:ind w:firstLine="480"/>
        <w:jc w:val="both"/>
      </w:pPr>
      <w:r>
        <w:rPr>
          <w:rFonts w:hint="eastAsia"/>
        </w:rPr>
        <w:t>针对项目中并存的Docker容器、Kubernetes集群与虚拟机环境，系统实施统一的监控采集标准与资源透视方案。</w:t>
      </w:r>
    </w:p>
    <w:p w14:paraId="7331E7C4">
      <w:pPr>
        <w:ind w:firstLine="480"/>
        <w:jc w:val="both"/>
      </w:pPr>
      <w:r>
        <w:rPr>
          <w:rFonts w:hint="eastAsia"/>
        </w:rPr>
        <w:t>针对Kubernetes容器化环境监控，采用PrometheusOperator模式进行无侵入式纳管。在采集节点CPU、内存与磁盘压力等基础指标的同时，重点监控Pod生命周期状态，实时捕捉Pending、CrashLoopBackOff等异常事件。此外，利用kube-state-metrics组件获取集群层面的资源分配率与副本状态，确保容器资源的配额管理透明化。</w:t>
      </w:r>
    </w:p>
    <w:p w14:paraId="5C954ED3">
      <w:pPr>
        <w:ind w:firstLine="480"/>
        <w:jc w:val="both"/>
      </w:pPr>
      <w:r>
        <w:rPr>
          <w:rFonts w:hint="eastAsia"/>
        </w:rPr>
        <w:t>针对于虚拟机部署的应用，通过代码埋点暴露标准的HTTP监控接口或者集成采集探针方式，输出请求延迟、错误率等核心业务指标，并由统一监控平台进行拉取。针对Java应用，系统将额外采集JVM堆内存与GC频率；针对非Java应用，则重点监控进程上下文切换与句柄数。</w:t>
      </w:r>
    </w:p>
    <w:p w14:paraId="66FDE1F8">
      <w:pPr>
        <w:ind w:firstLine="480"/>
        <w:jc w:val="both"/>
      </w:pPr>
      <w:r>
        <w:rPr>
          <w:rFonts w:hint="eastAsia"/>
        </w:rPr>
        <w:t>（2）中间件服务监控</w:t>
      </w:r>
    </w:p>
    <w:p w14:paraId="34D2E7D2">
      <w:pPr>
        <w:ind w:firstLine="480"/>
        <w:jc w:val="both"/>
      </w:pPr>
      <w:r>
        <w:rPr>
          <w:rFonts w:hint="eastAsia"/>
        </w:rPr>
        <w:t>系统为数据库、缓存（Redis）及消息队列（MQ）等常用中间件提供独立的运维监控能力，并建立完善的故障分级告警机制。</w:t>
      </w:r>
    </w:p>
    <w:p w14:paraId="1A143F61">
      <w:pPr>
        <w:ind w:firstLine="480"/>
        <w:jc w:val="both"/>
      </w:pPr>
      <w:r>
        <w:rPr>
          <w:rFonts w:hint="eastAsia"/>
        </w:rPr>
        <w:t>监控系统统一部署标准化的Agent采集代理，直接对接中间件实例进行指标抓取，并实时监控数据库与消息服务等应用的状态。在监控维度上，统一覆盖延迟（响应时间）、流量（QPS/TPS）、错误（失败数）和饱和度（连接池使用率、磁盘队列深度）四类核心指标。</w:t>
      </w:r>
    </w:p>
    <w:p w14:paraId="15D028C9">
      <w:pPr>
        <w:ind w:firstLine="480"/>
        <w:jc w:val="both"/>
      </w:pPr>
      <w:r>
        <w:rPr>
          <w:rFonts w:hint="eastAsia"/>
        </w:rPr>
        <w:t>针对数据库服务，系统将重点监控主从复制延迟与慢查询分布；针对Redis缓存，则实时监测缓存命中率与内存碎片率，以防止穿透风险。</w:t>
      </w:r>
    </w:p>
    <w:p w14:paraId="6DB95180">
      <w:pPr>
        <w:ind w:firstLine="480"/>
        <w:jc w:val="both"/>
      </w:pPr>
      <w:r>
        <w:rPr>
          <w:rFonts w:hint="eastAsia"/>
        </w:rPr>
        <w:t>（3）全链路数据追踪</w:t>
      </w:r>
    </w:p>
    <w:p w14:paraId="79789B53">
      <w:pPr>
        <w:ind w:firstLine="480"/>
        <w:jc w:val="both"/>
      </w:pPr>
      <w:r>
        <w:rPr>
          <w:rFonts w:hint="eastAsia"/>
        </w:rPr>
        <w:t>数据链路追踪通过还原请求调用的完整逻辑轨迹，实现对微服务、API网关及消息中间件等组件的无缝监控，确保在复杂的分布式环境下实现跨系统的高效运维。</w:t>
      </w:r>
    </w:p>
    <w:p w14:paraId="22EBBADC">
      <w:pPr>
        <w:ind w:firstLine="480"/>
        <w:jc w:val="both"/>
      </w:pPr>
      <w:r>
        <w:rPr>
          <w:rFonts w:hint="eastAsia"/>
        </w:rPr>
        <w:t>监控系统提供统一的链路追踪标准，清晰展示从网关入口到底层数据库的完整请求逻辑轨迹。集成范围覆盖基础资源、微服务架构、API网关以及消息队列等关键组件，确保无盲区监控。通过记录各节点的调用时延，系统将自动分析性能瓶颈并提供优化建议，同时支持将性能分析结果进行可视化展示与导出，为架构优化提供直观的数据支撑。</w:t>
      </w:r>
    </w:p>
    <w:p w14:paraId="486C5F91">
      <w:pPr>
        <w:pStyle w:val="5"/>
      </w:pPr>
      <w:bookmarkStart w:id="144" w:name="_Toc2023"/>
      <w:bookmarkStart w:id="145" w:name="_Toc220368477"/>
      <w:bookmarkStart w:id="146" w:name="_Toc240550093"/>
      <w:r>
        <w:rPr>
          <w:rFonts w:hint="eastAsia"/>
        </w:rPr>
        <w:t>应用计算引擎开发规范（SYC</w:t>
      </w:r>
      <w:r>
        <w:t>-WXYG-</w:t>
      </w:r>
      <w:r>
        <w:rPr>
          <w:rFonts w:hint="eastAsia"/>
        </w:rPr>
        <w:t>PTJC</w:t>
      </w:r>
      <w:r>
        <w:t>-</w:t>
      </w:r>
      <w:r>
        <w:rPr>
          <w:rFonts w:hint="eastAsia"/>
        </w:rPr>
        <w:t>JSYQ）</w:t>
      </w:r>
      <w:bookmarkEnd w:id="144"/>
      <w:bookmarkEnd w:id="145"/>
      <w:bookmarkEnd w:id="146"/>
    </w:p>
    <w:p w14:paraId="009B08C2">
      <w:pPr>
        <w:pStyle w:val="6"/>
      </w:pPr>
      <w:r>
        <w:rPr>
          <w:rFonts w:hint="eastAsia"/>
        </w:rPr>
        <w:t>核心设计原则</w:t>
      </w:r>
    </w:p>
    <w:p w14:paraId="56ABAE1A">
      <w:pPr>
        <w:ind w:firstLine="480"/>
      </w:pPr>
      <w:r>
        <w:rPr>
          <w:rFonts w:hint="eastAsia"/>
        </w:rPr>
        <w:t>通用适配原则：支持多类型计算任务（批处理、流处理、实时查询），兼容多源数据格式（结构化/半结构化/非结构化数据），适配容器部署环境。</w:t>
      </w:r>
    </w:p>
    <w:p w14:paraId="1342FB0F">
      <w:pPr>
        <w:ind w:firstLine="480"/>
      </w:pPr>
      <w:r>
        <w:rPr>
          <w:rFonts w:hint="eastAsia"/>
        </w:rPr>
        <w:t>行业优化原则：针对GIS/遥感行业特性，优化空间计算、遥感影像处理、大文件（GB/TB级）并行计算的性能与精度。</w:t>
      </w:r>
    </w:p>
    <w:p w14:paraId="0BA624B3">
      <w:pPr>
        <w:ind w:firstLine="480"/>
      </w:pPr>
      <w:r>
        <w:rPr>
          <w:rFonts w:hint="eastAsia"/>
        </w:rPr>
        <w:t>高可用原则：支持分布式部署、故障自动转移、任务断点续传，确保计算任务不丢失、不重复执行，核心计算服务可用性≥99.99%。</w:t>
      </w:r>
    </w:p>
    <w:p w14:paraId="7FDAADFB">
      <w:pPr>
        <w:ind w:firstLine="480"/>
      </w:pPr>
      <w:r>
        <w:rPr>
          <w:rFonts w:hint="eastAsia"/>
        </w:rPr>
        <w:t>可扩展原则：采用插件化架构，支持自定义计算模型、数据适配器，适配业务场景扩展。</w:t>
      </w:r>
    </w:p>
    <w:p w14:paraId="035176EA">
      <w:pPr>
        <w:ind w:firstLine="480"/>
      </w:pPr>
      <w:r>
        <w:rPr>
          <w:rFonts w:hint="eastAsia"/>
        </w:rPr>
        <w:t>精度可控原则：空间计算精度符合GIS行业标准，遥感数据处理精度满足行业规范，计算结果可追溯、可验证。</w:t>
      </w:r>
    </w:p>
    <w:p w14:paraId="674BA4E1">
      <w:pPr>
        <w:ind w:firstLine="480"/>
      </w:pPr>
      <w:r>
        <w:rPr>
          <w:rFonts w:hint="eastAsia"/>
        </w:rPr>
        <w:t>安全合规原则：涉密计算场景支持数据加密、权限隔离、操作审计。</w:t>
      </w:r>
    </w:p>
    <w:p w14:paraId="5C013C95">
      <w:pPr>
        <w:ind w:firstLine="480"/>
      </w:pPr>
      <w:r>
        <w:rPr>
          <w:rFonts w:hint="eastAsia"/>
        </w:rPr>
        <w:t>资源高效原则：支持CPU/GPU混合调度、内存复用、计算任务优先级管理，降低硬件资源消耗，提升计算吞吐量。</w:t>
      </w:r>
    </w:p>
    <w:p w14:paraId="367DFFBD">
      <w:pPr>
        <w:pStyle w:val="6"/>
      </w:pPr>
      <w:r>
        <w:rPr>
          <w:rFonts w:hint="eastAsia"/>
        </w:rPr>
        <w:t>开发流程规范</w:t>
      </w:r>
    </w:p>
    <w:p w14:paraId="1AC8C6CF">
      <w:pPr>
        <w:ind w:firstLine="480"/>
      </w:pPr>
      <w:r>
        <w:rPr>
          <w:rFonts w:hint="eastAsia"/>
        </w:rPr>
        <w:t>（1）需求分析阶段：</w:t>
      </w:r>
    </w:p>
    <w:p w14:paraId="237FC22D">
      <w:pPr>
        <w:ind w:firstLine="480"/>
      </w:pPr>
      <w:r>
        <w:rPr>
          <w:rFonts w:hint="eastAsia"/>
        </w:rPr>
        <w:t>明确计算任务类型（通用/空间/遥感）、输入输出数据格式、精度要求、性能指标、安全合规要求。</w:t>
      </w:r>
    </w:p>
    <w:p w14:paraId="7748FD0E">
      <w:pPr>
        <w:ind w:firstLine="480"/>
      </w:pPr>
      <w:r>
        <w:rPr>
          <w:rFonts w:hint="eastAsia"/>
        </w:rPr>
        <w:t>针对GIS/遥感场景，需额外确认：空间参考系、数据涉密等级、卫星数据格式（如Landsat-9、Sentinel-2）、算法参数范围。</w:t>
      </w:r>
    </w:p>
    <w:p w14:paraId="4620F194">
      <w:pPr>
        <w:ind w:firstLine="480"/>
      </w:pPr>
      <w:r>
        <w:rPr>
          <w:rFonts w:hint="eastAsia"/>
        </w:rPr>
        <w:t>（2）设计阶段：</w:t>
      </w:r>
    </w:p>
    <w:p w14:paraId="78E09F64">
      <w:pPr>
        <w:ind w:firstLine="480"/>
      </w:pPr>
      <w:r>
        <w:rPr>
          <w:rFonts w:hint="eastAsia"/>
        </w:rPr>
        <w:t>架构设计：确定分层架构、技术选型、模块划分，绘制架构图、数据流图。</w:t>
      </w:r>
    </w:p>
    <w:p w14:paraId="5C4FBD5B">
      <w:pPr>
        <w:ind w:firstLine="480"/>
      </w:pPr>
      <w:r>
        <w:rPr>
          <w:rFonts w:hint="eastAsia"/>
        </w:rPr>
        <w:t>详细设计：计算模型算法设计、数据分片策略（如按经纬度分块）、接口定义（Protobuf/API文档）、异常处理流程。</w:t>
      </w:r>
    </w:p>
    <w:p w14:paraId="7A2039FA">
      <w:pPr>
        <w:ind w:firstLine="480"/>
      </w:pPr>
      <w:r>
        <w:rPr>
          <w:rFonts w:hint="eastAsia"/>
        </w:rPr>
        <w:t>合规设计：涉密计算场景需设计数据加密、权限隔离、审计日志方案。</w:t>
      </w:r>
    </w:p>
    <w:p w14:paraId="415D1791">
      <w:pPr>
        <w:ind w:firstLine="480"/>
      </w:pPr>
      <w:r>
        <w:rPr>
          <w:rFonts w:hint="eastAsia"/>
        </w:rPr>
        <w:t>（3）编码阶段：</w:t>
      </w:r>
    </w:p>
    <w:p w14:paraId="2B5DF74F">
      <w:pPr>
        <w:ind w:firstLine="480"/>
      </w:pPr>
      <w:r>
        <w:rPr>
          <w:rFonts w:hint="eastAsia"/>
        </w:rPr>
        <w:t>采用模块化、插件化开发，确保代码可复用、易维护。</w:t>
      </w:r>
    </w:p>
    <w:p w14:paraId="4EE55F2D">
      <w:pPr>
        <w:ind w:firstLine="480"/>
      </w:pPr>
      <w:r>
        <w:rPr>
          <w:rFonts w:hint="eastAsia"/>
        </w:rPr>
        <w:t>核心算法需编写单元测试，GIS专项算法需额外编写精度测试用例。</w:t>
      </w:r>
    </w:p>
    <w:p w14:paraId="50811425">
      <w:pPr>
        <w:ind w:firstLine="480"/>
      </w:pPr>
      <w:r>
        <w:rPr>
          <w:rFonts w:hint="eastAsia"/>
        </w:rPr>
        <w:t>涉密模块开发需在涉密环境进行，代码需加密存储、权限管控。</w:t>
      </w:r>
    </w:p>
    <w:p w14:paraId="02EE9E45">
      <w:pPr>
        <w:ind w:firstLine="480"/>
      </w:pPr>
      <w:r>
        <w:rPr>
          <w:rFonts w:hint="eastAsia"/>
        </w:rPr>
        <w:t>（4）测试阶段：</w:t>
      </w:r>
    </w:p>
    <w:p w14:paraId="173A73D8">
      <w:pPr>
        <w:ind w:firstLine="480"/>
      </w:pPr>
      <w:r>
        <w:rPr>
          <w:rFonts w:hint="eastAsia"/>
        </w:rPr>
        <w:t>单元测试：验证核心算法正确性、接口兼容性、异常处理能力。</w:t>
      </w:r>
    </w:p>
    <w:p w14:paraId="387AD07B">
      <w:pPr>
        <w:ind w:firstLine="480"/>
      </w:pPr>
      <w:r>
        <w:rPr>
          <w:rFonts w:hint="eastAsia"/>
        </w:rPr>
        <w:t>性能测试：测试计算吞吐量、响应时间、资源使用率，确保满足性能指标。</w:t>
      </w:r>
    </w:p>
    <w:p w14:paraId="5A9CD334">
      <w:pPr>
        <w:ind w:firstLine="480"/>
      </w:pPr>
      <w:r>
        <w:rPr>
          <w:rFonts w:hint="eastAsia"/>
        </w:rPr>
        <w:t>精度测试（GIS/遥感专项）：验证空间计算精度、遥感处理误差，对比标准数据集结果。</w:t>
      </w:r>
    </w:p>
    <w:p w14:paraId="4D5F4788">
      <w:pPr>
        <w:ind w:firstLine="480"/>
      </w:pPr>
      <w:r>
        <w:rPr>
          <w:rFonts w:hint="eastAsia"/>
        </w:rPr>
        <w:t>安全测试：测试权限控制、数据加密、防攻击能力（如SQL注入、越权访问）。</w:t>
      </w:r>
    </w:p>
    <w:p w14:paraId="5B481DD9">
      <w:pPr>
        <w:ind w:firstLine="480"/>
      </w:pPr>
      <w:r>
        <w:rPr>
          <w:rFonts w:hint="eastAsia"/>
        </w:rPr>
        <w:t>合规测试：验证审计日志完整性、涉密数据处理合规性。</w:t>
      </w:r>
    </w:p>
    <w:p w14:paraId="78ADE7D1">
      <w:pPr>
        <w:ind w:firstLine="480"/>
      </w:pPr>
      <w:r>
        <w:rPr>
          <w:rFonts w:hint="eastAsia"/>
        </w:rPr>
        <w:t>（5）部署与运维阶段：</w:t>
      </w:r>
    </w:p>
    <w:p w14:paraId="42A342E6">
      <w:pPr>
        <w:ind w:firstLine="480"/>
      </w:pPr>
      <w:r>
        <w:rPr>
          <w:rFonts w:hint="eastAsia"/>
        </w:rPr>
        <w:t>支持容器化部署（Docker镜像）、分布式部署（K8s编排），提供部署脚本与配置文件。</w:t>
      </w:r>
    </w:p>
    <w:p w14:paraId="0C4A42B5">
      <w:pPr>
        <w:ind w:firstLine="480"/>
      </w:pPr>
      <w:r>
        <w:rPr>
          <w:rFonts w:hint="eastAsia"/>
        </w:rPr>
        <w:t>部署监控工具，实时监控任务状态、资源使用率、异常告警。</w:t>
      </w:r>
    </w:p>
    <w:p w14:paraId="17EDC25E">
      <w:pPr>
        <w:ind w:firstLine="480"/>
      </w:pPr>
      <w:r>
        <w:rPr>
          <w:rFonts w:hint="eastAsia"/>
        </w:rPr>
        <w:t>提供运维手册，包含故障排查、日志查询、版本升级流程。</w:t>
      </w:r>
    </w:p>
    <w:p w14:paraId="174654DC">
      <w:pPr>
        <w:pStyle w:val="6"/>
      </w:pPr>
      <w:r>
        <w:rPr>
          <w:rFonts w:hint="eastAsia"/>
        </w:rPr>
        <w:t>编码规范</w:t>
      </w:r>
    </w:p>
    <w:p w14:paraId="0032450E">
      <w:pPr>
        <w:ind w:firstLine="480"/>
      </w:pPr>
      <w:r>
        <w:rPr>
          <w:rFonts w:hint="eastAsia"/>
        </w:rPr>
        <w:t>（1）语言与风格：</w:t>
      </w:r>
    </w:p>
    <w:p w14:paraId="238FE85A">
      <w:pPr>
        <w:ind w:firstLine="480"/>
      </w:pPr>
      <w:r>
        <w:rPr>
          <w:rFonts w:hint="eastAsia"/>
        </w:rPr>
        <w:t>优先使用Java（后端核心）、Scala（Spark生态）、Python（算法原型）。</w:t>
      </w:r>
    </w:p>
    <w:p w14:paraId="62D19C5C">
      <w:pPr>
        <w:ind w:firstLine="480"/>
      </w:pPr>
      <w:r>
        <w:rPr>
          <w:rFonts w:hint="eastAsia"/>
        </w:rPr>
        <w:t>命名规范：类名使用PascalCase，方法名/变量名使用camelCase，常量使用UPPER_SNAKE_CASE。</w:t>
      </w:r>
    </w:p>
    <w:p w14:paraId="1E687195">
      <w:pPr>
        <w:ind w:firstLine="480"/>
      </w:pPr>
      <w:r>
        <w:rPr>
          <w:rFonts w:hint="eastAsia"/>
        </w:rPr>
        <w:t>（2）代码结构：</w:t>
      </w:r>
    </w:p>
    <w:p w14:paraId="27DA13C8">
      <w:pPr>
        <w:ind w:firstLine="480"/>
      </w:pPr>
      <w:r>
        <w:rPr>
          <w:rFonts w:hint="eastAsia"/>
        </w:rPr>
        <w:t>核心算法独立封装为模块/插件，避免与业务逻辑耦合。</w:t>
      </w:r>
    </w:p>
    <w:p w14:paraId="7435B166">
      <w:pPr>
        <w:ind w:firstLine="480"/>
      </w:pPr>
      <w:r>
        <w:rPr>
          <w:rFonts w:hint="eastAsia"/>
        </w:rPr>
        <w:t>异常处理：统一捕获异常，记录详细日志（含任务ID、参数、错误栈），返回标准化错误码。</w:t>
      </w:r>
    </w:p>
    <w:p w14:paraId="4AE39CC7">
      <w:pPr>
        <w:ind w:firstLine="480"/>
      </w:pPr>
      <w:r>
        <w:rPr>
          <w:rFonts w:hint="eastAsia"/>
        </w:rPr>
        <w:t>注释要求：类/方法需编写JavaDoc/Pydoc注释，说明功能、参数、返回值、异常类型；核心算法需添加步骤注释。</w:t>
      </w:r>
    </w:p>
    <w:p w14:paraId="1902488D">
      <w:pPr>
        <w:ind w:firstLine="480"/>
      </w:pPr>
      <w:r>
        <w:rPr>
          <w:rFonts w:hint="eastAsia"/>
        </w:rPr>
        <w:t>（3）性能优化：</w:t>
      </w:r>
    </w:p>
    <w:p w14:paraId="07A5FCED">
      <w:pPr>
        <w:ind w:firstLine="480"/>
      </w:pPr>
      <w:r>
        <w:rPr>
          <w:rFonts w:hint="eastAsia"/>
        </w:rPr>
        <w:t>避免重复创建对象（如使用对象池），减少IO操作（如批量读取数据）。</w:t>
      </w:r>
    </w:p>
    <w:p w14:paraId="05E4D051">
      <w:pPr>
        <w:ind w:firstLine="480"/>
      </w:pPr>
      <w:r>
        <w:rPr>
          <w:rFonts w:hint="eastAsia"/>
        </w:rPr>
        <w:t>大数据量计算采用分片并行处理，避免单线程阻塞。</w:t>
      </w:r>
    </w:p>
    <w:p w14:paraId="36185A17">
      <w:pPr>
        <w:ind w:firstLine="480"/>
      </w:pPr>
      <w:r>
        <w:rPr>
          <w:rFonts w:hint="eastAsia"/>
        </w:rPr>
        <w:t>合理使用缓存（如Redis）缓存高频计算结果、元数据。</w:t>
      </w:r>
    </w:p>
    <w:p w14:paraId="5F44F3B4">
      <w:pPr>
        <w:pStyle w:val="5"/>
      </w:pPr>
      <w:bookmarkStart w:id="147" w:name="_Toc17756"/>
      <w:bookmarkStart w:id="148" w:name="_Toc240550094"/>
      <w:bookmarkStart w:id="149" w:name="_Toc220368478"/>
      <w:r>
        <w:t>访问引擎设计决策（</w:t>
      </w:r>
      <w:r>
        <w:rPr>
          <w:rFonts w:hint="eastAsia"/>
        </w:rPr>
        <w:t>SYC</w:t>
      </w:r>
      <w:r>
        <w:t>-WXYG-</w:t>
      </w:r>
      <w:r>
        <w:rPr>
          <w:rFonts w:hint="eastAsia"/>
        </w:rPr>
        <w:t>PTJC</w:t>
      </w:r>
      <w:r>
        <w:t>-FWYQ）</w:t>
      </w:r>
      <w:bookmarkEnd w:id="119"/>
      <w:bookmarkEnd w:id="120"/>
      <w:bookmarkEnd w:id="147"/>
      <w:bookmarkEnd w:id="148"/>
      <w:bookmarkEnd w:id="149"/>
    </w:p>
    <w:p w14:paraId="734627F0">
      <w:pPr>
        <w:pStyle w:val="6"/>
      </w:pPr>
      <w:r>
        <w:rPr>
          <w:rFonts w:hint="eastAsia"/>
        </w:rPr>
        <w:t>核心设计决策框架</w:t>
      </w:r>
    </w:p>
    <w:p w14:paraId="65772370">
      <w:pPr>
        <w:ind w:firstLine="480"/>
      </w:pPr>
      <w:r>
        <w:t>访问引擎用于统一封装本软件对平台数据和服务能力的访问。设计决策遵循总册的数据访问分层：结构化元数据通过统一REST接口访问，遥感影像和成果文件通过对象存储SDK访问，数据就绪及任务事件通过Pulsar SDK订阅或发布；禁止业务模块绕过访问引擎直接使用外部系统数据库、长期密钥或非标准私有协议。</w:t>
      </w:r>
    </w:p>
    <w:p w14:paraId="26976644">
      <w:pPr>
        <w:pStyle w:val="6"/>
      </w:pPr>
      <w:r>
        <w:t>架构选型决策</w:t>
      </w:r>
    </w:p>
    <w:p w14:paraId="193B0BBB">
      <w:pPr>
        <w:ind w:firstLine="480"/>
      </w:pPr>
      <w:r>
        <w:t>访问引擎采用“业务访问接口＋适配器＋平台SDK”的分层结构。业务模块面向稳定的领域接口编程；适配器负责平台接口、对象存储和消息格式转换；平台SDK负责连接、认证和通信。由此隔离外部接口版本变化，并统一实施超时、重试、熔断、幂等、日志和指标。数据接收质控管理软件是本软件原始业务数据获取和成果回传的统一外部通道。</w:t>
      </w:r>
    </w:p>
    <w:p w14:paraId="093DD449">
      <w:pPr>
        <w:pStyle w:val="6"/>
      </w:pPr>
      <w:r>
        <w:t>访问控制模型决策</w:t>
      </w:r>
    </w:p>
    <w:p w14:paraId="2405B5B6">
      <w:pPr>
        <w:ind w:firstLine="480"/>
      </w:pPr>
      <w:r>
        <w:t>访问引擎透传平台身份令牌和TraceID，并在访问数据或产品前执行本软件业务权限校验。服务账号仅授予完成指定接口或Topic操作所需的最小权限；对象存储按存储桶、目录前缀和操作类型授权；数据访问同时受数据密级、区域、时间、产品状态和用户角色约束。禁止多个部件共用不可追溯的高权限账号。</w:t>
      </w:r>
    </w:p>
    <w:p w14:paraId="0A18BBA5">
      <w:pPr>
        <w:pStyle w:val="6"/>
      </w:pPr>
      <w:r>
        <w:t>路由策略决策</w:t>
      </w:r>
    </w:p>
    <w:p w14:paraId="71E36914">
      <w:pPr>
        <w:ind w:firstLine="480"/>
      </w:pPr>
      <w:r>
        <w:t>HTTP服务路由由统一API网关和服务发现机制承担；本软件只配置本标段服务路由与版本，不自行建设通用路由中心。消息按数据类型和业务事件划分Topic及消费者组，文件访问通过元数据中的对象标识定位，不在消息体中传输大文件。访问引擎对可恢复故障实施有限次数、带退避的重试；写入、成果登记和消息消费使用业务幂等标识防止重复。</w:t>
      </w:r>
    </w:p>
    <w:p w14:paraId="3C4310B0">
      <w:pPr>
        <w:pStyle w:val="6"/>
      </w:pPr>
      <w:r>
        <w:t>安全机制决策</w:t>
      </w:r>
    </w:p>
    <w:p w14:paraId="73E4037B">
      <w:pPr>
        <w:ind w:firstLine="480"/>
      </w:pPr>
      <w:r>
        <w:t>访问凭证由平台统一颁发并通过安全配置注入，运行时按规定轮换，不写入代码、镜像、配置模板和日志。所有跨服务访问使用平台规定的加密通道；访问引擎校验证书、令牌有效性、对象地址有效期、文件校验值和数据格式。失败请求记录必要的目标标识与错误原因，但不记录完整令牌或敏感数据内容。</w:t>
      </w:r>
    </w:p>
    <w:p w14:paraId="0D6673D5">
      <w:pPr>
        <w:pStyle w:val="6"/>
      </w:pPr>
      <w:r>
        <w:t>性能优化决策</w:t>
      </w:r>
    </w:p>
    <w:p w14:paraId="2E766675">
      <w:pPr>
        <w:ind w:firstLine="480"/>
      </w:pPr>
      <w:r>
        <w:t>元数据查询采用分页、条件下推和必要缓存，空间查询使用范围约束和空间索引；大文件采用对象存储并发分片、断点续传和校验机制；实时事件采用消息队列削峰，批处理采用异步任务。缓存只保存可重建的元数据和权限映射，设置明确失效时间；不得以缓存绕过最新权限判断。并发、响应时间、任务吞吐和文件传输指标以需求规格说明书的已确认指标为准，不在本节另行扩大验收口径。</w:t>
      </w:r>
    </w:p>
    <w:p w14:paraId="0F455333">
      <w:pPr>
        <w:pStyle w:val="6"/>
      </w:pPr>
      <w:r>
        <w:t>行业适配决策</w:t>
      </w:r>
    </w:p>
    <w:p w14:paraId="719583F2">
      <w:pPr>
        <w:ind w:firstLine="480"/>
      </w:pPr>
      <w:r>
        <w:t>访问引擎统一处理GeoTIFF、NetCDF/HDF、GeoJSON、Shapefile等遥感与空间数据的元数据描述，明确坐标参考系、空间范围、分辨率、波段、产品级别、采集时间、处理时间和质量状态。OGC地图服务用于成果浏览和发布时遵循平台统一Web GIS规范；原始数据和正式成果仍通过数据接收质控管理软件及平台对象存储完成受控交换。</w:t>
      </w:r>
    </w:p>
    <w:bookmarkEnd w:id="113"/>
    <w:bookmarkEnd w:id="114"/>
    <w:bookmarkEnd w:id="121"/>
    <w:bookmarkEnd w:id="122"/>
    <w:bookmarkEnd w:id="123"/>
    <w:p w14:paraId="0FF3D281">
      <w:pPr>
        <w:pStyle w:val="4"/>
      </w:pPr>
      <w:bookmarkStart w:id="150" w:name="_Toc240550095"/>
      <w:bookmarkStart w:id="151" w:name="_Toc134624919"/>
      <w:bookmarkStart w:id="152" w:name="_Toc220368479"/>
      <w:bookmarkStart w:id="153" w:name="_Toc19230"/>
      <w:bookmarkStart w:id="154" w:name="_Toc15016"/>
      <w:bookmarkStart w:id="155" w:name="_Toc32470"/>
      <w:r>
        <w:rPr>
          <w:rFonts w:hint="eastAsia"/>
        </w:rPr>
        <w:t>开发语言（SYC</w:t>
      </w:r>
      <w:r>
        <w:t>-WXYG-</w:t>
      </w:r>
      <w:r>
        <w:rPr>
          <w:rFonts w:hint="eastAsia"/>
        </w:rPr>
        <w:t>K</w:t>
      </w:r>
      <w:r>
        <w:t>FYY</w:t>
      </w:r>
      <w:r>
        <w:rPr>
          <w:rFonts w:hint="eastAsia"/>
        </w:rPr>
        <w:t>）</w:t>
      </w:r>
      <w:bookmarkEnd w:id="150"/>
      <w:bookmarkEnd w:id="151"/>
      <w:bookmarkEnd w:id="152"/>
      <w:bookmarkEnd w:id="153"/>
      <w:bookmarkEnd w:id="154"/>
    </w:p>
    <w:p w14:paraId="17DF4E72">
      <w:pPr>
        <w:ind w:firstLine="420" w:firstLineChars="0"/>
      </w:pPr>
      <w:r>
        <w:rPr>
          <w:rFonts w:hint="eastAsia"/>
        </w:rPr>
        <w:t>在本项目设计与开发过程中，使用面向对象的分析和设计方法，主要采用下述语言：</w:t>
      </w:r>
    </w:p>
    <w:p w14:paraId="6CD12C00">
      <w:pPr>
        <w:pStyle w:val="106"/>
        <w:rPr>
          <w:rFonts w:hint="eastAsia"/>
        </w:rPr>
      </w:pPr>
      <w:bookmarkStart w:id="156" w:name="_Toc24054993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18</w:t>
      </w:r>
      <w:r>
        <w:rPr>
          <w:rFonts w:hint="eastAsia"/>
        </w:rPr>
        <w:fldChar w:fldCharType="end"/>
      </w:r>
      <w:r>
        <w:t>审计日志核心要素表</w:t>
      </w:r>
      <w:bookmarkEnd w:id="156"/>
    </w:p>
    <w:tbl>
      <w:tblPr>
        <w:tblStyle w:val="39"/>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259"/>
        <w:gridCol w:w="5221"/>
      </w:tblGrid>
      <w:tr w14:paraId="3D7E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66" w:type="dxa"/>
            <w:shd w:val="clear" w:color="auto" w:fill="D8D8D8" w:themeFill="background1" w:themeFillShade="D9"/>
            <w:tcMar>
              <w:top w:w="0" w:type="dxa"/>
              <w:left w:w="0" w:type="dxa"/>
              <w:bottom w:w="0" w:type="dxa"/>
              <w:right w:w="240" w:type="dxa"/>
            </w:tcMar>
            <w:vAlign w:val="center"/>
          </w:tcPr>
          <w:p w14:paraId="2F91EBDF">
            <w:pPr>
              <w:pStyle w:val="57"/>
            </w:pPr>
            <w:r>
              <w:rPr>
                <w:lang w:bidi="ar"/>
              </w:rPr>
              <w:t>推荐开发语言</w:t>
            </w:r>
          </w:p>
        </w:tc>
        <w:tc>
          <w:tcPr>
            <w:tcW w:w="5744" w:type="dxa"/>
            <w:shd w:val="clear" w:color="auto" w:fill="D8D8D8" w:themeFill="background1" w:themeFillShade="D9"/>
            <w:tcMar>
              <w:top w:w="0" w:type="dxa"/>
              <w:left w:w="0" w:type="dxa"/>
              <w:bottom w:w="0" w:type="dxa"/>
              <w:right w:w="240" w:type="dxa"/>
            </w:tcMar>
            <w:vAlign w:val="center"/>
          </w:tcPr>
          <w:p w14:paraId="0C1284D5">
            <w:pPr>
              <w:pStyle w:val="57"/>
            </w:pPr>
            <w:r>
              <w:rPr>
                <w:lang w:bidi="ar"/>
              </w:rPr>
              <w:t>核心用途与选型理由</w:t>
            </w:r>
          </w:p>
        </w:tc>
      </w:tr>
      <w:tr w14:paraId="1B9C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566" w:type="dxa"/>
            <w:shd w:val="clear" w:color="auto" w:fill="FFFFFF"/>
            <w:tcMar>
              <w:top w:w="0" w:type="dxa"/>
              <w:left w:w="0" w:type="dxa"/>
              <w:bottom w:w="0" w:type="dxa"/>
              <w:right w:w="240" w:type="dxa"/>
            </w:tcMar>
            <w:vAlign w:val="center"/>
          </w:tcPr>
          <w:p w14:paraId="3F35E64E">
            <w:pPr>
              <w:pStyle w:val="58"/>
            </w:pPr>
            <w:r>
              <w:rPr>
                <w:lang w:bidi="ar"/>
              </w:rPr>
              <w:t>Python</w:t>
            </w:r>
          </w:p>
        </w:tc>
        <w:tc>
          <w:tcPr>
            <w:tcW w:w="5744" w:type="dxa"/>
            <w:shd w:val="clear" w:color="auto" w:fill="FFFFFF"/>
            <w:tcMar>
              <w:top w:w="0" w:type="dxa"/>
              <w:left w:w="0" w:type="dxa"/>
              <w:bottom w:w="0" w:type="dxa"/>
              <w:right w:w="0" w:type="dxa"/>
            </w:tcMar>
            <w:vAlign w:val="center"/>
          </w:tcPr>
          <w:p w14:paraId="11D10AEA">
            <w:pPr>
              <w:pStyle w:val="58"/>
              <w:rPr>
                <w:lang w:bidi="ar"/>
              </w:rPr>
            </w:pPr>
            <w:r>
              <w:rPr>
                <w:lang w:bidi="ar"/>
              </w:rPr>
              <w:t>用途：批量化遥感影像的辐射定标、几何校正、镶嵌、格式转换等算法密集型处理。</w:t>
            </w:r>
          </w:p>
        </w:tc>
      </w:tr>
      <w:tr w14:paraId="0BAE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566" w:type="dxa"/>
            <w:shd w:val="clear" w:color="auto" w:fill="FFFFFF"/>
            <w:tcMar>
              <w:top w:w="0" w:type="dxa"/>
              <w:left w:w="0" w:type="dxa"/>
              <w:bottom w:w="0" w:type="dxa"/>
              <w:right w:w="240" w:type="dxa"/>
            </w:tcMar>
            <w:vAlign w:val="center"/>
          </w:tcPr>
          <w:p w14:paraId="5DBD8A8F">
            <w:pPr>
              <w:pStyle w:val="58"/>
              <w:rPr>
                <w:b/>
                <w:lang w:bidi="ar"/>
              </w:rPr>
            </w:pPr>
            <w:r>
              <w:rPr>
                <w:lang w:bidi="ar"/>
              </w:rPr>
              <w:t>Python</w:t>
            </w:r>
          </w:p>
        </w:tc>
        <w:tc>
          <w:tcPr>
            <w:tcW w:w="5744" w:type="dxa"/>
            <w:shd w:val="clear" w:color="auto" w:fill="FFFFFF"/>
            <w:tcMar>
              <w:top w:w="0" w:type="dxa"/>
              <w:left w:w="0" w:type="dxa"/>
              <w:bottom w:w="0" w:type="dxa"/>
              <w:right w:w="0" w:type="dxa"/>
            </w:tcMar>
            <w:vAlign w:val="center"/>
          </w:tcPr>
          <w:p w14:paraId="4B796897">
            <w:pPr>
              <w:pStyle w:val="58"/>
              <w:rPr>
                <w:b/>
                <w:lang w:bidi="ar"/>
              </w:rPr>
            </w:pPr>
            <w:r>
              <w:rPr>
                <w:rFonts w:hint="eastAsia"/>
                <w:lang w:bidi="ar"/>
              </w:rPr>
              <w:t>构</w:t>
            </w:r>
            <w:r>
              <w:rPr>
                <w:lang w:bidi="ar"/>
              </w:rPr>
              <w:t>建高可用、高并发的稳健后端服务，易于实现复杂的业务逻辑和事务管理，并方便与消息中间件（Pulsar/Kafka）集成</w:t>
            </w:r>
            <w:r>
              <w:rPr>
                <w:rFonts w:hint="eastAsia"/>
                <w:lang w:bidi="ar"/>
              </w:rPr>
              <w:t>。</w:t>
            </w:r>
          </w:p>
        </w:tc>
      </w:tr>
      <w:tr w14:paraId="3C36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6" w:type="dxa"/>
            <w:shd w:val="clear" w:color="auto" w:fill="FFFFFF"/>
            <w:tcMar>
              <w:top w:w="0" w:type="dxa"/>
              <w:left w:w="0" w:type="dxa"/>
              <w:bottom w:w="0" w:type="dxa"/>
              <w:right w:w="240" w:type="dxa"/>
            </w:tcMar>
            <w:vAlign w:val="center"/>
          </w:tcPr>
          <w:p w14:paraId="3692203A">
            <w:pPr>
              <w:pStyle w:val="58"/>
              <w:rPr>
                <w:b/>
                <w:lang w:bidi="ar"/>
              </w:rPr>
            </w:pPr>
            <w:r>
              <w:rPr>
                <w:lang w:bidi="ar"/>
              </w:rPr>
              <w:t>TypeScript</w:t>
            </w:r>
          </w:p>
        </w:tc>
        <w:tc>
          <w:tcPr>
            <w:tcW w:w="5744" w:type="dxa"/>
            <w:shd w:val="clear" w:color="auto" w:fill="FFFFFF"/>
            <w:tcMar>
              <w:top w:w="0" w:type="dxa"/>
              <w:left w:w="0" w:type="dxa"/>
              <w:bottom w:w="0" w:type="dxa"/>
              <w:right w:w="0" w:type="dxa"/>
            </w:tcMar>
            <w:vAlign w:val="center"/>
          </w:tcPr>
          <w:p w14:paraId="1EEB194E">
            <w:pPr>
              <w:pStyle w:val="58"/>
              <w:rPr>
                <w:b/>
                <w:lang w:bidi="ar"/>
              </w:rPr>
            </w:pPr>
            <w:r>
              <w:rPr>
                <w:rFonts w:hint="eastAsia"/>
                <w:lang w:bidi="ar"/>
              </w:rPr>
              <w:t>构建所有子系统的统一Web管理控制台和产品可视化门户。</w:t>
            </w:r>
          </w:p>
        </w:tc>
      </w:tr>
    </w:tbl>
    <w:p w14:paraId="115B0E83">
      <w:pPr>
        <w:ind w:firstLine="480"/>
        <w:rPr>
          <w:color w:val="C00000"/>
        </w:rPr>
      </w:pPr>
    </w:p>
    <w:bookmarkEnd w:id="155"/>
    <w:p w14:paraId="6D487A80">
      <w:pPr>
        <w:pStyle w:val="4"/>
      </w:pPr>
      <w:bookmarkStart w:id="157" w:name="_Toc10796"/>
      <w:bookmarkStart w:id="158" w:name="_Toc7208"/>
      <w:bookmarkStart w:id="159" w:name="_Toc240550096"/>
      <w:bookmarkStart w:id="160" w:name="_Toc220368480"/>
      <w:bookmarkStart w:id="161" w:name="_Toc9173"/>
      <w:r>
        <w:t>软件和数据部署</w:t>
      </w:r>
      <w:r>
        <w:rPr>
          <w:rFonts w:hint="eastAsia"/>
        </w:rPr>
        <w:t>决策</w:t>
      </w:r>
      <w:r>
        <w:t>（</w:t>
      </w:r>
      <w:r>
        <w:rPr>
          <w:rFonts w:hint="eastAsia"/>
        </w:rPr>
        <w:t>SYC</w:t>
      </w:r>
      <w:r>
        <w:t>-WXYG-</w:t>
      </w:r>
      <w:r>
        <w:rPr>
          <w:rFonts w:hint="eastAsia"/>
        </w:rPr>
        <w:t>BSJC</w:t>
      </w:r>
      <w:r>
        <w:t>）</w:t>
      </w:r>
      <w:bookmarkEnd w:id="157"/>
      <w:bookmarkEnd w:id="158"/>
      <w:bookmarkEnd w:id="159"/>
      <w:bookmarkEnd w:id="160"/>
      <w:bookmarkEnd w:id="161"/>
    </w:p>
    <w:p w14:paraId="10906236">
      <w:pPr>
        <w:pStyle w:val="5"/>
        <w:rPr>
          <w:lang w:eastAsia="zh-Hans"/>
        </w:rPr>
      </w:pPr>
      <w:bookmarkStart w:id="162" w:name="_Toc240550097"/>
      <w:bookmarkStart w:id="163" w:name="_Toc12986"/>
      <w:bookmarkStart w:id="164" w:name="_Toc6789"/>
      <w:bookmarkStart w:id="165" w:name="_Toc27653"/>
      <w:bookmarkStart w:id="166" w:name="_Toc220368481"/>
      <w:r>
        <w:rPr>
          <w:lang w:eastAsia="zh-Hans"/>
        </w:rPr>
        <w:t>软件部署决策</w:t>
      </w:r>
      <w:bookmarkEnd w:id="162"/>
      <w:bookmarkEnd w:id="163"/>
      <w:bookmarkEnd w:id="164"/>
      <w:bookmarkEnd w:id="165"/>
      <w:bookmarkEnd w:id="166"/>
    </w:p>
    <w:p w14:paraId="0E145FB4">
      <w:pPr>
        <w:pStyle w:val="63"/>
        <w:ind w:firstLine="480"/>
        <w:rPr>
          <w:rFonts w:hint="eastAsia" w:ascii="宋体" w:hAnsi="宋体" w:cstheme="minorBidi"/>
          <w:bCs w:val="0"/>
          <w:snapToGrid/>
          <w:szCs w:val="21"/>
        </w:rPr>
      </w:pPr>
      <w:r>
        <w:rPr>
          <w:rFonts w:hint="eastAsia" w:ascii="宋体" w:hAnsi="宋体" w:cstheme="minorBidi"/>
          <w:bCs w:val="0"/>
          <w:snapToGrid/>
          <w:szCs w:val="21"/>
        </w:rPr>
        <w:t>部署内容：卫星遥感软件，包含：地面站数据预处理与分析子系统、地震风险区域监测子系统、地震中短期宏观异常监测子系统、地震灾害损失与影响快速风险评估子系统、地震灾害损失与影响快速风险评估子系统、防灾减灾产品可视化子系统，共六个子系统</w:t>
      </w:r>
    </w:p>
    <w:p w14:paraId="3EA824B4">
      <w:pPr>
        <w:pStyle w:val="63"/>
        <w:ind w:firstLine="480"/>
        <w:rPr>
          <w:rFonts w:hint="eastAsia" w:ascii="宋体" w:hAnsi="宋体" w:cstheme="minorBidi"/>
          <w:bCs w:val="0"/>
          <w:snapToGrid/>
          <w:szCs w:val="21"/>
        </w:rPr>
      </w:pPr>
      <w:r>
        <w:rPr>
          <w:rFonts w:hint="eastAsia" w:ascii="宋体" w:hAnsi="宋体" w:cstheme="minorBidi"/>
          <w:bCs w:val="0"/>
          <w:snapToGrid/>
          <w:szCs w:val="21"/>
        </w:rPr>
        <w:t>部署方式：容器化部署</w:t>
      </w:r>
    </w:p>
    <w:p w14:paraId="5394DC97">
      <w:pPr>
        <w:pStyle w:val="63"/>
        <w:ind w:firstLine="480"/>
        <w:rPr>
          <w:rFonts w:hint="eastAsia" w:ascii="宋体" w:hAnsi="宋体" w:cstheme="minorBidi"/>
          <w:bCs w:val="0"/>
          <w:snapToGrid/>
          <w:szCs w:val="21"/>
        </w:rPr>
      </w:pPr>
      <w:r>
        <w:rPr>
          <w:rFonts w:hint="eastAsia" w:ascii="宋体" w:hAnsi="宋体" w:cstheme="minorBidi"/>
          <w:bCs w:val="0"/>
          <w:snapToGrid/>
          <w:szCs w:val="21"/>
        </w:rPr>
        <w:t>部署地点：北京主共享中心</w:t>
      </w:r>
    </w:p>
    <w:p w14:paraId="10DF6679">
      <w:pPr>
        <w:pStyle w:val="5"/>
        <w:rPr>
          <w:lang w:eastAsia="zh-Hans"/>
        </w:rPr>
      </w:pPr>
      <w:bookmarkStart w:id="167" w:name="_Toc15268"/>
      <w:bookmarkStart w:id="168" w:name="_Toc240550098"/>
      <w:bookmarkStart w:id="169" w:name="_Toc220368482"/>
      <w:bookmarkStart w:id="170" w:name="_Toc13743"/>
      <w:bookmarkStart w:id="171" w:name="_Toc20383"/>
      <w:r>
        <w:rPr>
          <w:lang w:eastAsia="zh-Hans"/>
        </w:rPr>
        <w:t>数据部署决策</w:t>
      </w:r>
      <w:bookmarkEnd w:id="167"/>
      <w:bookmarkEnd w:id="168"/>
      <w:bookmarkEnd w:id="169"/>
      <w:bookmarkEnd w:id="170"/>
      <w:bookmarkEnd w:id="171"/>
    </w:p>
    <w:p w14:paraId="656AECB9">
      <w:pPr>
        <w:pStyle w:val="63"/>
        <w:ind w:firstLine="480"/>
      </w:pPr>
      <w:r>
        <w:rPr>
          <w:rFonts w:hint="eastAsia"/>
        </w:rPr>
        <w:t>数据部署以“分类存储、按需分配、安全可控”为核心，结合数据类型（结构化/非结构化/时序数据）、访问频率（高频/中频/低频）及业务用途，匹配对应的存储介质与部署节点，确保数据存储效率与访问性能，同时满足数据灾备与共享需求。</w:t>
      </w:r>
    </w:p>
    <w:p w14:paraId="52085AF5">
      <w:pPr>
        <w:pStyle w:val="106"/>
        <w:rPr>
          <w:rFonts w:hint="eastAsia"/>
        </w:rPr>
      </w:pPr>
      <w:bookmarkStart w:id="172" w:name="_Toc24054993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19</w:t>
      </w:r>
      <w:r>
        <w:rPr>
          <w:rFonts w:hint="eastAsia"/>
        </w:rPr>
        <w:fldChar w:fldCharType="end"/>
      </w:r>
      <w:r>
        <w:rPr>
          <w:rFonts w:hint="eastAsia"/>
        </w:rPr>
        <w:t>数据部署详情</w:t>
      </w:r>
      <w:bookmarkEnd w:id="172"/>
    </w:p>
    <w:tbl>
      <w:tblPr>
        <w:tblStyle w:val="39"/>
        <w:tblW w:w="506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2469"/>
        <w:gridCol w:w="931"/>
        <w:gridCol w:w="1526"/>
        <w:gridCol w:w="1436"/>
        <w:gridCol w:w="834"/>
        <w:gridCol w:w="844"/>
      </w:tblGrid>
      <w:tr w14:paraId="1650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blHeader/>
          <w:jc w:val="center"/>
        </w:trPr>
        <w:tc>
          <w:tcPr>
            <w:tcW w:w="447" w:type="pct"/>
            <w:vMerge w:val="restart"/>
            <w:shd w:val="clear" w:color="auto" w:fill="D7D7D7" w:themeFill="background1" w:themeFillShade="D8"/>
            <w:noWrap/>
            <w:vAlign w:val="center"/>
          </w:tcPr>
          <w:p w14:paraId="25965C78">
            <w:pPr>
              <w:pStyle w:val="57"/>
            </w:pPr>
            <w:r>
              <w:t>节点</w:t>
            </w:r>
          </w:p>
        </w:tc>
        <w:tc>
          <w:tcPr>
            <w:tcW w:w="1398" w:type="pct"/>
            <w:vMerge w:val="restart"/>
            <w:shd w:val="clear" w:color="auto" w:fill="D7D7D7" w:themeFill="background1" w:themeFillShade="D8"/>
            <w:vAlign w:val="center"/>
          </w:tcPr>
          <w:p w14:paraId="14663DEA">
            <w:pPr>
              <w:pStyle w:val="57"/>
            </w:pPr>
            <w:r>
              <w:t>数据分类</w:t>
            </w:r>
          </w:p>
        </w:tc>
        <w:tc>
          <w:tcPr>
            <w:tcW w:w="3154" w:type="pct"/>
            <w:gridSpan w:val="5"/>
            <w:shd w:val="clear" w:color="auto" w:fill="D7D7D7" w:themeFill="background1" w:themeFillShade="D8"/>
            <w:noWrap/>
            <w:vAlign w:val="center"/>
          </w:tcPr>
          <w:p w14:paraId="3161F713">
            <w:pPr>
              <w:pStyle w:val="57"/>
            </w:pPr>
            <w:r>
              <w:t>数据部署方式</w:t>
            </w:r>
          </w:p>
        </w:tc>
      </w:tr>
      <w:tr w14:paraId="3FAF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447" w:type="pct"/>
            <w:vMerge w:val="continue"/>
            <w:shd w:val="clear" w:color="auto" w:fill="D7D7D7" w:themeFill="background1" w:themeFillShade="D8"/>
            <w:noWrap/>
            <w:vAlign w:val="center"/>
          </w:tcPr>
          <w:p w14:paraId="26C5813D">
            <w:pPr>
              <w:pStyle w:val="57"/>
            </w:pPr>
          </w:p>
        </w:tc>
        <w:tc>
          <w:tcPr>
            <w:tcW w:w="1398" w:type="pct"/>
            <w:vMerge w:val="continue"/>
            <w:shd w:val="clear" w:color="auto" w:fill="D7D7D7" w:themeFill="background1" w:themeFillShade="D8"/>
            <w:vAlign w:val="center"/>
          </w:tcPr>
          <w:p w14:paraId="01FBD8FB">
            <w:pPr>
              <w:pStyle w:val="57"/>
            </w:pPr>
          </w:p>
        </w:tc>
        <w:tc>
          <w:tcPr>
            <w:tcW w:w="527" w:type="pct"/>
            <w:shd w:val="clear" w:color="auto" w:fill="D7D7D7" w:themeFill="background1" w:themeFillShade="D8"/>
            <w:vAlign w:val="center"/>
          </w:tcPr>
          <w:p w14:paraId="35BFC42A">
            <w:pPr>
              <w:pStyle w:val="57"/>
            </w:pPr>
            <w:r>
              <w:t>消息队列</w:t>
            </w:r>
          </w:p>
        </w:tc>
        <w:tc>
          <w:tcPr>
            <w:tcW w:w="864" w:type="pct"/>
            <w:shd w:val="clear" w:color="auto" w:fill="D7D7D7" w:themeFill="background1" w:themeFillShade="D8"/>
            <w:vAlign w:val="center"/>
          </w:tcPr>
          <w:p w14:paraId="18D554D5">
            <w:pPr>
              <w:pStyle w:val="57"/>
            </w:pPr>
            <w:r>
              <w:t>列式数据存储(HBase)</w:t>
            </w:r>
          </w:p>
        </w:tc>
        <w:tc>
          <w:tcPr>
            <w:tcW w:w="813" w:type="pct"/>
            <w:shd w:val="clear" w:color="auto" w:fill="D7D7D7" w:themeFill="background1" w:themeFillShade="D8"/>
            <w:vAlign w:val="center"/>
          </w:tcPr>
          <w:p w14:paraId="4B242421">
            <w:pPr>
              <w:pStyle w:val="57"/>
            </w:pPr>
            <w:r>
              <w:t>关系型存储</w:t>
            </w:r>
          </w:p>
        </w:tc>
        <w:tc>
          <w:tcPr>
            <w:tcW w:w="472" w:type="pct"/>
            <w:shd w:val="clear" w:color="auto" w:fill="D7D7D7" w:themeFill="background1" w:themeFillShade="D8"/>
            <w:vAlign w:val="center"/>
          </w:tcPr>
          <w:p w14:paraId="448ADB08">
            <w:pPr>
              <w:pStyle w:val="57"/>
            </w:pPr>
            <w:r>
              <w:t>文件存储</w:t>
            </w:r>
          </w:p>
        </w:tc>
        <w:tc>
          <w:tcPr>
            <w:tcW w:w="472" w:type="pct"/>
            <w:shd w:val="clear" w:color="auto" w:fill="D7D7D7" w:themeFill="background1" w:themeFillShade="D8"/>
            <w:vAlign w:val="center"/>
          </w:tcPr>
          <w:p w14:paraId="1E01A1F7">
            <w:pPr>
              <w:pStyle w:val="57"/>
            </w:pPr>
            <w:r>
              <w:t>对象存储</w:t>
            </w:r>
          </w:p>
        </w:tc>
      </w:tr>
      <w:tr w14:paraId="711B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restart"/>
            <w:vAlign w:val="center"/>
          </w:tcPr>
          <w:p w14:paraId="44692DC4">
            <w:pPr>
              <w:pStyle w:val="58"/>
            </w:pPr>
            <w:r>
              <w:rPr>
                <w:rFonts w:hint="eastAsia"/>
              </w:rPr>
              <w:t>北京主共享中心</w:t>
            </w:r>
          </w:p>
        </w:tc>
        <w:tc>
          <w:tcPr>
            <w:tcW w:w="1398" w:type="pct"/>
            <w:vAlign w:val="center"/>
          </w:tcPr>
          <w:p w14:paraId="120D7F2A">
            <w:pPr>
              <w:pStyle w:val="58"/>
            </w:pPr>
            <w:r>
              <w:rPr>
                <w:rFonts w:hint="eastAsia"/>
              </w:rPr>
              <w:t>原始卫星遥感影像数据</w:t>
            </w:r>
          </w:p>
        </w:tc>
        <w:tc>
          <w:tcPr>
            <w:tcW w:w="527" w:type="pct"/>
            <w:vAlign w:val="center"/>
          </w:tcPr>
          <w:p w14:paraId="2AD42242">
            <w:pPr>
              <w:pStyle w:val="58"/>
            </w:pPr>
          </w:p>
        </w:tc>
        <w:tc>
          <w:tcPr>
            <w:tcW w:w="864" w:type="pct"/>
            <w:vAlign w:val="center"/>
          </w:tcPr>
          <w:p w14:paraId="27331A11">
            <w:pPr>
              <w:pStyle w:val="58"/>
              <w:rPr>
                <w:lang w:eastAsia="zh-Hans"/>
              </w:rPr>
            </w:pPr>
          </w:p>
        </w:tc>
        <w:tc>
          <w:tcPr>
            <w:tcW w:w="813" w:type="pct"/>
            <w:vAlign w:val="center"/>
          </w:tcPr>
          <w:p w14:paraId="6E7BBAB7">
            <w:pPr>
              <w:pStyle w:val="58"/>
            </w:pPr>
          </w:p>
        </w:tc>
        <w:tc>
          <w:tcPr>
            <w:tcW w:w="472" w:type="pct"/>
            <w:vAlign w:val="center"/>
          </w:tcPr>
          <w:p w14:paraId="1BB6F5B2">
            <w:pPr>
              <w:pStyle w:val="58"/>
            </w:pPr>
          </w:p>
        </w:tc>
        <w:tc>
          <w:tcPr>
            <w:tcW w:w="472" w:type="pct"/>
            <w:vAlign w:val="center"/>
          </w:tcPr>
          <w:p w14:paraId="54FC60D7">
            <w:pPr>
              <w:pStyle w:val="58"/>
            </w:pPr>
            <w:r>
              <w:rPr>
                <w:rFonts w:hint="eastAsia"/>
              </w:rPr>
              <w:t>√</w:t>
            </w:r>
          </w:p>
        </w:tc>
      </w:tr>
      <w:tr w14:paraId="7E38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876BE93">
            <w:pPr>
              <w:pStyle w:val="58"/>
            </w:pPr>
          </w:p>
        </w:tc>
        <w:tc>
          <w:tcPr>
            <w:tcW w:w="1398" w:type="pct"/>
            <w:vAlign w:val="center"/>
          </w:tcPr>
          <w:p w14:paraId="5E7A0091">
            <w:pPr>
              <w:pStyle w:val="58"/>
            </w:pPr>
            <w:r>
              <w:t>卫星遥感数据就绪及接入事件</w:t>
            </w:r>
          </w:p>
        </w:tc>
        <w:tc>
          <w:tcPr>
            <w:tcW w:w="527" w:type="pct"/>
            <w:vAlign w:val="center"/>
          </w:tcPr>
          <w:p w14:paraId="09749B7D">
            <w:pPr>
              <w:pStyle w:val="58"/>
            </w:pPr>
            <w:r>
              <w:t>√</w:t>
            </w:r>
          </w:p>
        </w:tc>
        <w:tc>
          <w:tcPr>
            <w:tcW w:w="864" w:type="pct"/>
            <w:vAlign w:val="center"/>
          </w:tcPr>
          <w:p w14:paraId="597DB199">
            <w:pPr>
              <w:pStyle w:val="58"/>
              <w:rPr>
                <w:lang w:eastAsia="zh-Hans"/>
              </w:rPr>
            </w:pPr>
          </w:p>
        </w:tc>
        <w:tc>
          <w:tcPr>
            <w:tcW w:w="813" w:type="pct"/>
            <w:vAlign w:val="center"/>
          </w:tcPr>
          <w:p w14:paraId="46131459">
            <w:pPr>
              <w:pStyle w:val="58"/>
            </w:pPr>
          </w:p>
        </w:tc>
        <w:tc>
          <w:tcPr>
            <w:tcW w:w="472" w:type="pct"/>
            <w:vAlign w:val="center"/>
          </w:tcPr>
          <w:p w14:paraId="65006509">
            <w:pPr>
              <w:pStyle w:val="58"/>
            </w:pPr>
          </w:p>
        </w:tc>
        <w:tc>
          <w:tcPr>
            <w:tcW w:w="472" w:type="pct"/>
            <w:vAlign w:val="center"/>
          </w:tcPr>
          <w:p w14:paraId="5B30E7C7">
            <w:pPr>
              <w:pStyle w:val="58"/>
            </w:pPr>
          </w:p>
        </w:tc>
      </w:tr>
      <w:tr w14:paraId="2DDD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FFE9780">
            <w:pPr>
              <w:pStyle w:val="58"/>
            </w:pPr>
          </w:p>
        </w:tc>
        <w:tc>
          <w:tcPr>
            <w:tcW w:w="1398" w:type="pct"/>
            <w:vAlign w:val="center"/>
          </w:tcPr>
          <w:p w14:paraId="4506EA3C">
            <w:pPr>
              <w:pStyle w:val="58"/>
            </w:pPr>
            <w:r>
              <w:rPr>
                <w:rFonts w:hint="eastAsia"/>
              </w:rPr>
              <w:t>生产加工后的卫星遥感影像数据</w:t>
            </w:r>
          </w:p>
        </w:tc>
        <w:tc>
          <w:tcPr>
            <w:tcW w:w="527" w:type="pct"/>
            <w:vAlign w:val="center"/>
          </w:tcPr>
          <w:p w14:paraId="3554C661">
            <w:pPr>
              <w:pStyle w:val="58"/>
            </w:pPr>
          </w:p>
        </w:tc>
        <w:tc>
          <w:tcPr>
            <w:tcW w:w="864" w:type="pct"/>
            <w:vAlign w:val="center"/>
          </w:tcPr>
          <w:p w14:paraId="104B5520">
            <w:pPr>
              <w:pStyle w:val="58"/>
            </w:pPr>
          </w:p>
        </w:tc>
        <w:tc>
          <w:tcPr>
            <w:tcW w:w="813" w:type="pct"/>
            <w:vAlign w:val="center"/>
          </w:tcPr>
          <w:p w14:paraId="350D76F4">
            <w:pPr>
              <w:pStyle w:val="58"/>
            </w:pPr>
          </w:p>
        </w:tc>
        <w:tc>
          <w:tcPr>
            <w:tcW w:w="472" w:type="pct"/>
            <w:vAlign w:val="center"/>
          </w:tcPr>
          <w:p w14:paraId="60994FAC">
            <w:pPr>
              <w:pStyle w:val="58"/>
            </w:pPr>
            <w:r>
              <w:rPr>
                <w:rFonts w:hint="eastAsia"/>
              </w:rPr>
              <w:t>√</w:t>
            </w:r>
          </w:p>
        </w:tc>
        <w:tc>
          <w:tcPr>
            <w:tcW w:w="472" w:type="pct"/>
            <w:vAlign w:val="center"/>
          </w:tcPr>
          <w:p w14:paraId="74925BF0">
            <w:pPr>
              <w:pStyle w:val="58"/>
            </w:pPr>
            <w:r>
              <w:rPr>
                <w:rFonts w:hint="eastAsia"/>
              </w:rPr>
              <w:t>√</w:t>
            </w:r>
          </w:p>
        </w:tc>
      </w:tr>
      <w:tr w14:paraId="67DB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37CAD18B">
            <w:pPr>
              <w:pStyle w:val="58"/>
            </w:pPr>
          </w:p>
        </w:tc>
        <w:tc>
          <w:tcPr>
            <w:tcW w:w="1398" w:type="pct"/>
            <w:vAlign w:val="center"/>
          </w:tcPr>
          <w:p w14:paraId="7AD59B68">
            <w:pPr>
              <w:pStyle w:val="58"/>
            </w:pPr>
            <w:r>
              <w:t>数据生产任务、生产线、工具及运行状态数据</w:t>
            </w:r>
          </w:p>
        </w:tc>
        <w:tc>
          <w:tcPr>
            <w:tcW w:w="527" w:type="pct"/>
            <w:vAlign w:val="center"/>
          </w:tcPr>
          <w:p w14:paraId="6FB7E3C8">
            <w:pPr>
              <w:pStyle w:val="58"/>
            </w:pPr>
          </w:p>
        </w:tc>
        <w:tc>
          <w:tcPr>
            <w:tcW w:w="864" w:type="pct"/>
            <w:vAlign w:val="center"/>
          </w:tcPr>
          <w:p w14:paraId="7CAA6B5C">
            <w:pPr>
              <w:pStyle w:val="58"/>
            </w:pPr>
          </w:p>
        </w:tc>
        <w:tc>
          <w:tcPr>
            <w:tcW w:w="813" w:type="pct"/>
            <w:vAlign w:val="center"/>
          </w:tcPr>
          <w:p w14:paraId="30E5A46E">
            <w:pPr>
              <w:pStyle w:val="58"/>
            </w:pPr>
            <w:r>
              <w:t>√</w:t>
            </w:r>
          </w:p>
        </w:tc>
        <w:tc>
          <w:tcPr>
            <w:tcW w:w="472" w:type="pct"/>
            <w:vAlign w:val="center"/>
          </w:tcPr>
          <w:p w14:paraId="74E1DB1C">
            <w:pPr>
              <w:pStyle w:val="58"/>
            </w:pPr>
          </w:p>
        </w:tc>
        <w:tc>
          <w:tcPr>
            <w:tcW w:w="472" w:type="pct"/>
            <w:vAlign w:val="center"/>
          </w:tcPr>
          <w:p w14:paraId="179FC87F">
            <w:pPr>
              <w:pStyle w:val="58"/>
            </w:pPr>
          </w:p>
        </w:tc>
      </w:tr>
      <w:tr w14:paraId="485E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66CE4C9A">
            <w:pPr>
              <w:pStyle w:val="58"/>
            </w:pPr>
          </w:p>
        </w:tc>
        <w:tc>
          <w:tcPr>
            <w:tcW w:w="1398" w:type="pct"/>
            <w:vAlign w:val="center"/>
          </w:tcPr>
          <w:p w14:paraId="135D9986">
            <w:pPr>
              <w:pStyle w:val="58"/>
            </w:pPr>
            <w:r>
              <w:t>InSAR原始处理成果及栅格成果</w:t>
            </w:r>
          </w:p>
        </w:tc>
        <w:tc>
          <w:tcPr>
            <w:tcW w:w="527" w:type="pct"/>
            <w:vAlign w:val="center"/>
          </w:tcPr>
          <w:p w14:paraId="08D75A89">
            <w:pPr>
              <w:pStyle w:val="58"/>
            </w:pPr>
          </w:p>
        </w:tc>
        <w:tc>
          <w:tcPr>
            <w:tcW w:w="864" w:type="pct"/>
            <w:vAlign w:val="center"/>
          </w:tcPr>
          <w:p w14:paraId="48B8FDBB">
            <w:pPr>
              <w:pStyle w:val="58"/>
            </w:pPr>
          </w:p>
        </w:tc>
        <w:tc>
          <w:tcPr>
            <w:tcW w:w="813" w:type="pct"/>
            <w:vAlign w:val="center"/>
          </w:tcPr>
          <w:p w14:paraId="7BEABF1B">
            <w:pPr>
              <w:pStyle w:val="58"/>
            </w:pPr>
          </w:p>
        </w:tc>
        <w:tc>
          <w:tcPr>
            <w:tcW w:w="472" w:type="pct"/>
            <w:vAlign w:val="center"/>
          </w:tcPr>
          <w:p w14:paraId="77B25648">
            <w:pPr>
              <w:pStyle w:val="58"/>
            </w:pPr>
          </w:p>
        </w:tc>
        <w:tc>
          <w:tcPr>
            <w:tcW w:w="472" w:type="pct"/>
            <w:vAlign w:val="center"/>
          </w:tcPr>
          <w:p w14:paraId="0FA50284">
            <w:pPr>
              <w:pStyle w:val="58"/>
            </w:pPr>
            <w:r>
              <w:t>√</w:t>
            </w:r>
          </w:p>
        </w:tc>
      </w:tr>
      <w:tr w14:paraId="1702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64C6A581">
            <w:pPr>
              <w:pStyle w:val="58"/>
            </w:pPr>
          </w:p>
        </w:tc>
        <w:tc>
          <w:tcPr>
            <w:tcW w:w="1398" w:type="pct"/>
            <w:vAlign w:val="center"/>
          </w:tcPr>
          <w:p w14:paraId="33C83F79">
            <w:pPr>
              <w:pStyle w:val="58"/>
            </w:pPr>
            <w:r>
              <w:t>InSAR形变时序数据</w:t>
            </w:r>
          </w:p>
        </w:tc>
        <w:tc>
          <w:tcPr>
            <w:tcW w:w="527" w:type="pct"/>
            <w:vAlign w:val="center"/>
          </w:tcPr>
          <w:p w14:paraId="2437D73B">
            <w:pPr>
              <w:pStyle w:val="58"/>
            </w:pPr>
          </w:p>
        </w:tc>
        <w:tc>
          <w:tcPr>
            <w:tcW w:w="864" w:type="pct"/>
            <w:vAlign w:val="center"/>
          </w:tcPr>
          <w:p w14:paraId="0D48B6D9">
            <w:pPr>
              <w:pStyle w:val="58"/>
            </w:pPr>
            <w:r>
              <w:t>√</w:t>
            </w:r>
          </w:p>
        </w:tc>
        <w:tc>
          <w:tcPr>
            <w:tcW w:w="813" w:type="pct"/>
            <w:vAlign w:val="center"/>
          </w:tcPr>
          <w:p w14:paraId="399B5017">
            <w:pPr>
              <w:pStyle w:val="58"/>
            </w:pPr>
            <w:r>
              <w:t>√</w:t>
            </w:r>
          </w:p>
        </w:tc>
        <w:tc>
          <w:tcPr>
            <w:tcW w:w="472" w:type="pct"/>
            <w:vAlign w:val="center"/>
          </w:tcPr>
          <w:p w14:paraId="165C511C">
            <w:pPr>
              <w:pStyle w:val="58"/>
            </w:pPr>
          </w:p>
        </w:tc>
        <w:tc>
          <w:tcPr>
            <w:tcW w:w="472" w:type="pct"/>
            <w:vAlign w:val="center"/>
          </w:tcPr>
          <w:p w14:paraId="6EA04EF9">
            <w:pPr>
              <w:pStyle w:val="58"/>
            </w:pPr>
          </w:p>
        </w:tc>
      </w:tr>
      <w:tr w14:paraId="3F62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B19BAA4">
            <w:pPr>
              <w:pStyle w:val="58"/>
            </w:pPr>
          </w:p>
        </w:tc>
        <w:tc>
          <w:tcPr>
            <w:tcW w:w="1398" w:type="pct"/>
            <w:vAlign w:val="center"/>
          </w:tcPr>
          <w:p w14:paraId="051A0EC8">
            <w:pPr>
              <w:pStyle w:val="58"/>
            </w:pPr>
            <w:r>
              <w:t>地表准三维形变场数据</w:t>
            </w:r>
          </w:p>
        </w:tc>
        <w:tc>
          <w:tcPr>
            <w:tcW w:w="527" w:type="pct"/>
            <w:vAlign w:val="center"/>
          </w:tcPr>
          <w:p w14:paraId="53B5C308">
            <w:pPr>
              <w:pStyle w:val="58"/>
            </w:pPr>
          </w:p>
        </w:tc>
        <w:tc>
          <w:tcPr>
            <w:tcW w:w="864" w:type="pct"/>
            <w:vAlign w:val="center"/>
          </w:tcPr>
          <w:p w14:paraId="7F07E278">
            <w:pPr>
              <w:pStyle w:val="58"/>
            </w:pPr>
          </w:p>
        </w:tc>
        <w:tc>
          <w:tcPr>
            <w:tcW w:w="813" w:type="pct"/>
            <w:vAlign w:val="center"/>
          </w:tcPr>
          <w:p w14:paraId="6C880A41">
            <w:pPr>
              <w:pStyle w:val="58"/>
            </w:pPr>
            <w:r>
              <w:t>√</w:t>
            </w:r>
          </w:p>
        </w:tc>
        <w:tc>
          <w:tcPr>
            <w:tcW w:w="472" w:type="pct"/>
            <w:vAlign w:val="center"/>
          </w:tcPr>
          <w:p w14:paraId="39FE58C6">
            <w:pPr>
              <w:pStyle w:val="58"/>
            </w:pPr>
            <w:r>
              <w:t>√</w:t>
            </w:r>
          </w:p>
        </w:tc>
        <w:tc>
          <w:tcPr>
            <w:tcW w:w="472" w:type="pct"/>
            <w:vAlign w:val="center"/>
          </w:tcPr>
          <w:p w14:paraId="6DA072D4">
            <w:pPr>
              <w:pStyle w:val="58"/>
            </w:pPr>
            <w:r>
              <w:t>√</w:t>
            </w:r>
          </w:p>
        </w:tc>
      </w:tr>
      <w:tr w14:paraId="134B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30845984">
            <w:pPr>
              <w:pStyle w:val="58"/>
            </w:pPr>
          </w:p>
        </w:tc>
        <w:tc>
          <w:tcPr>
            <w:tcW w:w="1398" w:type="pct"/>
            <w:vAlign w:val="center"/>
          </w:tcPr>
          <w:p w14:paraId="606ADAD8">
            <w:pPr>
              <w:pStyle w:val="58"/>
            </w:pPr>
            <w:r>
              <w:t>地质灾害隐患区图斑及属性数据</w:t>
            </w:r>
          </w:p>
        </w:tc>
        <w:tc>
          <w:tcPr>
            <w:tcW w:w="527" w:type="pct"/>
            <w:vAlign w:val="center"/>
          </w:tcPr>
          <w:p w14:paraId="7E5A6BA7">
            <w:pPr>
              <w:pStyle w:val="58"/>
            </w:pPr>
          </w:p>
        </w:tc>
        <w:tc>
          <w:tcPr>
            <w:tcW w:w="864" w:type="pct"/>
            <w:vAlign w:val="center"/>
          </w:tcPr>
          <w:p w14:paraId="6DE0E80A">
            <w:pPr>
              <w:pStyle w:val="58"/>
            </w:pPr>
          </w:p>
        </w:tc>
        <w:tc>
          <w:tcPr>
            <w:tcW w:w="813" w:type="pct"/>
            <w:vAlign w:val="center"/>
          </w:tcPr>
          <w:p w14:paraId="6832C9EE">
            <w:pPr>
              <w:pStyle w:val="58"/>
            </w:pPr>
            <w:r>
              <w:t>√</w:t>
            </w:r>
          </w:p>
        </w:tc>
        <w:tc>
          <w:tcPr>
            <w:tcW w:w="472" w:type="pct"/>
            <w:vAlign w:val="center"/>
          </w:tcPr>
          <w:p w14:paraId="7F79AADD">
            <w:pPr>
              <w:pStyle w:val="58"/>
            </w:pPr>
            <w:r>
              <w:t>√</w:t>
            </w:r>
          </w:p>
        </w:tc>
        <w:tc>
          <w:tcPr>
            <w:tcW w:w="472" w:type="pct"/>
            <w:vAlign w:val="center"/>
          </w:tcPr>
          <w:p w14:paraId="799CE6B4">
            <w:pPr>
              <w:pStyle w:val="58"/>
            </w:pPr>
            <w:r>
              <w:t>√</w:t>
            </w:r>
          </w:p>
        </w:tc>
      </w:tr>
      <w:tr w14:paraId="292D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2DA2CC2">
            <w:pPr>
              <w:pStyle w:val="58"/>
            </w:pPr>
          </w:p>
        </w:tc>
        <w:tc>
          <w:tcPr>
            <w:tcW w:w="1398" w:type="pct"/>
            <w:vAlign w:val="center"/>
          </w:tcPr>
          <w:p w14:paraId="16F3FA87">
            <w:pPr>
              <w:pStyle w:val="58"/>
            </w:pPr>
            <w:r>
              <w:rPr>
                <w:rFonts w:hint="eastAsia"/>
              </w:rPr>
              <w:t>地灾隐患识别成果数据</w:t>
            </w:r>
          </w:p>
        </w:tc>
        <w:tc>
          <w:tcPr>
            <w:tcW w:w="527" w:type="pct"/>
            <w:vAlign w:val="center"/>
          </w:tcPr>
          <w:p w14:paraId="28DEBDAC">
            <w:pPr>
              <w:pStyle w:val="58"/>
            </w:pPr>
          </w:p>
        </w:tc>
        <w:tc>
          <w:tcPr>
            <w:tcW w:w="864" w:type="pct"/>
            <w:vAlign w:val="center"/>
          </w:tcPr>
          <w:p w14:paraId="041F44E8">
            <w:pPr>
              <w:pStyle w:val="58"/>
            </w:pPr>
          </w:p>
        </w:tc>
        <w:tc>
          <w:tcPr>
            <w:tcW w:w="813" w:type="pct"/>
            <w:vAlign w:val="center"/>
          </w:tcPr>
          <w:p w14:paraId="3EA32E74">
            <w:pPr>
              <w:pStyle w:val="58"/>
            </w:pPr>
            <w:r>
              <w:t>√</w:t>
            </w:r>
          </w:p>
        </w:tc>
        <w:tc>
          <w:tcPr>
            <w:tcW w:w="472" w:type="pct"/>
            <w:vAlign w:val="center"/>
          </w:tcPr>
          <w:p w14:paraId="1539FE7F">
            <w:pPr>
              <w:pStyle w:val="58"/>
            </w:pPr>
          </w:p>
        </w:tc>
        <w:tc>
          <w:tcPr>
            <w:tcW w:w="472" w:type="pct"/>
            <w:vAlign w:val="center"/>
          </w:tcPr>
          <w:p w14:paraId="6CE50641">
            <w:pPr>
              <w:pStyle w:val="58"/>
            </w:pPr>
          </w:p>
        </w:tc>
      </w:tr>
      <w:tr w14:paraId="6F82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62045F5D">
            <w:pPr>
              <w:pStyle w:val="58"/>
            </w:pPr>
          </w:p>
        </w:tc>
        <w:tc>
          <w:tcPr>
            <w:tcW w:w="1398" w:type="pct"/>
            <w:vAlign w:val="center"/>
          </w:tcPr>
          <w:p w14:paraId="5CCB583D">
            <w:pPr>
              <w:pStyle w:val="58"/>
            </w:pPr>
            <w:r>
              <w:t>地震宏观异常监测时序数据</w:t>
            </w:r>
          </w:p>
        </w:tc>
        <w:tc>
          <w:tcPr>
            <w:tcW w:w="527" w:type="pct"/>
            <w:vAlign w:val="center"/>
          </w:tcPr>
          <w:p w14:paraId="0004F3C1">
            <w:pPr>
              <w:pStyle w:val="58"/>
            </w:pPr>
          </w:p>
        </w:tc>
        <w:tc>
          <w:tcPr>
            <w:tcW w:w="864" w:type="pct"/>
            <w:vAlign w:val="center"/>
          </w:tcPr>
          <w:p w14:paraId="5907F38D">
            <w:pPr>
              <w:pStyle w:val="58"/>
            </w:pPr>
            <w:r>
              <w:t>√</w:t>
            </w:r>
          </w:p>
        </w:tc>
        <w:tc>
          <w:tcPr>
            <w:tcW w:w="813" w:type="pct"/>
            <w:vAlign w:val="center"/>
          </w:tcPr>
          <w:p w14:paraId="21174A28">
            <w:pPr>
              <w:pStyle w:val="58"/>
            </w:pPr>
            <w:r>
              <w:t>√</w:t>
            </w:r>
          </w:p>
        </w:tc>
        <w:tc>
          <w:tcPr>
            <w:tcW w:w="472" w:type="pct"/>
            <w:vAlign w:val="center"/>
          </w:tcPr>
          <w:p w14:paraId="1584B162">
            <w:pPr>
              <w:pStyle w:val="58"/>
            </w:pPr>
          </w:p>
        </w:tc>
        <w:tc>
          <w:tcPr>
            <w:tcW w:w="472" w:type="pct"/>
            <w:vAlign w:val="center"/>
          </w:tcPr>
          <w:p w14:paraId="1E95AFB4">
            <w:pPr>
              <w:pStyle w:val="58"/>
            </w:pPr>
          </w:p>
        </w:tc>
      </w:tr>
      <w:tr w14:paraId="14FE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77E67F1F">
            <w:pPr>
              <w:pStyle w:val="58"/>
            </w:pPr>
          </w:p>
        </w:tc>
        <w:tc>
          <w:tcPr>
            <w:tcW w:w="1398" w:type="pct"/>
            <w:vAlign w:val="center"/>
          </w:tcPr>
          <w:p w14:paraId="60A7BAFA">
            <w:pPr>
              <w:pStyle w:val="58"/>
            </w:pPr>
            <w:r>
              <w:t>地震宏观异常区域、特征及确认结果</w:t>
            </w:r>
          </w:p>
        </w:tc>
        <w:tc>
          <w:tcPr>
            <w:tcW w:w="527" w:type="pct"/>
            <w:vAlign w:val="center"/>
          </w:tcPr>
          <w:p w14:paraId="1DBCE642">
            <w:pPr>
              <w:pStyle w:val="58"/>
            </w:pPr>
          </w:p>
        </w:tc>
        <w:tc>
          <w:tcPr>
            <w:tcW w:w="864" w:type="pct"/>
            <w:vAlign w:val="center"/>
          </w:tcPr>
          <w:p w14:paraId="72DA38DB">
            <w:pPr>
              <w:pStyle w:val="58"/>
            </w:pPr>
          </w:p>
        </w:tc>
        <w:tc>
          <w:tcPr>
            <w:tcW w:w="813" w:type="pct"/>
            <w:vAlign w:val="center"/>
          </w:tcPr>
          <w:p w14:paraId="38C42351">
            <w:pPr>
              <w:pStyle w:val="58"/>
            </w:pPr>
            <w:r>
              <w:t>√</w:t>
            </w:r>
          </w:p>
        </w:tc>
        <w:tc>
          <w:tcPr>
            <w:tcW w:w="472" w:type="pct"/>
            <w:vAlign w:val="center"/>
          </w:tcPr>
          <w:p w14:paraId="578BBAB5">
            <w:pPr>
              <w:pStyle w:val="58"/>
            </w:pPr>
          </w:p>
        </w:tc>
        <w:tc>
          <w:tcPr>
            <w:tcW w:w="472" w:type="pct"/>
            <w:vAlign w:val="center"/>
          </w:tcPr>
          <w:p w14:paraId="26869B41">
            <w:pPr>
              <w:pStyle w:val="58"/>
            </w:pPr>
            <w:r>
              <w:t>√</w:t>
            </w:r>
          </w:p>
        </w:tc>
      </w:tr>
      <w:tr w14:paraId="0D39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106BD25F">
            <w:pPr>
              <w:pStyle w:val="58"/>
            </w:pPr>
          </w:p>
        </w:tc>
        <w:tc>
          <w:tcPr>
            <w:tcW w:w="1398" w:type="pct"/>
            <w:vAlign w:val="center"/>
          </w:tcPr>
          <w:p w14:paraId="13722FF3">
            <w:pPr>
              <w:pStyle w:val="58"/>
            </w:pPr>
            <w:r>
              <w:t>人口、经济、建筑、地震事件等灾害评估基础数据</w:t>
            </w:r>
          </w:p>
        </w:tc>
        <w:tc>
          <w:tcPr>
            <w:tcW w:w="527" w:type="pct"/>
            <w:vAlign w:val="center"/>
          </w:tcPr>
          <w:p w14:paraId="1EA641EA">
            <w:pPr>
              <w:pStyle w:val="58"/>
            </w:pPr>
          </w:p>
        </w:tc>
        <w:tc>
          <w:tcPr>
            <w:tcW w:w="864" w:type="pct"/>
            <w:vAlign w:val="center"/>
          </w:tcPr>
          <w:p w14:paraId="6B3B702B">
            <w:pPr>
              <w:pStyle w:val="58"/>
            </w:pPr>
          </w:p>
        </w:tc>
        <w:tc>
          <w:tcPr>
            <w:tcW w:w="813" w:type="pct"/>
            <w:vAlign w:val="center"/>
          </w:tcPr>
          <w:p w14:paraId="624B0A5E">
            <w:pPr>
              <w:pStyle w:val="58"/>
            </w:pPr>
            <w:r>
              <w:t>√</w:t>
            </w:r>
          </w:p>
        </w:tc>
        <w:tc>
          <w:tcPr>
            <w:tcW w:w="472" w:type="pct"/>
            <w:vAlign w:val="center"/>
          </w:tcPr>
          <w:p w14:paraId="73D9B5F3">
            <w:pPr>
              <w:pStyle w:val="58"/>
            </w:pPr>
          </w:p>
        </w:tc>
        <w:tc>
          <w:tcPr>
            <w:tcW w:w="472" w:type="pct"/>
            <w:vAlign w:val="center"/>
          </w:tcPr>
          <w:p w14:paraId="02262A82">
            <w:pPr>
              <w:pStyle w:val="58"/>
            </w:pPr>
            <w:r>
              <w:t>√</w:t>
            </w:r>
          </w:p>
        </w:tc>
      </w:tr>
      <w:tr w14:paraId="0772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721DDE9C">
            <w:pPr>
              <w:pStyle w:val="58"/>
            </w:pPr>
          </w:p>
        </w:tc>
        <w:tc>
          <w:tcPr>
            <w:tcW w:w="1398" w:type="pct"/>
            <w:vAlign w:val="center"/>
          </w:tcPr>
          <w:p w14:paraId="7EF20523">
            <w:pPr>
              <w:pStyle w:val="58"/>
            </w:pPr>
            <w:r>
              <w:t>灾害损失与影响评估结果数据</w:t>
            </w:r>
          </w:p>
        </w:tc>
        <w:tc>
          <w:tcPr>
            <w:tcW w:w="527" w:type="pct"/>
            <w:vAlign w:val="center"/>
          </w:tcPr>
          <w:p w14:paraId="25BC1829">
            <w:pPr>
              <w:pStyle w:val="58"/>
            </w:pPr>
          </w:p>
        </w:tc>
        <w:tc>
          <w:tcPr>
            <w:tcW w:w="864" w:type="pct"/>
            <w:vAlign w:val="center"/>
          </w:tcPr>
          <w:p w14:paraId="3BF7ADE5">
            <w:pPr>
              <w:pStyle w:val="58"/>
            </w:pPr>
          </w:p>
        </w:tc>
        <w:tc>
          <w:tcPr>
            <w:tcW w:w="813" w:type="pct"/>
            <w:vAlign w:val="center"/>
          </w:tcPr>
          <w:p w14:paraId="27D6EB3B">
            <w:pPr>
              <w:pStyle w:val="58"/>
            </w:pPr>
            <w:r>
              <w:t>√</w:t>
            </w:r>
          </w:p>
        </w:tc>
        <w:tc>
          <w:tcPr>
            <w:tcW w:w="472" w:type="pct"/>
            <w:vAlign w:val="center"/>
          </w:tcPr>
          <w:p w14:paraId="7B0B0362">
            <w:pPr>
              <w:pStyle w:val="58"/>
            </w:pPr>
          </w:p>
        </w:tc>
        <w:tc>
          <w:tcPr>
            <w:tcW w:w="472" w:type="pct"/>
            <w:vAlign w:val="center"/>
          </w:tcPr>
          <w:p w14:paraId="708DB558">
            <w:pPr>
              <w:pStyle w:val="58"/>
            </w:pPr>
            <w:r>
              <w:t>√</w:t>
            </w:r>
          </w:p>
        </w:tc>
      </w:tr>
      <w:tr w14:paraId="2D79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C8D19E8">
            <w:pPr>
              <w:pStyle w:val="58"/>
            </w:pPr>
          </w:p>
        </w:tc>
        <w:tc>
          <w:tcPr>
            <w:tcW w:w="1398" w:type="pct"/>
            <w:vAlign w:val="center"/>
          </w:tcPr>
          <w:p w14:paraId="2C27C208">
            <w:pPr>
              <w:pStyle w:val="58"/>
            </w:pPr>
            <w:r>
              <w:t>灾害损失评估简报、专报和详细报告</w:t>
            </w:r>
          </w:p>
        </w:tc>
        <w:tc>
          <w:tcPr>
            <w:tcW w:w="527" w:type="pct"/>
            <w:vAlign w:val="center"/>
          </w:tcPr>
          <w:p w14:paraId="0C4B8434">
            <w:pPr>
              <w:pStyle w:val="58"/>
            </w:pPr>
          </w:p>
        </w:tc>
        <w:tc>
          <w:tcPr>
            <w:tcW w:w="864" w:type="pct"/>
            <w:vAlign w:val="center"/>
          </w:tcPr>
          <w:p w14:paraId="481B6375">
            <w:pPr>
              <w:pStyle w:val="58"/>
            </w:pPr>
          </w:p>
        </w:tc>
        <w:tc>
          <w:tcPr>
            <w:tcW w:w="813" w:type="pct"/>
            <w:vAlign w:val="center"/>
          </w:tcPr>
          <w:p w14:paraId="5DC34B8E">
            <w:pPr>
              <w:pStyle w:val="58"/>
            </w:pPr>
            <w:r>
              <w:t>√</w:t>
            </w:r>
          </w:p>
        </w:tc>
        <w:tc>
          <w:tcPr>
            <w:tcW w:w="472" w:type="pct"/>
            <w:vAlign w:val="center"/>
          </w:tcPr>
          <w:p w14:paraId="28366E70">
            <w:pPr>
              <w:pStyle w:val="58"/>
            </w:pPr>
          </w:p>
        </w:tc>
        <w:tc>
          <w:tcPr>
            <w:tcW w:w="472" w:type="pct"/>
            <w:vAlign w:val="center"/>
          </w:tcPr>
          <w:p w14:paraId="4B378F16">
            <w:pPr>
              <w:pStyle w:val="58"/>
            </w:pPr>
            <w:r>
              <w:t>√</w:t>
            </w:r>
          </w:p>
        </w:tc>
      </w:tr>
      <w:tr w14:paraId="46B8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1927DBA6">
            <w:pPr>
              <w:pStyle w:val="58"/>
            </w:pPr>
          </w:p>
        </w:tc>
        <w:tc>
          <w:tcPr>
            <w:tcW w:w="1398" w:type="pct"/>
            <w:vAlign w:val="center"/>
          </w:tcPr>
          <w:p w14:paraId="292234B1">
            <w:pPr>
              <w:pStyle w:val="58"/>
            </w:pPr>
            <w:r>
              <w:t>专题图、标准化制图产品及可视化成果</w:t>
            </w:r>
          </w:p>
        </w:tc>
        <w:tc>
          <w:tcPr>
            <w:tcW w:w="527" w:type="pct"/>
            <w:vAlign w:val="center"/>
          </w:tcPr>
          <w:p w14:paraId="204C256C">
            <w:pPr>
              <w:pStyle w:val="58"/>
            </w:pPr>
          </w:p>
        </w:tc>
        <w:tc>
          <w:tcPr>
            <w:tcW w:w="864" w:type="pct"/>
            <w:vAlign w:val="center"/>
          </w:tcPr>
          <w:p w14:paraId="24445FC7">
            <w:pPr>
              <w:pStyle w:val="58"/>
            </w:pPr>
          </w:p>
        </w:tc>
        <w:tc>
          <w:tcPr>
            <w:tcW w:w="813" w:type="pct"/>
            <w:vAlign w:val="center"/>
          </w:tcPr>
          <w:p w14:paraId="6E1B09F7">
            <w:pPr>
              <w:pStyle w:val="58"/>
            </w:pPr>
            <w:r>
              <w:t>√</w:t>
            </w:r>
          </w:p>
        </w:tc>
        <w:tc>
          <w:tcPr>
            <w:tcW w:w="472" w:type="pct"/>
            <w:vAlign w:val="center"/>
          </w:tcPr>
          <w:p w14:paraId="1E5A3D2C">
            <w:pPr>
              <w:pStyle w:val="58"/>
            </w:pPr>
          </w:p>
        </w:tc>
        <w:tc>
          <w:tcPr>
            <w:tcW w:w="472" w:type="pct"/>
            <w:vAlign w:val="center"/>
          </w:tcPr>
          <w:p w14:paraId="06E97EF4">
            <w:pPr>
              <w:pStyle w:val="58"/>
            </w:pPr>
            <w:r>
              <w:t>√</w:t>
            </w:r>
          </w:p>
        </w:tc>
      </w:tr>
      <w:tr w14:paraId="554E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1EA80438">
            <w:pPr>
              <w:pStyle w:val="58"/>
            </w:pPr>
          </w:p>
        </w:tc>
        <w:tc>
          <w:tcPr>
            <w:tcW w:w="1398" w:type="pct"/>
            <w:vAlign w:val="center"/>
          </w:tcPr>
          <w:p w14:paraId="2EB68E4B">
            <w:pPr>
              <w:pStyle w:val="58"/>
            </w:pPr>
            <w:r>
              <w:t>图层目录、专题图模板及可视化配置数据</w:t>
            </w:r>
          </w:p>
        </w:tc>
        <w:tc>
          <w:tcPr>
            <w:tcW w:w="527" w:type="pct"/>
            <w:vAlign w:val="center"/>
          </w:tcPr>
          <w:p w14:paraId="2C7DA4B2">
            <w:pPr>
              <w:pStyle w:val="58"/>
            </w:pPr>
          </w:p>
        </w:tc>
        <w:tc>
          <w:tcPr>
            <w:tcW w:w="864" w:type="pct"/>
            <w:vAlign w:val="center"/>
          </w:tcPr>
          <w:p w14:paraId="6B240525">
            <w:pPr>
              <w:pStyle w:val="58"/>
            </w:pPr>
          </w:p>
        </w:tc>
        <w:tc>
          <w:tcPr>
            <w:tcW w:w="813" w:type="pct"/>
            <w:vAlign w:val="center"/>
          </w:tcPr>
          <w:p w14:paraId="5FE65D64">
            <w:pPr>
              <w:pStyle w:val="58"/>
            </w:pPr>
            <w:r>
              <w:t>√</w:t>
            </w:r>
          </w:p>
        </w:tc>
        <w:tc>
          <w:tcPr>
            <w:tcW w:w="472" w:type="pct"/>
            <w:vAlign w:val="center"/>
          </w:tcPr>
          <w:p w14:paraId="2399B666">
            <w:pPr>
              <w:pStyle w:val="58"/>
            </w:pPr>
          </w:p>
        </w:tc>
        <w:tc>
          <w:tcPr>
            <w:tcW w:w="472" w:type="pct"/>
            <w:vAlign w:val="center"/>
          </w:tcPr>
          <w:p w14:paraId="5AF71E33">
            <w:pPr>
              <w:pStyle w:val="58"/>
            </w:pPr>
          </w:p>
        </w:tc>
      </w:tr>
      <w:tr w14:paraId="5BFE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3F610E4C">
            <w:pPr>
              <w:pStyle w:val="58"/>
            </w:pPr>
          </w:p>
        </w:tc>
        <w:tc>
          <w:tcPr>
            <w:tcW w:w="1398" w:type="pct"/>
            <w:vAlign w:val="center"/>
          </w:tcPr>
          <w:p w14:paraId="096E5A32">
            <w:pPr>
              <w:pStyle w:val="58"/>
            </w:pPr>
            <w:r>
              <w:t>卫星遥感数据和产品元数据</w:t>
            </w:r>
          </w:p>
        </w:tc>
        <w:tc>
          <w:tcPr>
            <w:tcW w:w="527" w:type="pct"/>
            <w:vAlign w:val="center"/>
          </w:tcPr>
          <w:p w14:paraId="6986E8CF">
            <w:pPr>
              <w:pStyle w:val="58"/>
            </w:pPr>
          </w:p>
        </w:tc>
        <w:tc>
          <w:tcPr>
            <w:tcW w:w="864" w:type="pct"/>
            <w:vAlign w:val="center"/>
          </w:tcPr>
          <w:p w14:paraId="779E3353">
            <w:pPr>
              <w:pStyle w:val="58"/>
            </w:pPr>
          </w:p>
        </w:tc>
        <w:tc>
          <w:tcPr>
            <w:tcW w:w="813" w:type="pct"/>
            <w:vAlign w:val="center"/>
          </w:tcPr>
          <w:p w14:paraId="0B23E719">
            <w:pPr>
              <w:pStyle w:val="58"/>
            </w:pPr>
            <w:r>
              <w:t>√</w:t>
            </w:r>
          </w:p>
        </w:tc>
        <w:tc>
          <w:tcPr>
            <w:tcW w:w="472" w:type="pct"/>
            <w:vAlign w:val="center"/>
          </w:tcPr>
          <w:p w14:paraId="7B656BF1">
            <w:pPr>
              <w:pStyle w:val="58"/>
            </w:pPr>
          </w:p>
        </w:tc>
        <w:tc>
          <w:tcPr>
            <w:tcW w:w="472" w:type="pct"/>
            <w:vAlign w:val="center"/>
          </w:tcPr>
          <w:p w14:paraId="7CEAEFCA">
            <w:pPr>
              <w:pStyle w:val="58"/>
            </w:pPr>
          </w:p>
        </w:tc>
      </w:tr>
      <w:tr w14:paraId="5939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3A5EAE24">
            <w:pPr>
              <w:pStyle w:val="58"/>
            </w:pPr>
          </w:p>
        </w:tc>
        <w:tc>
          <w:tcPr>
            <w:tcW w:w="1398" w:type="pct"/>
            <w:vAlign w:val="center"/>
          </w:tcPr>
          <w:p w14:paraId="5D4B73F1">
            <w:pPr>
              <w:pStyle w:val="58"/>
            </w:pPr>
            <w:r>
              <w:t>数据目录、产品版本及数据谱系关系</w:t>
            </w:r>
          </w:p>
        </w:tc>
        <w:tc>
          <w:tcPr>
            <w:tcW w:w="527" w:type="pct"/>
            <w:vAlign w:val="center"/>
          </w:tcPr>
          <w:p w14:paraId="32ABCEBA">
            <w:pPr>
              <w:pStyle w:val="58"/>
            </w:pPr>
          </w:p>
        </w:tc>
        <w:tc>
          <w:tcPr>
            <w:tcW w:w="864" w:type="pct"/>
            <w:vAlign w:val="center"/>
          </w:tcPr>
          <w:p w14:paraId="042677D0">
            <w:pPr>
              <w:pStyle w:val="58"/>
            </w:pPr>
          </w:p>
        </w:tc>
        <w:tc>
          <w:tcPr>
            <w:tcW w:w="813" w:type="pct"/>
            <w:vAlign w:val="center"/>
          </w:tcPr>
          <w:p w14:paraId="52CF098E">
            <w:pPr>
              <w:pStyle w:val="58"/>
            </w:pPr>
            <w:r>
              <w:t>√</w:t>
            </w:r>
          </w:p>
        </w:tc>
        <w:tc>
          <w:tcPr>
            <w:tcW w:w="472" w:type="pct"/>
            <w:vAlign w:val="center"/>
          </w:tcPr>
          <w:p w14:paraId="6BAE5FC1">
            <w:pPr>
              <w:pStyle w:val="58"/>
            </w:pPr>
          </w:p>
        </w:tc>
        <w:tc>
          <w:tcPr>
            <w:tcW w:w="472" w:type="pct"/>
            <w:vAlign w:val="center"/>
          </w:tcPr>
          <w:p w14:paraId="1B9C60C8">
            <w:pPr>
              <w:pStyle w:val="58"/>
            </w:pPr>
          </w:p>
        </w:tc>
      </w:tr>
      <w:tr w14:paraId="459F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12EC618E">
            <w:pPr>
              <w:pStyle w:val="58"/>
            </w:pPr>
          </w:p>
        </w:tc>
        <w:tc>
          <w:tcPr>
            <w:tcW w:w="1398" w:type="pct"/>
            <w:vAlign w:val="center"/>
          </w:tcPr>
          <w:p w14:paraId="116752BD">
            <w:pPr>
              <w:pStyle w:val="58"/>
            </w:pPr>
            <w:r>
              <w:t>用户业务权限映射及权限缓存基础数据</w:t>
            </w:r>
          </w:p>
        </w:tc>
        <w:tc>
          <w:tcPr>
            <w:tcW w:w="527" w:type="pct"/>
            <w:vAlign w:val="center"/>
          </w:tcPr>
          <w:p w14:paraId="43DDE172">
            <w:pPr>
              <w:pStyle w:val="58"/>
            </w:pPr>
          </w:p>
        </w:tc>
        <w:tc>
          <w:tcPr>
            <w:tcW w:w="864" w:type="pct"/>
            <w:vAlign w:val="center"/>
          </w:tcPr>
          <w:p w14:paraId="321EA283">
            <w:pPr>
              <w:pStyle w:val="58"/>
            </w:pPr>
          </w:p>
        </w:tc>
        <w:tc>
          <w:tcPr>
            <w:tcW w:w="813" w:type="pct"/>
            <w:vAlign w:val="center"/>
          </w:tcPr>
          <w:p w14:paraId="5C4D5C19">
            <w:pPr>
              <w:pStyle w:val="58"/>
            </w:pPr>
            <w:r>
              <w:t>√</w:t>
            </w:r>
          </w:p>
        </w:tc>
        <w:tc>
          <w:tcPr>
            <w:tcW w:w="472" w:type="pct"/>
            <w:vAlign w:val="center"/>
          </w:tcPr>
          <w:p w14:paraId="1ED30320">
            <w:pPr>
              <w:pStyle w:val="58"/>
            </w:pPr>
          </w:p>
        </w:tc>
        <w:tc>
          <w:tcPr>
            <w:tcW w:w="472" w:type="pct"/>
            <w:vAlign w:val="center"/>
          </w:tcPr>
          <w:p w14:paraId="202BA683">
            <w:pPr>
              <w:pStyle w:val="58"/>
            </w:pPr>
          </w:p>
        </w:tc>
      </w:tr>
      <w:tr w14:paraId="422B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1B812F58">
            <w:pPr>
              <w:pStyle w:val="58"/>
            </w:pPr>
          </w:p>
        </w:tc>
        <w:tc>
          <w:tcPr>
            <w:tcW w:w="1398" w:type="pct"/>
            <w:vAlign w:val="center"/>
          </w:tcPr>
          <w:p w14:paraId="46021684">
            <w:pPr>
              <w:pStyle w:val="58"/>
            </w:pPr>
            <w:r>
              <w:t>数据就绪、任务状态、异常告警及成果就绪消息</w:t>
            </w:r>
          </w:p>
        </w:tc>
        <w:tc>
          <w:tcPr>
            <w:tcW w:w="527" w:type="pct"/>
            <w:vAlign w:val="center"/>
          </w:tcPr>
          <w:p w14:paraId="59268DBC">
            <w:pPr>
              <w:pStyle w:val="58"/>
            </w:pPr>
            <w:r>
              <w:t>√</w:t>
            </w:r>
          </w:p>
        </w:tc>
        <w:tc>
          <w:tcPr>
            <w:tcW w:w="864" w:type="pct"/>
            <w:vAlign w:val="center"/>
          </w:tcPr>
          <w:p w14:paraId="37183F96">
            <w:pPr>
              <w:pStyle w:val="58"/>
            </w:pPr>
          </w:p>
        </w:tc>
        <w:tc>
          <w:tcPr>
            <w:tcW w:w="813" w:type="pct"/>
            <w:vAlign w:val="center"/>
          </w:tcPr>
          <w:p w14:paraId="384C329D">
            <w:pPr>
              <w:pStyle w:val="58"/>
            </w:pPr>
          </w:p>
        </w:tc>
        <w:tc>
          <w:tcPr>
            <w:tcW w:w="472" w:type="pct"/>
            <w:vAlign w:val="center"/>
          </w:tcPr>
          <w:p w14:paraId="5E3E71B2">
            <w:pPr>
              <w:pStyle w:val="58"/>
            </w:pPr>
          </w:p>
        </w:tc>
        <w:tc>
          <w:tcPr>
            <w:tcW w:w="472" w:type="pct"/>
            <w:vAlign w:val="center"/>
          </w:tcPr>
          <w:p w14:paraId="1C9CB081">
            <w:pPr>
              <w:pStyle w:val="58"/>
            </w:pPr>
          </w:p>
        </w:tc>
      </w:tr>
      <w:tr w14:paraId="03B8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2C5BADD9">
            <w:pPr>
              <w:pStyle w:val="58"/>
            </w:pPr>
          </w:p>
        </w:tc>
        <w:tc>
          <w:tcPr>
            <w:tcW w:w="1398" w:type="pct"/>
            <w:vAlign w:val="center"/>
          </w:tcPr>
          <w:p w14:paraId="54292397">
            <w:pPr>
              <w:pStyle w:val="58"/>
            </w:pPr>
            <w:r>
              <w:t>算法程序包、模型文件、流程模板及系统配置文件</w:t>
            </w:r>
          </w:p>
        </w:tc>
        <w:tc>
          <w:tcPr>
            <w:tcW w:w="527" w:type="pct"/>
            <w:vAlign w:val="center"/>
          </w:tcPr>
          <w:p w14:paraId="494735D1">
            <w:pPr>
              <w:pStyle w:val="58"/>
            </w:pPr>
          </w:p>
        </w:tc>
        <w:tc>
          <w:tcPr>
            <w:tcW w:w="864" w:type="pct"/>
            <w:vAlign w:val="center"/>
          </w:tcPr>
          <w:p w14:paraId="4BE86439">
            <w:pPr>
              <w:pStyle w:val="58"/>
            </w:pPr>
          </w:p>
        </w:tc>
        <w:tc>
          <w:tcPr>
            <w:tcW w:w="813" w:type="pct"/>
            <w:vAlign w:val="center"/>
          </w:tcPr>
          <w:p w14:paraId="2D59BB9F">
            <w:pPr>
              <w:pStyle w:val="58"/>
            </w:pPr>
            <w:r>
              <w:t>√</w:t>
            </w:r>
          </w:p>
        </w:tc>
        <w:tc>
          <w:tcPr>
            <w:tcW w:w="472" w:type="pct"/>
            <w:vAlign w:val="center"/>
          </w:tcPr>
          <w:p w14:paraId="667F7F3A">
            <w:pPr>
              <w:pStyle w:val="58"/>
            </w:pPr>
            <w:r>
              <w:t>√</w:t>
            </w:r>
          </w:p>
        </w:tc>
        <w:tc>
          <w:tcPr>
            <w:tcW w:w="472" w:type="pct"/>
            <w:vAlign w:val="center"/>
          </w:tcPr>
          <w:p w14:paraId="4440C450">
            <w:pPr>
              <w:pStyle w:val="58"/>
            </w:pPr>
            <w:r>
              <w:t>√</w:t>
            </w:r>
          </w:p>
        </w:tc>
      </w:tr>
      <w:tr w14:paraId="1370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4716CB20">
            <w:pPr>
              <w:pStyle w:val="58"/>
            </w:pPr>
          </w:p>
        </w:tc>
        <w:tc>
          <w:tcPr>
            <w:tcW w:w="1398" w:type="pct"/>
            <w:vAlign w:val="center"/>
          </w:tcPr>
          <w:p w14:paraId="507B55C7">
            <w:pPr>
              <w:pStyle w:val="58"/>
            </w:pPr>
            <w:r>
              <w:t>系统运行日志、任务日志和审计日志</w:t>
            </w:r>
          </w:p>
        </w:tc>
        <w:tc>
          <w:tcPr>
            <w:tcW w:w="527" w:type="pct"/>
            <w:vAlign w:val="center"/>
          </w:tcPr>
          <w:p w14:paraId="26969441">
            <w:pPr>
              <w:pStyle w:val="58"/>
            </w:pPr>
          </w:p>
        </w:tc>
        <w:tc>
          <w:tcPr>
            <w:tcW w:w="864" w:type="pct"/>
            <w:vAlign w:val="center"/>
          </w:tcPr>
          <w:p w14:paraId="79C236BC">
            <w:pPr>
              <w:pStyle w:val="58"/>
            </w:pPr>
          </w:p>
        </w:tc>
        <w:tc>
          <w:tcPr>
            <w:tcW w:w="813" w:type="pct"/>
            <w:vAlign w:val="center"/>
          </w:tcPr>
          <w:p w14:paraId="2ABAC22F">
            <w:pPr>
              <w:pStyle w:val="58"/>
            </w:pPr>
            <w:r>
              <w:t>√</w:t>
            </w:r>
          </w:p>
        </w:tc>
        <w:tc>
          <w:tcPr>
            <w:tcW w:w="472" w:type="pct"/>
            <w:vAlign w:val="center"/>
          </w:tcPr>
          <w:p w14:paraId="59B85087">
            <w:pPr>
              <w:pStyle w:val="58"/>
            </w:pPr>
            <w:r>
              <w:t>√</w:t>
            </w:r>
          </w:p>
        </w:tc>
        <w:tc>
          <w:tcPr>
            <w:tcW w:w="472" w:type="pct"/>
            <w:vAlign w:val="center"/>
          </w:tcPr>
          <w:p w14:paraId="0EF62183">
            <w:pPr>
              <w:pStyle w:val="58"/>
            </w:pPr>
          </w:p>
        </w:tc>
      </w:tr>
      <w:tr w14:paraId="6913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0" w:hRule="atLeast"/>
          <w:jc w:val="center"/>
        </w:trPr>
        <w:tc>
          <w:tcPr>
            <w:tcW w:w="447" w:type="pct"/>
            <w:vMerge w:val="continue"/>
            <w:vAlign w:val="center"/>
          </w:tcPr>
          <w:p w14:paraId="5A8FBF3D">
            <w:pPr>
              <w:pStyle w:val="58"/>
            </w:pPr>
          </w:p>
        </w:tc>
        <w:tc>
          <w:tcPr>
            <w:tcW w:w="1398" w:type="pct"/>
            <w:vAlign w:val="center"/>
          </w:tcPr>
          <w:p w14:paraId="57A86AE3">
            <w:pPr>
              <w:pStyle w:val="58"/>
            </w:pPr>
            <w:r>
              <w:t>任务处理中间文件和临时数据</w:t>
            </w:r>
          </w:p>
        </w:tc>
        <w:tc>
          <w:tcPr>
            <w:tcW w:w="527" w:type="pct"/>
            <w:vAlign w:val="center"/>
          </w:tcPr>
          <w:p w14:paraId="73197D99">
            <w:pPr>
              <w:pStyle w:val="58"/>
            </w:pPr>
          </w:p>
        </w:tc>
        <w:tc>
          <w:tcPr>
            <w:tcW w:w="864" w:type="pct"/>
            <w:vAlign w:val="center"/>
          </w:tcPr>
          <w:p w14:paraId="33F44F71">
            <w:pPr>
              <w:pStyle w:val="58"/>
            </w:pPr>
          </w:p>
        </w:tc>
        <w:tc>
          <w:tcPr>
            <w:tcW w:w="813" w:type="pct"/>
            <w:vAlign w:val="center"/>
          </w:tcPr>
          <w:p w14:paraId="3E987B71">
            <w:pPr>
              <w:pStyle w:val="58"/>
            </w:pPr>
          </w:p>
        </w:tc>
        <w:tc>
          <w:tcPr>
            <w:tcW w:w="472" w:type="pct"/>
            <w:vAlign w:val="center"/>
          </w:tcPr>
          <w:p w14:paraId="7AC46C46">
            <w:pPr>
              <w:pStyle w:val="58"/>
            </w:pPr>
            <w:r>
              <w:t>√</w:t>
            </w:r>
          </w:p>
        </w:tc>
        <w:tc>
          <w:tcPr>
            <w:tcW w:w="472" w:type="pct"/>
            <w:vAlign w:val="center"/>
          </w:tcPr>
          <w:p w14:paraId="5C7AAB8B">
            <w:pPr>
              <w:pStyle w:val="58"/>
            </w:pPr>
          </w:p>
        </w:tc>
      </w:tr>
    </w:tbl>
    <w:p w14:paraId="3B68037F">
      <w:pPr>
        <w:pStyle w:val="5"/>
        <w:rPr>
          <w:lang w:eastAsia="zh-Hans"/>
        </w:rPr>
      </w:pPr>
      <w:bookmarkStart w:id="173" w:name="_Toc26211"/>
      <w:bookmarkStart w:id="174" w:name="_Toc220368483"/>
      <w:bookmarkStart w:id="175" w:name="_Toc17986"/>
      <w:bookmarkStart w:id="176" w:name="_Toc345"/>
      <w:bookmarkStart w:id="177" w:name="_Toc240550099"/>
      <w:r>
        <w:rPr>
          <w:lang w:eastAsia="zh-Hans"/>
        </w:rPr>
        <w:t>数据同步决策</w:t>
      </w:r>
      <w:bookmarkEnd w:id="173"/>
      <w:bookmarkEnd w:id="174"/>
      <w:bookmarkEnd w:id="175"/>
      <w:bookmarkEnd w:id="176"/>
      <w:bookmarkEnd w:id="177"/>
    </w:p>
    <w:p w14:paraId="205AEF89">
      <w:pPr>
        <w:pStyle w:val="63"/>
        <w:ind w:firstLine="480"/>
      </w:pPr>
      <w:r>
        <w:rPr>
          <w:rFonts w:hint="eastAsia"/>
        </w:rPr>
        <w:t>数据同步围绕“全链路一致性、业务连续性、灾备可靠性”目标，基于软件数据流程与业务需求，设计“实时同步+定时同步+异地同步”三级同步机制，覆盖数据接入、处理、存储、共享全生命周期，确保数据在各子系统、存储节点及外部系统间的一致性与可用性。</w:t>
      </w:r>
    </w:p>
    <w:p w14:paraId="5BA430C9">
      <w:pPr>
        <w:pStyle w:val="6"/>
      </w:pPr>
      <w:r>
        <w:rPr>
          <w:rFonts w:hint="eastAsia"/>
        </w:rPr>
        <w:t>决策目标</w:t>
      </w:r>
    </w:p>
    <w:p w14:paraId="44F07CF0">
      <w:pPr>
        <w:pStyle w:val="63"/>
        <w:ind w:firstLine="480"/>
      </w:pPr>
      <w:r>
        <w:rPr>
          <w:rFonts w:hint="eastAsia"/>
        </w:rPr>
        <w:t>1.确保数据在多个系统/存储间的一致性，避免数据冗余与冲突；</w:t>
      </w:r>
    </w:p>
    <w:p w14:paraId="58F5EEEF">
      <w:pPr>
        <w:pStyle w:val="63"/>
        <w:ind w:firstLine="480"/>
      </w:pPr>
      <w:r>
        <w:rPr>
          <w:rFonts w:hint="eastAsia"/>
        </w:rPr>
        <w:t>2.支持业务连续性、负载均衡和灾难恢复，满足系统7×24小时运行要求；</w:t>
      </w:r>
    </w:p>
    <w:p w14:paraId="6DDC284E">
      <w:pPr>
        <w:pStyle w:val="63"/>
        <w:ind w:firstLine="480"/>
      </w:pPr>
      <w:r>
        <w:rPr>
          <w:rFonts w:hint="eastAsia"/>
        </w:rPr>
        <w:t>3.满足实时或近实时数据访问需求，适配震后快速评估等时效性要求高的业务场景；</w:t>
      </w:r>
    </w:p>
    <w:p w14:paraId="32031E3D">
      <w:pPr>
        <w:pStyle w:val="63"/>
        <w:ind w:firstLine="480"/>
      </w:pPr>
      <w:r>
        <w:rPr>
          <w:rFonts w:hint="eastAsia"/>
        </w:rPr>
        <w:t>4.支撑数据共享服务，实现与数据接收质控管理软件及平台其他标段的高效数据交互。</w:t>
      </w:r>
    </w:p>
    <w:p w14:paraId="3CABE533">
      <w:pPr>
        <w:pStyle w:val="6"/>
        <w:rPr>
          <w:rFonts w:ascii="Segoe UI" w:hAnsi="Segoe UI" w:cs="Segoe UI" w:eastAsiaTheme="minorEastAsia"/>
          <w:color w:val="0F1115"/>
          <w:shd w:val="clear" w:color="auto" w:fill="FFFFFF"/>
        </w:rPr>
      </w:pPr>
      <w:r>
        <w:rPr>
          <w:rFonts w:ascii="Segoe UI" w:hAnsi="Segoe UI" w:eastAsia="Segoe UI" w:cs="Segoe UI"/>
          <w:color w:val="0F1115"/>
          <w:shd w:val="clear" w:color="auto" w:fill="FFFFFF"/>
        </w:rPr>
        <w:t>决策考虑因素</w:t>
      </w:r>
    </w:p>
    <w:p w14:paraId="2984A39B">
      <w:pPr>
        <w:pStyle w:val="106"/>
        <w:rPr>
          <w:rFonts w:hint="eastAsia"/>
        </w:rPr>
      </w:pPr>
      <w:bookmarkStart w:id="178" w:name="_Toc24054993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20</w:t>
      </w:r>
      <w:r>
        <w:rPr>
          <w:rFonts w:hint="eastAsia"/>
        </w:rPr>
        <w:fldChar w:fldCharType="end"/>
      </w:r>
      <w:r>
        <w:rPr>
          <w:rFonts w:hint="eastAsia"/>
        </w:rPr>
        <w:t>决策考虑因素表</w:t>
      </w:r>
      <w:bookmarkEnd w:id="178"/>
    </w:p>
    <w:tbl>
      <w:tblPr>
        <w:tblStyle w:val="39"/>
        <w:tblW w:w="9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480"/>
        <w:gridCol w:w="5586"/>
      </w:tblGrid>
      <w:tr w14:paraId="3B72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D8D8D8" w:themeFill="background1" w:themeFillShade="D9"/>
            <w:tcMar>
              <w:top w:w="0" w:type="dxa"/>
              <w:left w:w="0" w:type="dxa"/>
              <w:bottom w:w="0" w:type="dxa"/>
              <w:right w:w="240" w:type="dxa"/>
            </w:tcMar>
            <w:vAlign w:val="center"/>
          </w:tcPr>
          <w:p w14:paraId="60852F1F">
            <w:pPr>
              <w:pStyle w:val="57"/>
            </w:pPr>
            <w:r>
              <w:rPr>
                <w:lang w:bidi="ar"/>
              </w:rPr>
              <w:t>因素</w:t>
            </w:r>
          </w:p>
        </w:tc>
        <w:tc>
          <w:tcPr>
            <w:tcW w:w="5586" w:type="dxa"/>
            <w:shd w:val="clear" w:color="auto" w:fill="D8D8D8" w:themeFill="background1" w:themeFillShade="D9"/>
            <w:tcMar>
              <w:top w:w="0" w:type="dxa"/>
              <w:left w:w="240" w:type="dxa"/>
              <w:bottom w:w="0" w:type="dxa"/>
              <w:right w:w="240" w:type="dxa"/>
            </w:tcMar>
            <w:vAlign w:val="center"/>
          </w:tcPr>
          <w:p w14:paraId="706DB2D7">
            <w:pPr>
              <w:pStyle w:val="57"/>
            </w:pPr>
            <w:r>
              <w:rPr>
                <w:lang w:bidi="ar"/>
              </w:rPr>
              <w:t>说明</w:t>
            </w:r>
          </w:p>
        </w:tc>
      </w:tr>
      <w:tr w14:paraId="7EA7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42523795">
            <w:pPr>
              <w:pStyle w:val="58"/>
            </w:pPr>
            <w:r>
              <w:rPr>
                <w:lang w:bidi="ar"/>
              </w:rPr>
              <w:t>同步时效性</w:t>
            </w:r>
          </w:p>
        </w:tc>
        <w:tc>
          <w:tcPr>
            <w:tcW w:w="5586" w:type="dxa"/>
            <w:shd w:val="clear" w:color="auto" w:fill="FFFFFF"/>
            <w:tcMar>
              <w:top w:w="0" w:type="dxa"/>
              <w:left w:w="240" w:type="dxa"/>
              <w:bottom w:w="0" w:type="dxa"/>
              <w:right w:w="0" w:type="dxa"/>
            </w:tcMar>
            <w:vAlign w:val="center"/>
          </w:tcPr>
          <w:p w14:paraId="672B2E96">
            <w:pPr>
              <w:pStyle w:val="58"/>
            </w:pPr>
            <w:r>
              <w:rPr>
                <w:lang w:bidi="ar"/>
              </w:rPr>
              <w:t>实时同步、准实时同步、定时同步</w:t>
            </w:r>
          </w:p>
        </w:tc>
      </w:tr>
      <w:tr w14:paraId="042B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6B9FD564">
            <w:pPr>
              <w:pStyle w:val="58"/>
            </w:pPr>
            <w:r>
              <w:rPr>
                <w:lang w:bidi="ar"/>
              </w:rPr>
              <w:t>同步方向</w:t>
            </w:r>
          </w:p>
        </w:tc>
        <w:tc>
          <w:tcPr>
            <w:tcW w:w="5586" w:type="dxa"/>
            <w:shd w:val="clear" w:color="auto" w:fill="FFFFFF"/>
            <w:tcMar>
              <w:top w:w="0" w:type="dxa"/>
              <w:left w:w="240" w:type="dxa"/>
              <w:bottom w:w="0" w:type="dxa"/>
              <w:right w:w="0" w:type="dxa"/>
            </w:tcMar>
            <w:vAlign w:val="center"/>
          </w:tcPr>
          <w:p w14:paraId="6DCA47A6">
            <w:pPr>
              <w:pStyle w:val="58"/>
            </w:pPr>
            <w:r>
              <w:rPr>
                <w:lang w:bidi="ar"/>
              </w:rPr>
              <w:t>单向同步、双向同步、多向同步</w:t>
            </w:r>
          </w:p>
        </w:tc>
      </w:tr>
      <w:tr w14:paraId="4549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18EF7C88">
            <w:pPr>
              <w:pStyle w:val="58"/>
            </w:pPr>
            <w:r>
              <w:rPr>
                <w:lang w:bidi="ar"/>
              </w:rPr>
              <w:t>数据一致性</w:t>
            </w:r>
          </w:p>
        </w:tc>
        <w:tc>
          <w:tcPr>
            <w:tcW w:w="5586" w:type="dxa"/>
            <w:shd w:val="clear" w:color="auto" w:fill="FFFFFF"/>
            <w:tcMar>
              <w:top w:w="0" w:type="dxa"/>
              <w:left w:w="240" w:type="dxa"/>
              <w:bottom w:w="0" w:type="dxa"/>
              <w:right w:w="0" w:type="dxa"/>
            </w:tcMar>
            <w:vAlign w:val="center"/>
          </w:tcPr>
          <w:p w14:paraId="36891DD0">
            <w:pPr>
              <w:pStyle w:val="58"/>
            </w:pPr>
            <w:r>
              <w:rPr>
                <w:lang w:bidi="ar"/>
              </w:rPr>
              <w:t>强一致性、最终一致性</w:t>
            </w:r>
          </w:p>
        </w:tc>
      </w:tr>
      <w:tr w14:paraId="0000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2E1D42CE">
            <w:pPr>
              <w:pStyle w:val="58"/>
            </w:pPr>
            <w:r>
              <w:rPr>
                <w:lang w:bidi="ar"/>
              </w:rPr>
              <w:t>数据量级</w:t>
            </w:r>
          </w:p>
        </w:tc>
        <w:tc>
          <w:tcPr>
            <w:tcW w:w="5586" w:type="dxa"/>
            <w:shd w:val="clear" w:color="auto" w:fill="FFFFFF"/>
            <w:tcMar>
              <w:top w:w="0" w:type="dxa"/>
              <w:left w:w="240" w:type="dxa"/>
              <w:bottom w:w="0" w:type="dxa"/>
              <w:right w:w="0" w:type="dxa"/>
            </w:tcMar>
            <w:vAlign w:val="center"/>
          </w:tcPr>
          <w:p w14:paraId="339897B4">
            <w:pPr>
              <w:pStyle w:val="58"/>
            </w:pPr>
            <w:r>
              <w:rPr>
                <w:lang w:bidi="ar"/>
              </w:rPr>
              <w:t>全量同步、增量同步</w:t>
            </w:r>
          </w:p>
        </w:tc>
      </w:tr>
      <w:tr w14:paraId="41D2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31B0A711">
            <w:pPr>
              <w:pStyle w:val="58"/>
            </w:pPr>
            <w:r>
              <w:rPr>
                <w:lang w:bidi="ar"/>
              </w:rPr>
              <w:t>网络条件</w:t>
            </w:r>
          </w:p>
        </w:tc>
        <w:tc>
          <w:tcPr>
            <w:tcW w:w="5586" w:type="dxa"/>
            <w:shd w:val="clear" w:color="auto" w:fill="FFFFFF"/>
            <w:tcMar>
              <w:top w:w="0" w:type="dxa"/>
              <w:left w:w="240" w:type="dxa"/>
              <w:bottom w:w="0" w:type="dxa"/>
              <w:right w:w="0" w:type="dxa"/>
            </w:tcMar>
            <w:vAlign w:val="center"/>
          </w:tcPr>
          <w:p w14:paraId="610617FC">
            <w:pPr>
              <w:pStyle w:val="58"/>
            </w:pPr>
            <w:r>
              <w:rPr>
                <w:lang w:bidi="ar"/>
              </w:rPr>
              <w:t>带宽、延迟、稳定性</w:t>
            </w:r>
          </w:p>
        </w:tc>
      </w:tr>
      <w:tr w14:paraId="10E8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center"/>
          </w:tcPr>
          <w:p w14:paraId="55C93D0D">
            <w:pPr>
              <w:pStyle w:val="58"/>
            </w:pPr>
            <w:r>
              <w:rPr>
                <w:lang w:bidi="ar"/>
              </w:rPr>
              <w:t>业务场景</w:t>
            </w:r>
          </w:p>
        </w:tc>
        <w:tc>
          <w:tcPr>
            <w:tcW w:w="5586" w:type="dxa"/>
            <w:shd w:val="clear" w:color="auto" w:fill="FFFFFF"/>
            <w:tcMar>
              <w:top w:w="0" w:type="dxa"/>
              <w:left w:w="240" w:type="dxa"/>
              <w:bottom w:w="0" w:type="dxa"/>
              <w:right w:w="0" w:type="dxa"/>
            </w:tcMar>
            <w:vAlign w:val="center"/>
          </w:tcPr>
          <w:p w14:paraId="2437EF6B">
            <w:pPr>
              <w:pStyle w:val="58"/>
            </w:pPr>
            <w:r>
              <w:rPr>
                <w:lang w:bidi="ar"/>
              </w:rPr>
              <w:t>读写分离、数据分发、多活架构</w:t>
            </w:r>
          </w:p>
        </w:tc>
      </w:tr>
    </w:tbl>
    <w:p w14:paraId="49F1BFE7">
      <w:pPr>
        <w:pStyle w:val="6"/>
        <w:rPr>
          <w:rFonts w:ascii="Segoe UI" w:hAnsi="Segoe UI" w:cs="Segoe UI" w:eastAsiaTheme="minorEastAsia"/>
          <w:color w:val="0F1115"/>
          <w:shd w:val="clear" w:color="auto" w:fill="FFFFFF"/>
        </w:rPr>
      </w:pPr>
      <w:r>
        <w:rPr>
          <w:rFonts w:ascii="Segoe UI" w:hAnsi="Segoe UI" w:eastAsia="Segoe UI" w:cs="Segoe UI"/>
          <w:color w:val="0F1115"/>
          <w:shd w:val="clear" w:color="auto" w:fill="FFFFFF"/>
        </w:rPr>
        <w:t>数据的同步决策建议</w:t>
      </w:r>
    </w:p>
    <w:p w14:paraId="5A5BD6C9">
      <w:pPr>
        <w:pStyle w:val="106"/>
        <w:rPr>
          <w:rFonts w:hint="eastAsia"/>
        </w:rPr>
      </w:pPr>
      <w:bookmarkStart w:id="179" w:name="_Toc24054993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21</w:t>
      </w:r>
      <w:r>
        <w:rPr>
          <w:rFonts w:hint="eastAsia"/>
        </w:rPr>
        <w:fldChar w:fldCharType="end"/>
      </w:r>
      <w:r>
        <w:rPr>
          <w:rFonts w:hint="eastAsia"/>
        </w:rPr>
        <w:t>数据推荐同步策略表</w:t>
      </w:r>
      <w:bookmarkEnd w:id="179"/>
    </w:p>
    <w:tbl>
      <w:tblPr>
        <w:tblStyle w:val="39"/>
        <w:tblW w:w="9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004"/>
        <w:gridCol w:w="5062"/>
      </w:tblGrid>
      <w:tr w14:paraId="13F9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4004" w:type="dxa"/>
            <w:shd w:val="clear" w:color="auto" w:fill="D8D8D8" w:themeFill="background1" w:themeFillShade="D9"/>
            <w:tcMar>
              <w:top w:w="0" w:type="dxa"/>
              <w:left w:w="0" w:type="dxa"/>
              <w:bottom w:w="0" w:type="dxa"/>
              <w:right w:w="240" w:type="dxa"/>
            </w:tcMar>
            <w:vAlign w:val="center"/>
          </w:tcPr>
          <w:p w14:paraId="104BBD02">
            <w:pPr>
              <w:pStyle w:val="57"/>
            </w:pPr>
            <w:r>
              <w:rPr>
                <w:rFonts w:hint="eastAsia"/>
              </w:rPr>
              <w:t>数据分类</w:t>
            </w:r>
          </w:p>
        </w:tc>
        <w:tc>
          <w:tcPr>
            <w:tcW w:w="5062" w:type="dxa"/>
            <w:shd w:val="clear" w:color="auto" w:fill="D8D8D8" w:themeFill="background1" w:themeFillShade="D9"/>
            <w:tcMar>
              <w:top w:w="0" w:type="dxa"/>
              <w:left w:w="240" w:type="dxa"/>
              <w:bottom w:w="0" w:type="dxa"/>
              <w:right w:w="240" w:type="dxa"/>
            </w:tcMar>
            <w:vAlign w:val="center"/>
          </w:tcPr>
          <w:p w14:paraId="449E9CFD">
            <w:pPr>
              <w:pStyle w:val="57"/>
              <w:rPr>
                <w:rFonts w:eastAsia="var(--dsw-font-markdown-table-h"/>
              </w:rPr>
            </w:pPr>
            <w:r>
              <w:rPr>
                <w:rFonts w:hint="eastAsia"/>
                <w:lang w:bidi="ar"/>
              </w:rPr>
              <w:t>推荐同步策略</w:t>
            </w:r>
          </w:p>
        </w:tc>
      </w:tr>
      <w:tr w14:paraId="6407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64495E86">
            <w:pPr>
              <w:pStyle w:val="58"/>
            </w:pPr>
            <w:r>
              <w:rPr>
                <w:rFonts w:hint="eastAsia"/>
              </w:rPr>
              <w:t>原始卫星遥感影像数据</w:t>
            </w:r>
          </w:p>
        </w:tc>
        <w:tc>
          <w:tcPr>
            <w:tcW w:w="5062" w:type="dxa"/>
            <w:shd w:val="clear" w:color="auto" w:fill="FFFFFF"/>
            <w:tcMar>
              <w:top w:w="0" w:type="dxa"/>
              <w:left w:w="240" w:type="dxa"/>
              <w:bottom w:w="0" w:type="dxa"/>
              <w:right w:w="0" w:type="dxa"/>
            </w:tcMar>
            <w:vAlign w:val="center"/>
          </w:tcPr>
          <w:p w14:paraId="6DBC1890">
            <w:pPr>
              <w:pStyle w:val="58"/>
            </w:pPr>
            <w:r>
              <w:t>定时批量同步</w:t>
            </w:r>
          </w:p>
        </w:tc>
      </w:tr>
      <w:tr w14:paraId="1430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04BC3066">
            <w:pPr>
              <w:pStyle w:val="58"/>
            </w:pPr>
            <w:r>
              <w:t>生产加工后的卫星遥感影像数据</w:t>
            </w:r>
          </w:p>
        </w:tc>
        <w:tc>
          <w:tcPr>
            <w:tcW w:w="5062" w:type="dxa"/>
            <w:shd w:val="clear" w:color="auto" w:fill="FFFFFF"/>
            <w:tcMar>
              <w:top w:w="0" w:type="dxa"/>
              <w:left w:w="240" w:type="dxa"/>
              <w:bottom w:w="0" w:type="dxa"/>
              <w:right w:w="0" w:type="dxa"/>
            </w:tcMar>
            <w:vAlign w:val="center"/>
          </w:tcPr>
          <w:p w14:paraId="42997526">
            <w:pPr>
              <w:pStyle w:val="58"/>
            </w:pPr>
            <w:r>
              <w:rPr>
                <w:rFonts w:hint="eastAsia"/>
              </w:rPr>
              <w:t>准实时同步</w:t>
            </w:r>
          </w:p>
        </w:tc>
      </w:tr>
      <w:tr w14:paraId="4981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1084BD16">
            <w:pPr>
              <w:pStyle w:val="58"/>
            </w:pPr>
            <w:r>
              <w:rPr>
                <w:rFonts w:hint="eastAsia"/>
              </w:rPr>
              <w:t>InSAR数据</w:t>
            </w:r>
          </w:p>
        </w:tc>
        <w:tc>
          <w:tcPr>
            <w:tcW w:w="5062" w:type="dxa"/>
            <w:shd w:val="clear" w:color="auto" w:fill="FFFFFF"/>
            <w:tcMar>
              <w:top w:w="0" w:type="dxa"/>
              <w:left w:w="240" w:type="dxa"/>
              <w:bottom w:w="0" w:type="dxa"/>
              <w:right w:w="0" w:type="dxa"/>
            </w:tcMar>
            <w:vAlign w:val="center"/>
          </w:tcPr>
          <w:p w14:paraId="4F56A193">
            <w:pPr>
              <w:pStyle w:val="58"/>
            </w:pPr>
            <w:r>
              <w:t>定时批量同步</w:t>
            </w:r>
          </w:p>
        </w:tc>
      </w:tr>
      <w:tr w14:paraId="6D0E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03795D28">
            <w:pPr>
              <w:pStyle w:val="58"/>
            </w:pPr>
            <w:r>
              <w:rPr>
                <w:rFonts w:hint="eastAsia"/>
              </w:rPr>
              <w:t>地灾隐患识别成果数据</w:t>
            </w:r>
          </w:p>
        </w:tc>
        <w:tc>
          <w:tcPr>
            <w:tcW w:w="5062" w:type="dxa"/>
            <w:shd w:val="clear" w:color="auto" w:fill="FFFFFF"/>
            <w:tcMar>
              <w:top w:w="0" w:type="dxa"/>
              <w:left w:w="240" w:type="dxa"/>
              <w:bottom w:w="0" w:type="dxa"/>
              <w:right w:w="0" w:type="dxa"/>
            </w:tcMar>
            <w:vAlign w:val="center"/>
          </w:tcPr>
          <w:p w14:paraId="61F7734A">
            <w:pPr>
              <w:pStyle w:val="58"/>
            </w:pPr>
            <w:r>
              <w:rPr>
                <w:rFonts w:hint="eastAsia"/>
              </w:rPr>
              <w:t>准实时同步</w:t>
            </w:r>
          </w:p>
        </w:tc>
      </w:tr>
      <w:tr w14:paraId="146C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691E00B4">
            <w:pPr>
              <w:pStyle w:val="58"/>
            </w:pPr>
            <w:r>
              <w:rPr>
                <w:rFonts w:hint="eastAsia"/>
              </w:rPr>
              <w:t>地震宏观异常数据</w:t>
            </w:r>
          </w:p>
        </w:tc>
        <w:tc>
          <w:tcPr>
            <w:tcW w:w="5062" w:type="dxa"/>
            <w:shd w:val="clear" w:color="auto" w:fill="FFFFFF"/>
            <w:tcMar>
              <w:top w:w="0" w:type="dxa"/>
              <w:left w:w="240" w:type="dxa"/>
              <w:bottom w:w="0" w:type="dxa"/>
              <w:right w:w="0" w:type="dxa"/>
            </w:tcMar>
            <w:vAlign w:val="center"/>
          </w:tcPr>
          <w:p w14:paraId="3F0DEDE8">
            <w:pPr>
              <w:pStyle w:val="58"/>
            </w:pPr>
            <w:r>
              <w:t>定时批量同步</w:t>
            </w:r>
          </w:p>
        </w:tc>
      </w:tr>
      <w:tr w14:paraId="6F25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26923647">
            <w:pPr>
              <w:pStyle w:val="58"/>
            </w:pPr>
            <w:r>
              <w:rPr>
                <w:rFonts w:hint="eastAsia"/>
              </w:rPr>
              <w:t>异常相关性分析数据</w:t>
            </w:r>
          </w:p>
        </w:tc>
        <w:tc>
          <w:tcPr>
            <w:tcW w:w="5062" w:type="dxa"/>
            <w:shd w:val="clear" w:color="auto" w:fill="FFFFFF"/>
            <w:tcMar>
              <w:top w:w="0" w:type="dxa"/>
              <w:left w:w="240" w:type="dxa"/>
              <w:bottom w:w="0" w:type="dxa"/>
              <w:right w:w="0" w:type="dxa"/>
            </w:tcMar>
            <w:vAlign w:val="center"/>
          </w:tcPr>
          <w:p w14:paraId="5238FBF0">
            <w:pPr>
              <w:pStyle w:val="58"/>
            </w:pPr>
            <w:r>
              <w:rPr>
                <w:rFonts w:hint="eastAsia"/>
              </w:rPr>
              <w:t>准实时同步</w:t>
            </w:r>
          </w:p>
        </w:tc>
      </w:tr>
      <w:tr w14:paraId="3C93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1F96E152">
            <w:pPr>
              <w:pStyle w:val="58"/>
            </w:pPr>
            <w:r>
              <w:t>灾害评估基础数据</w:t>
            </w:r>
          </w:p>
        </w:tc>
        <w:tc>
          <w:tcPr>
            <w:tcW w:w="5062" w:type="dxa"/>
            <w:shd w:val="clear" w:color="auto" w:fill="FFFFFF"/>
            <w:tcMar>
              <w:top w:w="0" w:type="dxa"/>
              <w:left w:w="240" w:type="dxa"/>
              <w:bottom w:w="0" w:type="dxa"/>
              <w:right w:w="0" w:type="dxa"/>
            </w:tcMar>
            <w:vAlign w:val="center"/>
          </w:tcPr>
          <w:p w14:paraId="7A4ED024">
            <w:pPr>
              <w:pStyle w:val="58"/>
            </w:pPr>
            <w:r>
              <w:t>定时批量同步</w:t>
            </w:r>
          </w:p>
        </w:tc>
      </w:tr>
      <w:tr w14:paraId="5E0E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vAlign w:val="center"/>
          </w:tcPr>
          <w:p w14:paraId="1235C87E">
            <w:pPr>
              <w:pStyle w:val="58"/>
            </w:pPr>
            <w:r>
              <w:rPr>
                <w:rFonts w:hint="eastAsia"/>
              </w:rPr>
              <w:t>灾害评估报告数据</w:t>
            </w:r>
          </w:p>
        </w:tc>
        <w:tc>
          <w:tcPr>
            <w:tcW w:w="5062" w:type="dxa"/>
            <w:shd w:val="clear" w:color="auto" w:fill="FFFFFF"/>
            <w:tcMar>
              <w:top w:w="0" w:type="dxa"/>
              <w:left w:w="240" w:type="dxa"/>
              <w:bottom w:w="0" w:type="dxa"/>
              <w:right w:w="0" w:type="dxa"/>
            </w:tcMar>
            <w:vAlign w:val="center"/>
          </w:tcPr>
          <w:p w14:paraId="345939E1">
            <w:pPr>
              <w:pStyle w:val="58"/>
            </w:pPr>
            <w:r>
              <w:rPr>
                <w:rFonts w:hint="eastAsia"/>
              </w:rPr>
              <w:t>准实时同步</w:t>
            </w:r>
          </w:p>
        </w:tc>
      </w:tr>
      <w:tr w14:paraId="628E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tcPr>
          <w:p w14:paraId="627D470B">
            <w:pPr>
              <w:pStyle w:val="58"/>
            </w:pPr>
            <w:r>
              <w:rPr>
                <w:rFonts w:hint="eastAsia"/>
              </w:rPr>
              <w:t>专题图成果数据</w:t>
            </w:r>
          </w:p>
        </w:tc>
        <w:tc>
          <w:tcPr>
            <w:tcW w:w="5062" w:type="dxa"/>
            <w:shd w:val="clear" w:color="auto" w:fill="FFFFFF"/>
            <w:tcMar>
              <w:top w:w="0" w:type="dxa"/>
              <w:left w:w="240" w:type="dxa"/>
              <w:bottom w:w="0" w:type="dxa"/>
              <w:right w:w="0" w:type="dxa"/>
            </w:tcMar>
            <w:vAlign w:val="center"/>
          </w:tcPr>
          <w:p w14:paraId="7B1B54B9">
            <w:pPr>
              <w:pStyle w:val="58"/>
            </w:pPr>
            <w:r>
              <w:rPr>
                <w:rFonts w:hint="eastAsia"/>
              </w:rPr>
              <w:t>准实时同步</w:t>
            </w:r>
          </w:p>
        </w:tc>
      </w:tr>
      <w:tr w14:paraId="39F4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4004" w:type="dxa"/>
            <w:shd w:val="clear" w:color="auto" w:fill="FFFFFF"/>
            <w:tcMar>
              <w:top w:w="0" w:type="dxa"/>
              <w:left w:w="0" w:type="dxa"/>
              <w:bottom w:w="0" w:type="dxa"/>
              <w:right w:w="240" w:type="dxa"/>
            </w:tcMar>
          </w:tcPr>
          <w:p w14:paraId="047AE69E">
            <w:pPr>
              <w:pStyle w:val="58"/>
            </w:pPr>
            <w:r>
              <w:rPr>
                <w:rFonts w:hint="eastAsia"/>
              </w:rPr>
              <w:t>可视化配置数据</w:t>
            </w:r>
          </w:p>
        </w:tc>
        <w:tc>
          <w:tcPr>
            <w:tcW w:w="5062" w:type="dxa"/>
            <w:shd w:val="clear" w:color="auto" w:fill="FFFFFF"/>
            <w:tcMar>
              <w:top w:w="0" w:type="dxa"/>
              <w:left w:w="240" w:type="dxa"/>
              <w:bottom w:w="0" w:type="dxa"/>
              <w:right w:w="0" w:type="dxa"/>
            </w:tcMar>
            <w:vAlign w:val="center"/>
          </w:tcPr>
          <w:p w14:paraId="79EDFC48">
            <w:pPr>
              <w:pStyle w:val="58"/>
            </w:pPr>
            <w:r>
              <w:rPr>
                <w:rFonts w:hint="eastAsia"/>
              </w:rPr>
              <w:t>准实时同步</w:t>
            </w:r>
          </w:p>
        </w:tc>
      </w:tr>
    </w:tbl>
    <w:p w14:paraId="6F5C8540">
      <w:pPr>
        <w:pStyle w:val="5"/>
        <w:rPr>
          <w:lang w:eastAsia="zh-Hans"/>
        </w:rPr>
      </w:pPr>
      <w:bookmarkStart w:id="180" w:name="_Toc30288"/>
      <w:bookmarkStart w:id="181" w:name="_Toc16098"/>
      <w:bookmarkStart w:id="182" w:name="_Toc220368484"/>
      <w:bookmarkStart w:id="183" w:name="_Toc240550100"/>
      <w:bookmarkStart w:id="184" w:name="_Toc15407"/>
      <w:r>
        <w:rPr>
          <w:lang w:eastAsia="zh-Hans"/>
        </w:rPr>
        <w:t>数据备份决策</w:t>
      </w:r>
      <w:bookmarkEnd w:id="180"/>
      <w:bookmarkEnd w:id="181"/>
      <w:bookmarkEnd w:id="182"/>
      <w:bookmarkEnd w:id="183"/>
      <w:bookmarkEnd w:id="184"/>
    </w:p>
    <w:p w14:paraId="4B70DA24">
      <w:pPr>
        <w:pStyle w:val="6"/>
      </w:pPr>
      <w:r>
        <w:rPr>
          <w:rFonts w:hint="eastAsia"/>
        </w:rPr>
        <w:t>决策目标</w:t>
      </w:r>
    </w:p>
    <w:p w14:paraId="436D7484">
      <w:pPr>
        <w:pStyle w:val="63"/>
        <w:ind w:firstLine="480"/>
      </w:pPr>
      <w:r>
        <w:rPr>
          <w:rFonts w:hint="eastAsia"/>
        </w:rPr>
        <w:t>防止数据丢失（人为错误、系统故障、灾难）</w:t>
      </w:r>
    </w:p>
    <w:p w14:paraId="591BB2D6">
      <w:pPr>
        <w:pStyle w:val="63"/>
        <w:ind w:firstLine="480"/>
      </w:pPr>
      <w:r>
        <w:rPr>
          <w:rFonts w:hint="eastAsia"/>
        </w:rPr>
        <w:t>满足合规性要求（法规、行业标准）</w:t>
      </w:r>
    </w:p>
    <w:p w14:paraId="16A88F24">
      <w:pPr>
        <w:pStyle w:val="63"/>
        <w:ind w:firstLine="480"/>
      </w:pPr>
      <w:r>
        <w:rPr>
          <w:rFonts w:hint="eastAsia"/>
        </w:rPr>
        <w:t>支持数据恢复和业务连续性</w:t>
      </w:r>
    </w:p>
    <w:p w14:paraId="5B8811EC">
      <w:pPr>
        <w:pStyle w:val="6"/>
        <w:rPr>
          <w:rFonts w:ascii="Segoe UI" w:hAnsi="Segoe UI" w:cs="Segoe UI" w:eastAsiaTheme="minorEastAsia"/>
          <w:color w:val="0F1115"/>
          <w:shd w:val="clear" w:color="auto" w:fill="FFFFFF"/>
        </w:rPr>
      </w:pPr>
      <w:r>
        <w:rPr>
          <w:rFonts w:ascii="Segoe UI" w:hAnsi="Segoe UI" w:eastAsia="Segoe UI" w:cs="Segoe UI"/>
          <w:color w:val="0F1115"/>
          <w:shd w:val="clear" w:color="auto" w:fill="FFFFFF"/>
        </w:rPr>
        <w:t>决策考虑因素</w:t>
      </w:r>
    </w:p>
    <w:p w14:paraId="0E246D45">
      <w:pPr>
        <w:pStyle w:val="106"/>
        <w:rPr>
          <w:rFonts w:hint="eastAsia"/>
        </w:rPr>
      </w:pPr>
      <w:bookmarkStart w:id="185" w:name="_Toc24054993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22</w:t>
      </w:r>
      <w:r>
        <w:rPr>
          <w:rFonts w:hint="eastAsia"/>
        </w:rPr>
        <w:fldChar w:fldCharType="end"/>
      </w:r>
      <w:r>
        <w:rPr>
          <w:rFonts w:hint="eastAsia"/>
        </w:rPr>
        <w:t>数据备份策略考虑因素表</w:t>
      </w:r>
      <w:bookmarkEnd w:id="185"/>
    </w:p>
    <w:tbl>
      <w:tblPr>
        <w:tblStyle w:val="39"/>
        <w:tblW w:w="90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091"/>
        <w:gridCol w:w="5963"/>
      </w:tblGrid>
      <w:tr w14:paraId="5333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3091" w:type="dxa"/>
            <w:shd w:val="clear" w:color="auto" w:fill="D8D8D8" w:themeFill="background1" w:themeFillShade="D9"/>
            <w:tcMar>
              <w:top w:w="0" w:type="dxa"/>
              <w:left w:w="0" w:type="dxa"/>
              <w:bottom w:w="0" w:type="dxa"/>
              <w:right w:w="240" w:type="dxa"/>
            </w:tcMar>
            <w:vAlign w:val="center"/>
          </w:tcPr>
          <w:p w14:paraId="26809E13">
            <w:pPr>
              <w:pStyle w:val="57"/>
            </w:pPr>
            <w:r>
              <w:rPr>
                <w:lang w:bidi="ar"/>
              </w:rPr>
              <w:t>因素</w:t>
            </w:r>
          </w:p>
        </w:tc>
        <w:tc>
          <w:tcPr>
            <w:tcW w:w="5963" w:type="dxa"/>
            <w:shd w:val="clear" w:color="auto" w:fill="D8D8D8" w:themeFill="background1" w:themeFillShade="D9"/>
            <w:tcMar>
              <w:top w:w="0" w:type="dxa"/>
              <w:left w:w="240" w:type="dxa"/>
              <w:bottom w:w="0" w:type="dxa"/>
              <w:right w:w="240" w:type="dxa"/>
            </w:tcMar>
            <w:vAlign w:val="center"/>
          </w:tcPr>
          <w:p w14:paraId="2F3D069C">
            <w:pPr>
              <w:pStyle w:val="57"/>
            </w:pPr>
            <w:r>
              <w:rPr>
                <w:lang w:bidi="ar"/>
              </w:rPr>
              <w:t>说明</w:t>
            </w:r>
          </w:p>
        </w:tc>
      </w:tr>
      <w:tr w14:paraId="48DE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75432683">
            <w:pPr>
              <w:pStyle w:val="58"/>
            </w:pPr>
            <w:r>
              <w:rPr>
                <w:lang w:bidi="ar"/>
              </w:rPr>
              <w:t>RPO（恢复点目标）</w:t>
            </w:r>
          </w:p>
        </w:tc>
        <w:tc>
          <w:tcPr>
            <w:tcW w:w="5963" w:type="dxa"/>
            <w:shd w:val="clear" w:color="auto" w:fill="FFFFFF"/>
            <w:tcMar>
              <w:top w:w="0" w:type="dxa"/>
              <w:left w:w="240" w:type="dxa"/>
              <w:bottom w:w="0" w:type="dxa"/>
              <w:right w:w="0" w:type="dxa"/>
            </w:tcMar>
            <w:vAlign w:val="center"/>
          </w:tcPr>
          <w:p w14:paraId="2C29563E">
            <w:pPr>
              <w:pStyle w:val="58"/>
            </w:pPr>
            <w:r>
              <w:rPr>
                <w:lang w:bidi="ar"/>
              </w:rPr>
              <w:t>可容忍的数据丢失时间窗口</w:t>
            </w:r>
          </w:p>
        </w:tc>
      </w:tr>
      <w:tr w14:paraId="735D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1595E54A">
            <w:pPr>
              <w:pStyle w:val="58"/>
            </w:pPr>
            <w:r>
              <w:rPr>
                <w:lang w:bidi="ar"/>
              </w:rPr>
              <w:t>RTO（恢复时间目标）</w:t>
            </w:r>
          </w:p>
        </w:tc>
        <w:tc>
          <w:tcPr>
            <w:tcW w:w="5963" w:type="dxa"/>
            <w:shd w:val="clear" w:color="auto" w:fill="FFFFFF"/>
            <w:tcMar>
              <w:top w:w="0" w:type="dxa"/>
              <w:left w:w="240" w:type="dxa"/>
              <w:bottom w:w="0" w:type="dxa"/>
              <w:right w:w="0" w:type="dxa"/>
            </w:tcMar>
            <w:vAlign w:val="center"/>
          </w:tcPr>
          <w:p w14:paraId="328A0134">
            <w:pPr>
              <w:pStyle w:val="58"/>
            </w:pPr>
            <w:r>
              <w:rPr>
                <w:lang w:bidi="ar"/>
              </w:rPr>
              <w:t>系统恢复所需时间</w:t>
            </w:r>
          </w:p>
        </w:tc>
      </w:tr>
      <w:tr w14:paraId="25A1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51D61794">
            <w:pPr>
              <w:pStyle w:val="58"/>
            </w:pPr>
            <w:r>
              <w:rPr>
                <w:lang w:bidi="ar"/>
              </w:rPr>
              <w:t>备份频率</w:t>
            </w:r>
          </w:p>
        </w:tc>
        <w:tc>
          <w:tcPr>
            <w:tcW w:w="5963" w:type="dxa"/>
            <w:shd w:val="clear" w:color="auto" w:fill="FFFFFF"/>
            <w:tcMar>
              <w:top w:w="0" w:type="dxa"/>
              <w:left w:w="240" w:type="dxa"/>
              <w:bottom w:w="0" w:type="dxa"/>
              <w:right w:w="0" w:type="dxa"/>
            </w:tcMar>
            <w:vAlign w:val="center"/>
          </w:tcPr>
          <w:p w14:paraId="1D53744A">
            <w:pPr>
              <w:pStyle w:val="58"/>
            </w:pPr>
            <w:r>
              <w:rPr>
                <w:lang w:bidi="ar"/>
              </w:rPr>
              <w:t>连续、每小时、每天、每周</w:t>
            </w:r>
          </w:p>
        </w:tc>
      </w:tr>
      <w:tr w14:paraId="633A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2DA805C5">
            <w:pPr>
              <w:pStyle w:val="58"/>
            </w:pPr>
            <w:r>
              <w:rPr>
                <w:lang w:bidi="ar"/>
              </w:rPr>
              <w:t>备份类型</w:t>
            </w:r>
          </w:p>
        </w:tc>
        <w:tc>
          <w:tcPr>
            <w:tcW w:w="5963" w:type="dxa"/>
            <w:shd w:val="clear" w:color="auto" w:fill="FFFFFF"/>
            <w:tcMar>
              <w:top w:w="0" w:type="dxa"/>
              <w:left w:w="240" w:type="dxa"/>
              <w:bottom w:w="0" w:type="dxa"/>
              <w:right w:w="0" w:type="dxa"/>
            </w:tcMar>
            <w:vAlign w:val="center"/>
          </w:tcPr>
          <w:p w14:paraId="21F2307C">
            <w:pPr>
              <w:pStyle w:val="58"/>
            </w:pPr>
            <w:r>
              <w:rPr>
                <w:lang w:bidi="ar"/>
              </w:rPr>
              <w:t>全量备份、增量备份、差异备份</w:t>
            </w:r>
          </w:p>
        </w:tc>
      </w:tr>
      <w:tr w14:paraId="5028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5E97C06B">
            <w:pPr>
              <w:pStyle w:val="58"/>
            </w:pPr>
            <w:r>
              <w:rPr>
                <w:lang w:bidi="ar"/>
              </w:rPr>
              <w:t>保留周期</w:t>
            </w:r>
          </w:p>
        </w:tc>
        <w:tc>
          <w:tcPr>
            <w:tcW w:w="5963" w:type="dxa"/>
            <w:shd w:val="clear" w:color="auto" w:fill="FFFFFF"/>
            <w:tcMar>
              <w:top w:w="0" w:type="dxa"/>
              <w:left w:w="240" w:type="dxa"/>
              <w:bottom w:w="0" w:type="dxa"/>
              <w:right w:w="0" w:type="dxa"/>
            </w:tcMar>
            <w:vAlign w:val="center"/>
          </w:tcPr>
          <w:p w14:paraId="7EBDBDD5">
            <w:pPr>
              <w:pStyle w:val="58"/>
            </w:pPr>
            <w:r>
              <w:rPr>
                <w:lang w:bidi="ar"/>
              </w:rPr>
              <w:t>短期（30天）、中期（1年）、长期（永久）</w:t>
            </w:r>
          </w:p>
        </w:tc>
      </w:tr>
      <w:tr w14:paraId="06CD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3D356831">
            <w:pPr>
              <w:pStyle w:val="58"/>
            </w:pPr>
            <w:r>
              <w:rPr>
                <w:lang w:bidi="ar"/>
              </w:rPr>
              <w:t>存储介质</w:t>
            </w:r>
          </w:p>
        </w:tc>
        <w:tc>
          <w:tcPr>
            <w:tcW w:w="5963" w:type="dxa"/>
            <w:shd w:val="clear" w:color="auto" w:fill="FFFFFF"/>
            <w:tcMar>
              <w:top w:w="0" w:type="dxa"/>
              <w:left w:w="240" w:type="dxa"/>
              <w:bottom w:w="0" w:type="dxa"/>
              <w:right w:w="0" w:type="dxa"/>
            </w:tcMar>
            <w:vAlign w:val="center"/>
          </w:tcPr>
          <w:p w14:paraId="44EB028E">
            <w:pPr>
              <w:pStyle w:val="58"/>
            </w:pPr>
            <w:r>
              <w:rPr>
                <w:lang w:bidi="ar"/>
              </w:rPr>
              <w:t>磁盘、磁带、对象存储</w:t>
            </w:r>
          </w:p>
        </w:tc>
      </w:tr>
      <w:tr w14:paraId="69DF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3091" w:type="dxa"/>
            <w:shd w:val="clear" w:color="auto" w:fill="FFFFFF"/>
            <w:tcMar>
              <w:top w:w="0" w:type="dxa"/>
              <w:left w:w="0" w:type="dxa"/>
              <w:bottom w:w="0" w:type="dxa"/>
              <w:right w:w="240" w:type="dxa"/>
            </w:tcMar>
            <w:vAlign w:val="center"/>
          </w:tcPr>
          <w:p w14:paraId="24B7DBA1">
            <w:pPr>
              <w:pStyle w:val="58"/>
            </w:pPr>
            <w:r>
              <w:rPr>
                <w:lang w:bidi="ar"/>
              </w:rPr>
              <w:t>备份位置</w:t>
            </w:r>
          </w:p>
        </w:tc>
        <w:tc>
          <w:tcPr>
            <w:tcW w:w="5963" w:type="dxa"/>
            <w:shd w:val="clear" w:color="auto" w:fill="FFFFFF"/>
            <w:tcMar>
              <w:top w:w="0" w:type="dxa"/>
              <w:left w:w="240" w:type="dxa"/>
              <w:bottom w:w="0" w:type="dxa"/>
              <w:right w:w="0" w:type="dxa"/>
            </w:tcMar>
            <w:vAlign w:val="center"/>
          </w:tcPr>
          <w:p w14:paraId="3C7183EF">
            <w:pPr>
              <w:pStyle w:val="58"/>
            </w:pPr>
            <w:r>
              <w:rPr>
                <w:lang w:bidi="ar"/>
              </w:rPr>
              <w:t>本地备份、异地备份、云备份</w:t>
            </w:r>
          </w:p>
        </w:tc>
      </w:tr>
    </w:tbl>
    <w:p w14:paraId="333A9BB3">
      <w:pPr>
        <w:pStyle w:val="63"/>
        <w:ind w:firstLine="480"/>
      </w:pPr>
    </w:p>
    <w:p w14:paraId="7821AFA9">
      <w:pPr>
        <w:pStyle w:val="63"/>
        <w:ind w:firstLine="480"/>
      </w:pPr>
    </w:p>
    <w:p w14:paraId="6B1B40E9">
      <w:pPr>
        <w:pStyle w:val="63"/>
        <w:ind w:firstLine="480"/>
      </w:pPr>
    </w:p>
    <w:p w14:paraId="6A73FBA4">
      <w:pPr>
        <w:pStyle w:val="6"/>
        <w:rPr>
          <w:rFonts w:ascii="Segoe UI" w:hAnsi="Segoe UI" w:cs="Segoe UI" w:eastAsiaTheme="minorEastAsia"/>
          <w:color w:val="0F1115"/>
          <w:shd w:val="clear" w:color="auto" w:fill="FFFFFF"/>
        </w:rPr>
      </w:pPr>
      <w:r>
        <w:rPr>
          <w:rFonts w:ascii="Segoe UI" w:hAnsi="Segoe UI" w:eastAsia="Segoe UI" w:cs="Segoe UI"/>
          <w:color w:val="0F1115"/>
          <w:shd w:val="clear" w:color="auto" w:fill="FFFFFF"/>
        </w:rPr>
        <w:t>数据的备份决策建议</w:t>
      </w:r>
    </w:p>
    <w:p w14:paraId="7E89A5B4">
      <w:pPr>
        <w:pStyle w:val="106"/>
        <w:rPr>
          <w:rFonts w:hint="eastAsia"/>
        </w:rPr>
      </w:pPr>
      <w:bookmarkStart w:id="186" w:name="_Toc24054993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23</w:t>
      </w:r>
      <w:r>
        <w:rPr>
          <w:rFonts w:hint="eastAsia"/>
        </w:rPr>
        <w:fldChar w:fldCharType="end"/>
      </w:r>
      <w:r>
        <w:rPr>
          <w:rFonts w:hint="eastAsia"/>
        </w:rPr>
        <w:t>数据推荐备份策略表</w:t>
      </w:r>
      <w:bookmarkEnd w:id="186"/>
    </w:p>
    <w:tbl>
      <w:tblPr>
        <w:tblStyle w:val="39"/>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004"/>
        <w:gridCol w:w="4638"/>
      </w:tblGrid>
      <w:tr w14:paraId="5A3E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4004" w:type="dxa"/>
            <w:shd w:val="clear" w:color="auto" w:fill="D8D8D8" w:themeFill="background1" w:themeFillShade="D9"/>
            <w:tcMar>
              <w:top w:w="0" w:type="dxa"/>
              <w:left w:w="0" w:type="dxa"/>
              <w:bottom w:w="0" w:type="dxa"/>
              <w:right w:w="240" w:type="dxa"/>
            </w:tcMar>
            <w:vAlign w:val="center"/>
          </w:tcPr>
          <w:p w14:paraId="01A6F683">
            <w:pPr>
              <w:pStyle w:val="57"/>
            </w:pPr>
            <w:r>
              <w:rPr>
                <w:rFonts w:hint="eastAsia"/>
              </w:rPr>
              <w:t>数据分类</w:t>
            </w:r>
          </w:p>
        </w:tc>
        <w:tc>
          <w:tcPr>
            <w:tcW w:w="4638" w:type="dxa"/>
            <w:shd w:val="clear" w:color="auto" w:fill="D8D8D8" w:themeFill="background1" w:themeFillShade="D9"/>
            <w:tcMar>
              <w:top w:w="0" w:type="dxa"/>
              <w:left w:w="240" w:type="dxa"/>
              <w:bottom w:w="0" w:type="dxa"/>
              <w:right w:w="240" w:type="dxa"/>
            </w:tcMar>
            <w:vAlign w:val="center"/>
          </w:tcPr>
          <w:p w14:paraId="7D4BA679">
            <w:pPr>
              <w:pStyle w:val="57"/>
              <w:rPr>
                <w:rFonts w:eastAsia="var(--dsw-font-markdown-table-h"/>
              </w:rPr>
            </w:pPr>
            <w:r>
              <w:rPr>
                <w:rFonts w:hint="eastAsia"/>
                <w:lang w:bidi="ar"/>
              </w:rPr>
              <w:t>推荐备份策略</w:t>
            </w:r>
          </w:p>
        </w:tc>
      </w:tr>
      <w:tr w14:paraId="5F9B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vAlign w:val="center"/>
          </w:tcPr>
          <w:p w14:paraId="29F14021">
            <w:pPr>
              <w:pStyle w:val="58"/>
            </w:pPr>
            <w:r>
              <w:rPr>
                <w:rFonts w:hint="eastAsia"/>
              </w:rPr>
              <w:t>原始卫星遥感影像数据</w:t>
            </w:r>
          </w:p>
        </w:tc>
        <w:tc>
          <w:tcPr>
            <w:tcW w:w="4638" w:type="dxa"/>
            <w:shd w:val="clear" w:color="auto" w:fill="FFFFFF"/>
            <w:tcMar>
              <w:top w:w="0" w:type="dxa"/>
              <w:left w:w="240" w:type="dxa"/>
              <w:bottom w:w="0" w:type="dxa"/>
              <w:right w:w="0" w:type="dxa"/>
            </w:tcMar>
            <w:vAlign w:val="center"/>
          </w:tcPr>
          <w:p w14:paraId="27360CF4">
            <w:pPr>
              <w:pStyle w:val="58"/>
            </w:pPr>
            <w:r>
              <w:rPr>
                <w:rFonts w:hint="eastAsia"/>
              </w:rPr>
              <w:t>全量+增量备份</w:t>
            </w:r>
          </w:p>
        </w:tc>
      </w:tr>
      <w:tr w14:paraId="0A22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vAlign w:val="center"/>
          </w:tcPr>
          <w:p w14:paraId="734B8EAF">
            <w:pPr>
              <w:pStyle w:val="58"/>
            </w:pPr>
            <w:r>
              <w:t>生产加工后的卫星遥感影像数据</w:t>
            </w:r>
          </w:p>
        </w:tc>
        <w:tc>
          <w:tcPr>
            <w:tcW w:w="4638" w:type="dxa"/>
            <w:shd w:val="clear" w:color="auto" w:fill="FFFFFF"/>
            <w:tcMar>
              <w:top w:w="0" w:type="dxa"/>
              <w:left w:w="240" w:type="dxa"/>
              <w:bottom w:w="0" w:type="dxa"/>
              <w:right w:w="0" w:type="dxa"/>
            </w:tcMar>
            <w:vAlign w:val="center"/>
          </w:tcPr>
          <w:p w14:paraId="34ADC9C9">
            <w:pPr>
              <w:pStyle w:val="58"/>
            </w:pPr>
            <w:r>
              <w:rPr>
                <w:rFonts w:hint="eastAsia"/>
              </w:rPr>
              <w:t>版本化备份</w:t>
            </w:r>
          </w:p>
        </w:tc>
      </w:tr>
      <w:tr w14:paraId="063D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vAlign w:val="center"/>
          </w:tcPr>
          <w:p w14:paraId="772D63BC">
            <w:pPr>
              <w:pStyle w:val="58"/>
            </w:pPr>
            <w:r>
              <w:rPr>
                <w:rFonts w:hint="eastAsia"/>
              </w:rPr>
              <w:t>InSAR</w:t>
            </w:r>
            <w:r>
              <w:rPr>
                <w:rFonts w:hint="eastAsia" w:ascii="宋体" w:hAnsi="宋体" w:cs="宋体"/>
              </w:rPr>
              <w:t>成果</w:t>
            </w:r>
            <w:r>
              <w:rPr>
                <w:rFonts w:hint="eastAsia"/>
              </w:rPr>
              <w:t>数据</w:t>
            </w:r>
          </w:p>
        </w:tc>
        <w:tc>
          <w:tcPr>
            <w:tcW w:w="4638" w:type="dxa"/>
            <w:shd w:val="clear" w:color="auto" w:fill="FFFFFF"/>
            <w:tcMar>
              <w:top w:w="0" w:type="dxa"/>
              <w:left w:w="240" w:type="dxa"/>
              <w:bottom w:w="0" w:type="dxa"/>
              <w:right w:w="0" w:type="dxa"/>
            </w:tcMar>
            <w:vAlign w:val="center"/>
          </w:tcPr>
          <w:p w14:paraId="23581C29">
            <w:pPr>
              <w:pStyle w:val="58"/>
            </w:pPr>
            <w:r>
              <w:rPr>
                <w:rFonts w:hint="eastAsia"/>
              </w:rPr>
              <w:t>差异备份</w:t>
            </w:r>
          </w:p>
        </w:tc>
      </w:tr>
      <w:tr w14:paraId="1B4B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vAlign w:val="center"/>
          </w:tcPr>
          <w:p w14:paraId="6DCC42F5">
            <w:pPr>
              <w:pStyle w:val="58"/>
            </w:pPr>
            <w:r>
              <w:rPr>
                <w:rFonts w:hint="eastAsia"/>
              </w:rPr>
              <w:t>地灾隐患识别成果数据</w:t>
            </w:r>
          </w:p>
        </w:tc>
        <w:tc>
          <w:tcPr>
            <w:tcW w:w="4638" w:type="dxa"/>
            <w:shd w:val="clear" w:color="auto" w:fill="FFFFFF"/>
            <w:tcMar>
              <w:top w:w="0" w:type="dxa"/>
              <w:left w:w="240" w:type="dxa"/>
              <w:bottom w:w="0" w:type="dxa"/>
              <w:right w:w="0" w:type="dxa"/>
            </w:tcMar>
            <w:vAlign w:val="center"/>
          </w:tcPr>
          <w:p w14:paraId="5031A31E">
            <w:pPr>
              <w:pStyle w:val="58"/>
            </w:pPr>
            <w:r>
              <w:rPr>
                <w:rFonts w:hint="eastAsia"/>
              </w:rPr>
              <w:t>实时备份+定期全量</w:t>
            </w:r>
          </w:p>
        </w:tc>
      </w:tr>
      <w:tr w14:paraId="7580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4084ECEA">
            <w:pPr>
              <w:pStyle w:val="58"/>
            </w:pPr>
            <w:r>
              <w:t>地震宏观异常监测数据</w:t>
            </w:r>
          </w:p>
        </w:tc>
        <w:tc>
          <w:tcPr>
            <w:tcW w:w="4638" w:type="dxa"/>
            <w:shd w:val="clear" w:color="auto" w:fill="FFFFFF"/>
            <w:tcMar>
              <w:top w:w="0" w:type="dxa"/>
              <w:left w:w="240" w:type="dxa"/>
              <w:bottom w:w="0" w:type="dxa"/>
              <w:right w:w="0" w:type="dxa"/>
            </w:tcMar>
          </w:tcPr>
          <w:p w14:paraId="46819D68">
            <w:pPr>
              <w:pStyle w:val="58"/>
            </w:pPr>
            <w:r>
              <w:t>增量备份＋定期全量</w:t>
            </w:r>
          </w:p>
        </w:tc>
      </w:tr>
      <w:tr w14:paraId="36C7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5C0DA407">
            <w:pPr>
              <w:pStyle w:val="58"/>
            </w:pPr>
            <w:r>
              <w:t>灾害损失评估成果</w:t>
            </w:r>
          </w:p>
        </w:tc>
        <w:tc>
          <w:tcPr>
            <w:tcW w:w="4638" w:type="dxa"/>
            <w:shd w:val="clear" w:color="auto" w:fill="FFFFFF"/>
            <w:tcMar>
              <w:top w:w="0" w:type="dxa"/>
              <w:left w:w="240" w:type="dxa"/>
              <w:bottom w:w="0" w:type="dxa"/>
              <w:right w:w="0" w:type="dxa"/>
            </w:tcMar>
          </w:tcPr>
          <w:p w14:paraId="125A8C5E">
            <w:pPr>
              <w:pStyle w:val="58"/>
            </w:pPr>
            <w:r>
              <w:t>版本化备份</w:t>
            </w:r>
          </w:p>
        </w:tc>
      </w:tr>
      <w:tr w14:paraId="6779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265A4395">
            <w:pPr>
              <w:pStyle w:val="58"/>
            </w:pPr>
            <w:r>
              <w:t>专题图及可视化成果数据</w:t>
            </w:r>
          </w:p>
        </w:tc>
        <w:tc>
          <w:tcPr>
            <w:tcW w:w="4638" w:type="dxa"/>
            <w:shd w:val="clear" w:color="auto" w:fill="FFFFFF"/>
            <w:tcMar>
              <w:top w:w="0" w:type="dxa"/>
              <w:left w:w="240" w:type="dxa"/>
              <w:bottom w:w="0" w:type="dxa"/>
              <w:right w:w="0" w:type="dxa"/>
            </w:tcMar>
          </w:tcPr>
          <w:p w14:paraId="6FDF602D">
            <w:pPr>
              <w:pStyle w:val="58"/>
            </w:pPr>
            <w:r>
              <w:t>版本化备份</w:t>
            </w:r>
          </w:p>
        </w:tc>
      </w:tr>
      <w:tr w14:paraId="7718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3D79F35A">
            <w:pPr>
              <w:pStyle w:val="58"/>
            </w:pPr>
            <w:r>
              <w:t>卫星遥感数据及产品元数据</w:t>
            </w:r>
          </w:p>
        </w:tc>
        <w:tc>
          <w:tcPr>
            <w:tcW w:w="4638" w:type="dxa"/>
            <w:shd w:val="clear" w:color="auto" w:fill="FFFFFF"/>
            <w:tcMar>
              <w:top w:w="0" w:type="dxa"/>
              <w:left w:w="240" w:type="dxa"/>
              <w:bottom w:w="0" w:type="dxa"/>
              <w:right w:w="0" w:type="dxa"/>
            </w:tcMar>
          </w:tcPr>
          <w:p w14:paraId="0A79A0C3">
            <w:pPr>
              <w:pStyle w:val="58"/>
            </w:pPr>
            <w:r>
              <w:t>全量＋增量备份</w:t>
            </w:r>
          </w:p>
        </w:tc>
      </w:tr>
      <w:tr w14:paraId="06A4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14AA2BBE">
            <w:pPr>
              <w:pStyle w:val="58"/>
            </w:pPr>
            <w:r>
              <w:t>数据目录及产品谱系数据</w:t>
            </w:r>
          </w:p>
        </w:tc>
        <w:tc>
          <w:tcPr>
            <w:tcW w:w="4638" w:type="dxa"/>
            <w:shd w:val="clear" w:color="auto" w:fill="FFFFFF"/>
            <w:tcMar>
              <w:top w:w="0" w:type="dxa"/>
              <w:left w:w="240" w:type="dxa"/>
              <w:bottom w:w="0" w:type="dxa"/>
              <w:right w:w="0" w:type="dxa"/>
            </w:tcMar>
          </w:tcPr>
          <w:p w14:paraId="5F5CCFFE">
            <w:pPr>
              <w:pStyle w:val="58"/>
            </w:pPr>
            <w:r>
              <w:t>全量＋增量备份</w:t>
            </w:r>
          </w:p>
        </w:tc>
      </w:tr>
      <w:tr w14:paraId="0EA9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64EEA5D0">
            <w:pPr>
              <w:pStyle w:val="58"/>
            </w:pPr>
            <w:r>
              <w:t>任务及运行状态数据</w:t>
            </w:r>
          </w:p>
        </w:tc>
        <w:tc>
          <w:tcPr>
            <w:tcW w:w="4638" w:type="dxa"/>
            <w:shd w:val="clear" w:color="auto" w:fill="FFFFFF"/>
            <w:tcMar>
              <w:top w:w="0" w:type="dxa"/>
              <w:left w:w="240" w:type="dxa"/>
              <w:bottom w:w="0" w:type="dxa"/>
              <w:right w:w="0" w:type="dxa"/>
            </w:tcMar>
          </w:tcPr>
          <w:p w14:paraId="325C0144">
            <w:pPr>
              <w:pStyle w:val="58"/>
            </w:pPr>
            <w:r>
              <w:t>定期增量备份</w:t>
            </w:r>
          </w:p>
        </w:tc>
      </w:tr>
      <w:tr w14:paraId="2705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14AE08E5">
            <w:pPr>
              <w:pStyle w:val="58"/>
            </w:pPr>
            <w:r>
              <w:t>算法参数及系统配置数据</w:t>
            </w:r>
          </w:p>
        </w:tc>
        <w:tc>
          <w:tcPr>
            <w:tcW w:w="4638" w:type="dxa"/>
            <w:shd w:val="clear" w:color="auto" w:fill="FFFFFF"/>
            <w:tcMar>
              <w:top w:w="0" w:type="dxa"/>
              <w:left w:w="240" w:type="dxa"/>
              <w:bottom w:w="0" w:type="dxa"/>
              <w:right w:w="0" w:type="dxa"/>
            </w:tcMar>
          </w:tcPr>
          <w:p w14:paraId="7397F103">
            <w:pPr>
              <w:pStyle w:val="58"/>
            </w:pPr>
            <w:r>
              <w:t>版本化备份</w:t>
            </w:r>
          </w:p>
        </w:tc>
      </w:tr>
      <w:tr w14:paraId="12E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4004" w:type="dxa"/>
            <w:shd w:val="clear" w:color="auto" w:fill="FFFFFF"/>
            <w:tcMar>
              <w:top w:w="0" w:type="dxa"/>
              <w:left w:w="0" w:type="dxa"/>
              <w:bottom w:w="0" w:type="dxa"/>
              <w:right w:w="240" w:type="dxa"/>
            </w:tcMar>
          </w:tcPr>
          <w:p w14:paraId="28609BCC">
            <w:pPr>
              <w:pStyle w:val="58"/>
            </w:pPr>
            <w:r>
              <w:t>系统日志与操作数据</w:t>
            </w:r>
          </w:p>
        </w:tc>
        <w:tc>
          <w:tcPr>
            <w:tcW w:w="4638" w:type="dxa"/>
            <w:shd w:val="clear" w:color="auto" w:fill="FFFFFF"/>
            <w:tcMar>
              <w:top w:w="0" w:type="dxa"/>
              <w:left w:w="240" w:type="dxa"/>
              <w:bottom w:w="0" w:type="dxa"/>
              <w:right w:w="0" w:type="dxa"/>
            </w:tcMar>
          </w:tcPr>
          <w:p w14:paraId="1D459EB4">
            <w:pPr>
              <w:pStyle w:val="58"/>
            </w:pPr>
            <w:r>
              <w:t>定期归档备份</w:t>
            </w:r>
          </w:p>
        </w:tc>
      </w:tr>
      <w:bookmarkEnd w:id="115"/>
    </w:tbl>
    <w:p w14:paraId="2134CBE4">
      <w:pPr>
        <w:pStyle w:val="4"/>
      </w:pPr>
      <w:bookmarkStart w:id="187" w:name="_Toc31361"/>
      <w:bookmarkStart w:id="188" w:name="_Toc240550101"/>
      <w:bookmarkStart w:id="189" w:name="_Toc134624914"/>
      <w:bookmarkStart w:id="190" w:name="_Toc20971"/>
      <w:bookmarkStart w:id="191" w:name="_Toc220368485"/>
      <w:r>
        <w:rPr>
          <w:rFonts w:hint="eastAsia"/>
        </w:rPr>
        <w:t>标准规范设计（SYC</w:t>
      </w:r>
      <w:r>
        <w:t>-WXYG-BZGF</w:t>
      </w:r>
      <w:r>
        <w:rPr>
          <w:rFonts w:hint="eastAsia"/>
        </w:rPr>
        <w:t>）</w:t>
      </w:r>
      <w:bookmarkEnd w:id="187"/>
      <w:bookmarkEnd w:id="188"/>
      <w:bookmarkEnd w:id="189"/>
      <w:bookmarkEnd w:id="190"/>
      <w:bookmarkEnd w:id="191"/>
    </w:p>
    <w:p w14:paraId="017E9DE8">
      <w:pPr>
        <w:ind w:firstLine="480"/>
        <w:jc w:val="both"/>
      </w:pPr>
      <w:r>
        <w:rPr>
          <w:rFonts w:hint="eastAsia"/>
        </w:rPr>
        <w:t>平台建设遵循地震应急和软件工程相关国家和行业标准，建设过程中规划了一系列规程规范，规范涵盖项目管理、运维管理、运营管理、开发设计、专业数据处理与应用等多个方面。</w:t>
      </w:r>
    </w:p>
    <w:p w14:paraId="717C89F8">
      <w:pPr>
        <w:pStyle w:val="5"/>
        <w:rPr>
          <w:snapToGrid w:val="0"/>
        </w:rPr>
      </w:pPr>
      <w:bookmarkStart w:id="192" w:name="OLE_LINK7"/>
      <w:bookmarkStart w:id="193" w:name="_Toc271764018"/>
      <w:bookmarkStart w:id="194" w:name="_Toc219910147"/>
      <w:bookmarkStart w:id="195" w:name="_Toc8705"/>
      <w:bookmarkStart w:id="196" w:name="_Toc217550536"/>
      <w:bookmarkStart w:id="197" w:name="_Toc240550102"/>
      <w:bookmarkStart w:id="198" w:name="_Toc1993679708"/>
      <w:bookmarkStart w:id="199" w:name="_Toc1173719804"/>
      <w:r>
        <w:rPr>
          <w:rFonts w:hint="eastAsia"/>
          <w:snapToGrid w:val="0"/>
        </w:rPr>
        <w:t>规程规范体系架构设</w:t>
      </w:r>
      <w:bookmarkEnd w:id="192"/>
      <w:r>
        <w:rPr>
          <w:rFonts w:hint="eastAsia"/>
          <w:snapToGrid w:val="0"/>
        </w:rPr>
        <w:t>计</w:t>
      </w:r>
      <w:bookmarkEnd w:id="193"/>
      <w:bookmarkEnd w:id="194"/>
      <w:bookmarkEnd w:id="195"/>
      <w:bookmarkEnd w:id="196"/>
      <w:bookmarkEnd w:id="197"/>
      <w:bookmarkEnd w:id="198"/>
      <w:bookmarkEnd w:id="199"/>
    </w:p>
    <w:p w14:paraId="51C5F43E">
      <w:pPr>
        <w:ind w:firstLine="480"/>
        <w:jc w:val="both"/>
      </w:pPr>
      <w:r>
        <w:rPr>
          <w:rFonts w:hint="eastAsia"/>
        </w:rPr>
        <w:t>针对平台建设规程规范，从项目管理、软件工程、基础数据处理、专业应用数据处理和信息安全等五个层次，分层分类进行了规划设计，针对不同规程规范在项目建设和平台运营阶段的作用周期也进行了分析。详细如下图所示：</w:t>
      </w:r>
    </w:p>
    <w:p w14:paraId="3237CB5C">
      <w:pPr>
        <w:spacing w:line="240" w:lineRule="auto"/>
        <w:ind w:firstLine="0" w:firstLineChars="0"/>
        <w:jc w:val="center"/>
      </w:pPr>
      <w:r>
        <w:rPr>
          <w:rFonts w:hint="eastAsia"/>
        </w:rPr>
        <w:drawing>
          <wp:inline distT="0" distB="0" distL="114300" distR="114300">
            <wp:extent cx="5203190" cy="3226435"/>
            <wp:effectExtent l="0" t="0" r="6985" b="254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34"/>
                    <a:stretch>
                      <a:fillRect/>
                    </a:stretch>
                  </pic:blipFill>
                  <pic:spPr>
                    <a:xfrm>
                      <a:off x="0" y="0"/>
                      <a:ext cx="5203190" cy="3226435"/>
                    </a:xfrm>
                    <a:prstGeom prst="rect">
                      <a:avLst/>
                    </a:prstGeom>
                  </pic:spPr>
                </pic:pic>
              </a:graphicData>
            </a:graphic>
          </wp:inline>
        </w:drawing>
      </w:r>
    </w:p>
    <w:p w14:paraId="21816449">
      <w:pPr>
        <w:spacing w:before="120" w:beforeLines="50" w:after="120" w:afterLines="50" w:line="240" w:lineRule="auto"/>
        <w:ind w:firstLine="0" w:firstLineChars="0"/>
        <w:jc w:val="center"/>
        <w:rPr>
          <w:b/>
          <w:sz w:val="21"/>
          <w:szCs w:val="21"/>
        </w:rPr>
      </w:pPr>
      <w:bookmarkStart w:id="200" w:name="_Toc82002433"/>
      <w:bookmarkEnd w:id="200"/>
      <w:bookmarkStart w:id="201" w:name="_Toc131672790"/>
      <w:bookmarkStart w:id="202" w:name="_Toc217550628"/>
      <w:bookmarkStart w:id="203" w:name="_Toc219910226"/>
      <w:r>
        <w:rPr>
          <w:b/>
          <w:sz w:val="21"/>
          <w:szCs w:val="21"/>
        </w:rPr>
        <w:t>图</w:t>
      </w:r>
      <w:r>
        <w:rPr>
          <w:b/>
          <w:sz w:val="21"/>
          <w:szCs w:val="21"/>
        </w:rPr>
        <w:fldChar w:fldCharType="begin"/>
      </w:r>
      <w:r>
        <w:rPr>
          <w:b/>
          <w:sz w:val="21"/>
          <w:szCs w:val="21"/>
        </w:rPr>
        <w:instrText xml:space="preserve"> STYLEREF 1 \s </w:instrText>
      </w:r>
      <w:r>
        <w:rPr>
          <w:b/>
          <w:sz w:val="21"/>
          <w:szCs w:val="21"/>
        </w:rPr>
        <w:fldChar w:fldCharType="separate"/>
      </w:r>
      <w:r>
        <w:rPr>
          <w:b/>
          <w:sz w:val="21"/>
          <w:szCs w:val="21"/>
        </w:rPr>
        <w:t>3</w:t>
      </w:r>
      <w:r>
        <w:rPr>
          <w:b/>
          <w:sz w:val="21"/>
          <w:szCs w:val="21"/>
        </w:rPr>
        <w:fldChar w:fldCharType="end"/>
      </w:r>
      <w:r>
        <w:rPr>
          <w:rFonts w:hint="eastAsia"/>
          <w:b/>
          <w:sz w:val="21"/>
          <w:szCs w:val="21"/>
        </w:rPr>
        <w:t>-</w:t>
      </w:r>
      <w:r>
        <w:rPr>
          <w:b/>
          <w:sz w:val="21"/>
          <w:szCs w:val="21"/>
        </w:rPr>
        <w:fldChar w:fldCharType="begin"/>
      </w:r>
      <w:r>
        <w:rPr>
          <w:b/>
          <w:sz w:val="21"/>
          <w:szCs w:val="21"/>
        </w:rPr>
        <w:instrText xml:space="preserve"> SEQ 图 \* ARABIC \s 1 </w:instrText>
      </w:r>
      <w:r>
        <w:rPr>
          <w:b/>
          <w:sz w:val="21"/>
          <w:szCs w:val="21"/>
        </w:rPr>
        <w:fldChar w:fldCharType="separate"/>
      </w:r>
      <w:r>
        <w:rPr>
          <w:b/>
          <w:sz w:val="21"/>
          <w:szCs w:val="21"/>
        </w:rPr>
        <w:t>7</w:t>
      </w:r>
      <w:r>
        <w:rPr>
          <w:b/>
          <w:sz w:val="21"/>
          <w:szCs w:val="21"/>
        </w:rPr>
        <w:fldChar w:fldCharType="end"/>
      </w:r>
      <w:bookmarkEnd w:id="201"/>
      <w:bookmarkStart w:id="204" w:name="_Toc32551"/>
      <w:r>
        <w:rPr>
          <w:rFonts w:hint="eastAsia"/>
          <w:b/>
          <w:sz w:val="21"/>
          <w:szCs w:val="21"/>
        </w:rPr>
        <w:t>平台软件标准规范体系架构</w:t>
      </w:r>
      <w:bookmarkEnd w:id="202"/>
      <w:bookmarkEnd w:id="203"/>
      <w:bookmarkEnd w:id="204"/>
    </w:p>
    <w:p w14:paraId="7BF11284">
      <w:pPr>
        <w:ind w:firstLine="480"/>
        <w:jc w:val="both"/>
      </w:pPr>
      <w:r>
        <w:rPr>
          <w:rFonts w:hint="eastAsia"/>
        </w:rPr>
        <w:t>其中：</w:t>
      </w:r>
    </w:p>
    <w:p w14:paraId="6A605586">
      <w:pPr>
        <w:ind w:firstLine="480"/>
        <w:jc w:val="both"/>
      </w:pPr>
      <w:r>
        <w:rPr>
          <w:rFonts w:hint="eastAsia"/>
        </w:rPr>
        <w:t>项目过程管理规范，主要约定过程资产和项目资产的管理规范，服务于项目建设全周期；</w:t>
      </w:r>
    </w:p>
    <w:p w14:paraId="0CBDF463">
      <w:pPr>
        <w:ind w:firstLine="480"/>
        <w:jc w:val="both"/>
      </w:pPr>
      <w:r>
        <w:rPr>
          <w:rFonts w:hint="eastAsia"/>
        </w:rPr>
        <w:t>软件工程规范，在遵循相关国家标准的基础上，编制完成开发设计和数据库设计相关规范，主要服务于设计、研制和集成阶段；</w:t>
      </w:r>
    </w:p>
    <w:p w14:paraId="6E55335B">
      <w:pPr>
        <w:ind w:firstLine="480"/>
        <w:jc w:val="both"/>
      </w:pPr>
      <w:r>
        <w:rPr>
          <w:rFonts w:hint="eastAsia"/>
        </w:rPr>
        <w:t>基础数据处理流程规范，在遵循国家标准和行业标准的基础上，编制平台基础数据接入、处理、质控、交换和科研计算相关规程规范，其中数据共享和计算服务共享相关规程规范对平台运营阶段也有很大意义；</w:t>
      </w:r>
    </w:p>
    <w:p w14:paraId="55A02F81">
      <w:pPr>
        <w:ind w:firstLine="480"/>
        <w:jc w:val="both"/>
      </w:pPr>
      <w:r>
        <w:rPr>
          <w:rFonts w:hint="eastAsia"/>
        </w:rPr>
        <w:t>专业应用数据处理流程规范，主要是针对平台各专业应用软件编制的规程规范，用于规范和指导软件研发，部分规范同样在平台运营阶段也有借鉴意义；</w:t>
      </w:r>
    </w:p>
    <w:p w14:paraId="7D4B5508">
      <w:pPr>
        <w:ind w:firstLine="480"/>
      </w:pPr>
      <w:r>
        <w:rPr>
          <w:rFonts w:hint="eastAsia"/>
        </w:rPr>
        <w:t>信息安全方面，严格遵循国家相关信息技术服务和信息安全技术标准规范。</w:t>
      </w:r>
    </w:p>
    <w:p w14:paraId="4E0A06B2">
      <w:pPr>
        <w:pStyle w:val="5"/>
      </w:pPr>
      <w:bookmarkStart w:id="205" w:name="_Toc240550103"/>
      <w:r>
        <w:t>软件需遵循的标准规范</w:t>
      </w:r>
      <w:bookmarkEnd w:id="205"/>
    </w:p>
    <w:p w14:paraId="71AFBEFE">
      <w:pPr>
        <w:ind w:firstLine="468"/>
      </w:pPr>
      <w:r>
        <w:rPr>
          <w:spacing w:val="-3"/>
        </w:rPr>
        <w:t>为保障中国地震科学实验场建设工程项目“地震预测与防震减灾应用分析平台”</w:t>
      </w:r>
      <w:r>
        <w:t>的建设质量与实施效率</w:t>
      </w:r>
      <w:r>
        <w:rPr>
          <w:rFonts w:hint="eastAsia"/>
        </w:rPr>
        <w:t>，卫星遥感软件需遵循以下</w:t>
      </w:r>
      <w:r>
        <w:t>工程标准规范体系。该体系是指导平台从硬件集成、软件开发、系统部署到业务运维全生命周期的标准化约束集合，旨在通过建立统一的技术语言、数据标准和流程规范，确保</w:t>
      </w:r>
      <w:r>
        <w:rPr>
          <w:rFonts w:hint="eastAsia"/>
        </w:rPr>
        <w:t>卫星遥感软件完成</w:t>
      </w:r>
      <w:r>
        <w:t>协同工作</w:t>
      </w:r>
      <w:r>
        <w:rPr>
          <w:rFonts w:hint="eastAsia"/>
        </w:rPr>
        <w:t>任务</w:t>
      </w:r>
      <w:r>
        <w:t>，最终实现一个技术先进、数据互通、业务协同、稳定可靠的综合性科研与应用平台</w:t>
      </w:r>
      <w:r>
        <w:rPr>
          <w:rFonts w:hint="eastAsia"/>
        </w:rPr>
        <w:t>。</w:t>
      </w:r>
    </w:p>
    <w:p w14:paraId="7E3EF86D">
      <w:pPr>
        <w:ind w:firstLine="480"/>
      </w:pPr>
      <w:r>
        <w:t>针对</w:t>
      </w:r>
      <w:r>
        <w:rPr>
          <w:rFonts w:hint="eastAsia"/>
        </w:rPr>
        <w:t>本</w:t>
      </w:r>
      <w:r>
        <w:t>研发软件涉及的专业数据处理分析，编制对应专业数据处理流程规范，包括输入数据、处理流程、关键控制参数、成果产出类型和格式等，明晰专业数据处理分析流程，实现对软件研制和系统集成的约束和指导。相应专业数据处理流程包括卫星影像严密构建与校正、热红外遥感数据检测与异常识别、热异常特征参数设置与匹配计算，能够整合目标区域形变速率和趋势等InSAR数据，支持设定形变速率，自动识别形变区域分析、具备房屋抗震能力评估模型构建与分析，支持不同建筑结构类型的抗震能力分析，能够提供卫星遥感专题产品样式设计与生产等内容。</w:t>
      </w:r>
    </w:p>
    <w:p w14:paraId="50CD6C00">
      <w:pPr>
        <w:pStyle w:val="106"/>
        <w:rPr>
          <w:rFonts w:hint="eastAsia"/>
        </w:rPr>
      </w:pPr>
      <w:bookmarkStart w:id="206" w:name="_Toc219910200"/>
      <w:bookmarkStart w:id="207" w:name="_Toc240549938"/>
      <w:r>
        <w:t>表</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表 \* ARABIC \s 1 </w:instrText>
      </w:r>
      <w:r>
        <w:rPr>
          <w:rFonts w:hint="eastAsia"/>
        </w:rPr>
        <w:fldChar w:fldCharType="separate"/>
      </w:r>
      <w:r>
        <w:rPr>
          <w:rFonts w:hint="eastAsia"/>
        </w:rPr>
        <w:t>24</w:t>
      </w:r>
      <w:r>
        <w:fldChar w:fldCharType="end"/>
      </w:r>
      <w:r>
        <w:rPr>
          <w:rFonts w:hint="eastAsia"/>
        </w:rPr>
        <w:t>平台需遵循的国家和行业标准清单表</w:t>
      </w:r>
      <w:bookmarkEnd w:id="206"/>
      <w:bookmarkEnd w:id="207"/>
    </w:p>
    <w:tbl>
      <w:tblPr>
        <w:tblStyle w:val="41"/>
        <w:tblW w:w="91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092"/>
        <w:gridCol w:w="1412"/>
        <w:gridCol w:w="4775"/>
        <w:gridCol w:w="998"/>
      </w:tblGrid>
      <w:tr w14:paraId="25A7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shd w:val="clear" w:color="auto" w:fill="D8D8D8" w:themeFill="background1" w:themeFillShade="D9"/>
            <w:tcMar>
              <w:left w:w="0" w:type="dxa"/>
              <w:right w:w="0" w:type="dxa"/>
            </w:tcMar>
          </w:tcPr>
          <w:p w14:paraId="73B52652">
            <w:pPr>
              <w:pStyle w:val="57"/>
              <w:widowControl w:val="0"/>
              <w:spacing w:before="120" w:beforeLines="50" w:after="120" w:afterLines="50"/>
            </w:pPr>
            <w:r>
              <w:rPr>
                <w:rFonts w:hint="eastAsia"/>
              </w:rPr>
              <w:t>序号</w:t>
            </w:r>
          </w:p>
        </w:tc>
        <w:tc>
          <w:tcPr>
            <w:tcW w:w="1092" w:type="dxa"/>
            <w:shd w:val="clear" w:color="auto" w:fill="D8D8D8" w:themeFill="background1" w:themeFillShade="D9"/>
            <w:tcMar>
              <w:left w:w="0" w:type="dxa"/>
              <w:right w:w="0" w:type="dxa"/>
            </w:tcMar>
          </w:tcPr>
          <w:p w14:paraId="078C0E54">
            <w:pPr>
              <w:pStyle w:val="57"/>
              <w:widowControl w:val="0"/>
              <w:spacing w:before="120" w:beforeLines="50" w:after="120" w:afterLines="50"/>
            </w:pPr>
            <w:r>
              <w:rPr>
                <w:rFonts w:hint="eastAsia"/>
              </w:rPr>
              <w:t>分类</w:t>
            </w:r>
          </w:p>
        </w:tc>
        <w:tc>
          <w:tcPr>
            <w:tcW w:w="1412" w:type="dxa"/>
            <w:shd w:val="clear" w:color="auto" w:fill="D8D8D8" w:themeFill="background1" w:themeFillShade="D9"/>
            <w:tcMar>
              <w:left w:w="0" w:type="dxa"/>
              <w:right w:w="0" w:type="dxa"/>
            </w:tcMar>
          </w:tcPr>
          <w:p w14:paraId="230E6DC8">
            <w:pPr>
              <w:pStyle w:val="57"/>
              <w:widowControl w:val="0"/>
              <w:spacing w:before="120" w:beforeLines="50" w:after="120" w:afterLines="50"/>
            </w:pPr>
            <w:r>
              <w:rPr>
                <w:rFonts w:hint="eastAsia"/>
              </w:rPr>
              <w:t>属性</w:t>
            </w:r>
          </w:p>
        </w:tc>
        <w:tc>
          <w:tcPr>
            <w:tcW w:w="4775" w:type="dxa"/>
            <w:shd w:val="clear" w:color="auto" w:fill="D8D8D8" w:themeFill="background1" w:themeFillShade="D9"/>
            <w:tcMar>
              <w:left w:w="0" w:type="dxa"/>
              <w:right w:w="0" w:type="dxa"/>
            </w:tcMar>
          </w:tcPr>
          <w:p w14:paraId="7B964D25">
            <w:pPr>
              <w:pStyle w:val="57"/>
              <w:widowControl w:val="0"/>
              <w:spacing w:before="120" w:beforeLines="50" w:after="120" w:afterLines="50"/>
            </w:pPr>
            <w:r>
              <w:rPr>
                <w:rFonts w:hint="eastAsia"/>
              </w:rPr>
              <w:t>标准规范编号及名称</w:t>
            </w:r>
          </w:p>
        </w:tc>
        <w:tc>
          <w:tcPr>
            <w:tcW w:w="998" w:type="dxa"/>
            <w:shd w:val="clear" w:color="auto" w:fill="D8D8D8" w:themeFill="background1" w:themeFillShade="D9"/>
            <w:tcMar>
              <w:left w:w="0" w:type="dxa"/>
              <w:right w:w="0" w:type="dxa"/>
            </w:tcMar>
          </w:tcPr>
          <w:p w14:paraId="501A8D2F">
            <w:pPr>
              <w:pStyle w:val="57"/>
              <w:widowControl w:val="0"/>
              <w:spacing w:before="120" w:beforeLines="50" w:after="120" w:afterLines="50"/>
            </w:pPr>
            <w:r>
              <w:rPr>
                <w:rFonts w:hint="eastAsia"/>
              </w:rPr>
              <w:t>状态</w:t>
            </w:r>
          </w:p>
        </w:tc>
      </w:tr>
      <w:tr w14:paraId="429B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1A0D8AD5">
            <w:pPr>
              <w:pStyle w:val="58"/>
              <w:spacing w:before="120" w:beforeLines="50" w:after="120" w:afterLines="50"/>
              <w:jc w:val="both"/>
            </w:pPr>
            <w:r>
              <w:t>1</w:t>
            </w:r>
          </w:p>
        </w:tc>
        <w:tc>
          <w:tcPr>
            <w:tcW w:w="1092" w:type="dxa"/>
            <w:tcMar>
              <w:left w:w="0" w:type="dxa"/>
              <w:right w:w="0" w:type="dxa"/>
            </w:tcMar>
          </w:tcPr>
          <w:p w14:paraId="1493DBD5">
            <w:pPr>
              <w:pStyle w:val="58"/>
              <w:spacing w:before="120" w:beforeLines="50" w:after="120" w:afterLines="50"/>
              <w:jc w:val="both"/>
            </w:pPr>
            <w:r>
              <w:t>软件工程</w:t>
            </w:r>
          </w:p>
        </w:tc>
        <w:tc>
          <w:tcPr>
            <w:tcW w:w="1412" w:type="dxa"/>
            <w:tcMar>
              <w:left w:w="0" w:type="dxa"/>
              <w:right w:w="0" w:type="dxa"/>
            </w:tcMar>
          </w:tcPr>
          <w:p w14:paraId="076534AD">
            <w:pPr>
              <w:pStyle w:val="58"/>
              <w:spacing w:before="120" w:beforeLines="50" w:after="120" w:afterLines="50"/>
              <w:jc w:val="both"/>
            </w:pPr>
            <w:r>
              <w:t>国家标准</w:t>
            </w:r>
          </w:p>
        </w:tc>
        <w:tc>
          <w:tcPr>
            <w:tcW w:w="4775" w:type="dxa"/>
            <w:tcMar>
              <w:left w:w="0" w:type="dxa"/>
              <w:right w:w="0" w:type="dxa"/>
            </w:tcMar>
          </w:tcPr>
          <w:p w14:paraId="50A29076">
            <w:pPr>
              <w:pStyle w:val="58"/>
              <w:spacing w:before="120" w:beforeLines="50" w:after="120" w:afterLines="50"/>
              <w:jc w:val="both"/>
            </w:pPr>
            <w:r>
              <w:t>GB/T9385-2008计算机软件需求规格说明规范</w:t>
            </w:r>
          </w:p>
        </w:tc>
        <w:tc>
          <w:tcPr>
            <w:tcW w:w="998" w:type="dxa"/>
            <w:tcMar>
              <w:left w:w="0" w:type="dxa"/>
              <w:right w:w="0" w:type="dxa"/>
            </w:tcMar>
          </w:tcPr>
          <w:p w14:paraId="078CE0E1">
            <w:pPr>
              <w:pStyle w:val="58"/>
              <w:spacing w:before="120" w:beforeLines="50" w:after="120" w:afterLines="50"/>
              <w:jc w:val="both"/>
            </w:pPr>
            <w:r>
              <w:t>现行</w:t>
            </w:r>
          </w:p>
        </w:tc>
      </w:tr>
      <w:tr w14:paraId="3FD6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6B6E6A11">
            <w:pPr>
              <w:pStyle w:val="58"/>
              <w:spacing w:before="120" w:beforeLines="50" w:after="120" w:afterLines="50"/>
              <w:jc w:val="both"/>
            </w:pPr>
            <w:r>
              <w:t>2</w:t>
            </w:r>
          </w:p>
        </w:tc>
        <w:tc>
          <w:tcPr>
            <w:tcW w:w="1092" w:type="dxa"/>
            <w:tcMar>
              <w:left w:w="0" w:type="dxa"/>
              <w:right w:w="0" w:type="dxa"/>
            </w:tcMar>
          </w:tcPr>
          <w:p w14:paraId="05E8053E">
            <w:pPr>
              <w:pStyle w:val="58"/>
              <w:spacing w:before="120" w:beforeLines="50" w:after="120" w:afterLines="50"/>
              <w:jc w:val="both"/>
            </w:pPr>
            <w:r>
              <w:t>软件工程</w:t>
            </w:r>
          </w:p>
        </w:tc>
        <w:tc>
          <w:tcPr>
            <w:tcW w:w="1412" w:type="dxa"/>
            <w:tcMar>
              <w:left w:w="0" w:type="dxa"/>
              <w:right w:w="0" w:type="dxa"/>
            </w:tcMar>
          </w:tcPr>
          <w:p w14:paraId="311DC0C4">
            <w:pPr>
              <w:pStyle w:val="58"/>
              <w:spacing w:before="120" w:beforeLines="50" w:after="120" w:afterLines="50"/>
              <w:jc w:val="both"/>
            </w:pPr>
            <w:r>
              <w:t>国家标准</w:t>
            </w:r>
          </w:p>
        </w:tc>
        <w:tc>
          <w:tcPr>
            <w:tcW w:w="4775" w:type="dxa"/>
            <w:tcMar>
              <w:left w:w="0" w:type="dxa"/>
              <w:right w:w="0" w:type="dxa"/>
            </w:tcMar>
          </w:tcPr>
          <w:p w14:paraId="5D78DD3E">
            <w:pPr>
              <w:pStyle w:val="58"/>
              <w:spacing w:before="120" w:beforeLines="50" w:after="120" w:afterLines="50"/>
              <w:jc w:val="both"/>
            </w:pPr>
            <w:r>
              <w:t>GB/T8567-2006计算机软件文档编制规范</w:t>
            </w:r>
          </w:p>
        </w:tc>
        <w:tc>
          <w:tcPr>
            <w:tcW w:w="998" w:type="dxa"/>
            <w:tcMar>
              <w:left w:w="0" w:type="dxa"/>
              <w:right w:w="0" w:type="dxa"/>
            </w:tcMar>
          </w:tcPr>
          <w:p w14:paraId="00CC7CA7">
            <w:pPr>
              <w:pStyle w:val="58"/>
              <w:spacing w:before="120" w:beforeLines="50" w:after="120" w:afterLines="50"/>
              <w:jc w:val="both"/>
            </w:pPr>
            <w:r>
              <w:t>现行</w:t>
            </w:r>
          </w:p>
        </w:tc>
      </w:tr>
      <w:tr w14:paraId="5A93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2C937597">
            <w:pPr>
              <w:pStyle w:val="58"/>
              <w:spacing w:before="120" w:beforeLines="50" w:after="120" w:afterLines="50"/>
              <w:jc w:val="both"/>
            </w:pPr>
            <w:r>
              <w:t>3</w:t>
            </w:r>
          </w:p>
        </w:tc>
        <w:tc>
          <w:tcPr>
            <w:tcW w:w="1092" w:type="dxa"/>
            <w:tcMar>
              <w:left w:w="0" w:type="dxa"/>
              <w:right w:w="0" w:type="dxa"/>
            </w:tcMar>
          </w:tcPr>
          <w:p w14:paraId="3012FB3F">
            <w:pPr>
              <w:pStyle w:val="58"/>
              <w:spacing w:before="120" w:beforeLines="50" w:after="120" w:afterLines="50"/>
              <w:jc w:val="both"/>
            </w:pPr>
            <w:r>
              <w:t>软件工程</w:t>
            </w:r>
          </w:p>
        </w:tc>
        <w:tc>
          <w:tcPr>
            <w:tcW w:w="1412" w:type="dxa"/>
            <w:tcMar>
              <w:left w:w="0" w:type="dxa"/>
              <w:right w:w="0" w:type="dxa"/>
            </w:tcMar>
          </w:tcPr>
          <w:p w14:paraId="633D6E1C">
            <w:pPr>
              <w:pStyle w:val="58"/>
              <w:spacing w:before="120" w:beforeLines="50" w:after="120" w:afterLines="50"/>
              <w:jc w:val="both"/>
            </w:pPr>
            <w:r>
              <w:t>国家标准</w:t>
            </w:r>
          </w:p>
        </w:tc>
        <w:tc>
          <w:tcPr>
            <w:tcW w:w="4775" w:type="dxa"/>
            <w:tcMar>
              <w:left w:w="0" w:type="dxa"/>
              <w:right w:w="0" w:type="dxa"/>
            </w:tcMar>
          </w:tcPr>
          <w:p w14:paraId="46B61A4A">
            <w:pPr>
              <w:pStyle w:val="58"/>
              <w:spacing w:before="120" w:beforeLines="50" w:after="120" w:afterLines="50"/>
              <w:jc w:val="both"/>
            </w:pPr>
            <w:r>
              <w:t>GB/T9386-2008计算机软件测试文档编制规范</w:t>
            </w:r>
          </w:p>
        </w:tc>
        <w:tc>
          <w:tcPr>
            <w:tcW w:w="998" w:type="dxa"/>
            <w:tcMar>
              <w:left w:w="0" w:type="dxa"/>
              <w:right w:w="0" w:type="dxa"/>
            </w:tcMar>
          </w:tcPr>
          <w:p w14:paraId="531B54DC">
            <w:pPr>
              <w:pStyle w:val="58"/>
              <w:spacing w:before="120" w:beforeLines="50" w:after="120" w:afterLines="50"/>
              <w:jc w:val="both"/>
            </w:pPr>
            <w:r>
              <w:t>现行</w:t>
            </w:r>
          </w:p>
        </w:tc>
      </w:tr>
      <w:tr w14:paraId="6144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6" w:type="dxa"/>
            <w:tcMar>
              <w:left w:w="0" w:type="dxa"/>
              <w:right w:w="0" w:type="dxa"/>
            </w:tcMar>
          </w:tcPr>
          <w:p w14:paraId="625C1F5A">
            <w:pPr>
              <w:pStyle w:val="58"/>
              <w:spacing w:before="120" w:beforeLines="50" w:after="120" w:afterLines="50"/>
              <w:jc w:val="both"/>
            </w:pPr>
            <w:r>
              <w:rPr>
                <w:rFonts w:hint="eastAsia"/>
              </w:rPr>
              <w:t>4</w:t>
            </w:r>
          </w:p>
        </w:tc>
        <w:tc>
          <w:tcPr>
            <w:tcW w:w="1092" w:type="dxa"/>
            <w:tcMar>
              <w:left w:w="0" w:type="dxa"/>
              <w:right w:w="0" w:type="dxa"/>
            </w:tcMar>
          </w:tcPr>
          <w:p w14:paraId="032BBBB5">
            <w:pPr>
              <w:pStyle w:val="58"/>
              <w:spacing w:before="120" w:beforeLines="50" w:after="120" w:afterLines="50"/>
              <w:jc w:val="both"/>
            </w:pPr>
            <w:r>
              <w:rPr>
                <w:rFonts w:hint="eastAsia"/>
              </w:rPr>
              <w:t>软件工程</w:t>
            </w:r>
          </w:p>
        </w:tc>
        <w:tc>
          <w:tcPr>
            <w:tcW w:w="1412" w:type="dxa"/>
            <w:tcMar>
              <w:left w:w="0" w:type="dxa"/>
              <w:right w:w="0" w:type="dxa"/>
            </w:tcMar>
          </w:tcPr>
          <w:p w14:paraId="3FCCB378">
            <w:pPr>
              <w:pStyle w:val="58"/>
              <w:spacing w:before="120" w:beforeLines="50" w:after="120" w:afterLines="50"/>
              <w:jc w:val="both"/>
            </w:pPr>
            <w:r>
              <w:rPr>
                <w:rFonts w:hint="eastAsia"/>
              </w:rPr>
              <w:t>国家标准</w:t>
            </w:r>
          </w:p>
        </w:tc>
        <w:tc>
          <w:tcPr>
            <w:tcW w:w="4775" w:type="dxa"/>
            <w:tcMar>
              <w:left w:w="0" w:type="dxa"/>
              <w:right w:w="0" w:type="dxa"/>
            </w:tcMar>
          </w:tcPr>
          <w:p w14:paraId="2B0DDC96">
            <w:pPr>
              <w:pStyle w:val="58"/>
              <w:spacing w:before="120" w:beforeLines="50" w:after="120" w:afterLines="50"/>
              <w:jc w:val="both"/>
            </w:pPr>
            <w:r>
              <w:rPr>
                <w:rFonts w:hint="eastAsia"/>
              </w:rPr>
              <w:t>GB/T15532-2008计算机软件测试规范</w:t>
            </w:r>
          </w:p>
        </w:tc>
        <w:tc>
          <w:tcPr>
            <w:tcW w:w="998" w:type="dxa"/>
            <w:tcMar>
              <w:left w:w="0" w:type="dxa"/>
              <w:right w:w="0" w:type="dxa"/>
            </w:tcMar>
          </w:tcPr>
          <w:p w14:paraId="4DD436BD">
            <w:pPr>
              <w:pStyle w:val="58"/>
              <w:spacing w:before="120" w:beforeLines="50" w:after="120" w:afterLines="50"/>
              <w:jc w:val="both"/>
            </w:pPr>
            <w:r>
              <w:rPr>
                <w:rFonts w:hint="eastAsia"/>
              </w:rPr>
              <w:t>现行</w:t>
            </w:r>
          </w:p>
        </w:tc>
      </w:tr>
      <w:tr w14:paraId="7BE2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2A2FDE9C">
            <w:pPr>
              <w:pStyle w:val="58"/>
              <w:spacing w:before="120" w:beforeLines="50" w:after="120" w:afterLines="50"/>
              <w:jc w:val="both"/>
            </w:pPr>
            <w:r>
              <w:rPr>
                <w:rFonts w:hint="eastAsia"/>
              </w:rPr>
              <w:t>5</w:t>
            </w:r>
          </w:p>
        </w:tc>
        <w:tc>
          <w:tcPr>
            <w:tcW w:w="1092" w:type="dxa"/>
            <w:tcMar>
              <w:left w:w="0" w:type="dxa"/>
              <w:right w:w="0" w:type="dxa"/>
            </w:tcMar>
          </w:tcPr>
          <w:p w14:paraId="097BCB4F">
            <w:pPr>
              <w:pStyle w:val="58"/>
              <w:spacing w:before="120" w:beforeLines="50" w:after="120" w:afterLines="50"/>
              <w:jc w:val="both"/>
            </w:pPr>
            <w:r>
              <w:rPr>
                <w:rFonts w:hint="eastAsia"/>
              </w:rPr>
              <w:t>信息安全</w:t>
            </w:r>
          </w:p>
        </w:tc>
        <w:tc>
          <w:tcPr>
            <w:tcW w:w="1412" w:type="dxa"/>
            <w:tcMar>
              <w:left w:w="0" w:type="dxa"/>
              <w:right w:w="0" w:type="dxa"/>
            </w:tcMar>
          </w:tcPr>
          <w:p w14:paraId="6D3357DC">
            <w:pPr>
              <w:pStyle w:val="58"/>
              <w:spacing w:before="120" w:beforeLines="50" w:after="120" w:afterLines="50"/>
              <w:jc w:val="both"/>
            </w:pPr>
            <w:r>
              <w:rPr>
                <w:rFonts w:hint="eastAsia"/>
              </w:rPr>
              <w:t>国家标准</w:t>
            </w:r>
          </w:p>
        </w:tc>
        <w:tc>
          <w:tcPr>
            <w:tcW w:w="4775" w:type="dxa"/>
            <w:tcMar>
              <w:left w:w="0" w:type="dxa"/>
              <w:right w:w="0" w:type="dxa"/>
            </w:tcMar>
          </w:tcPr>
          <w:p w14:paraId="65BE7BAB">
            <w:pPr>
              <w:pStyle w:val="58"/>
              <w:spacing w:before="120" w:beforeLines="50" w:after="120" w:afterLines="50"/>
              <w:jc w:val="both"/>
            </w:pPr>
            <w:r>
              <w:rPr>
                <w:rFonts w:hint="eastAsia"/>
              </w:rPr>
              <w:t>GB/T22239-2019信息安全技术网络安全等级保护基本要求</w:t>
            </w:r>
          </w:p>
        </w:tc>
        <w:tc>
          <w:tcPr>
            <w:tcW w:w="998" w:type="dxa"/>
            <w:tcMar>
              <w:left w:w="0" w:type="dxa"/>
              <w:right w:w="0" w:type="dxa"/>
            </w:tcMar>
          </w:tcPr>
          <w:p w14:paraId="579B4CED">
            <w:pPr>
              <w:pStyle w:val="58"/>
              <w:spacing w:before="120" w:beforeLines="50" w:after="120" w:afterLines="50"/>
              <w:jc w:val="both"/>
            </w:pPr>
            <w:r>
              <w:rPr>
                <w:rFonts w:hint="eastAsia"/>
              </w:rPr>
              <w:t>现行</w:t>
            </w:r>
          </w:p>
        </w:tc>
      </w:tr>
      <w:tr w14:paraId="1053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4D75DF8A">
            <w:pPr>
              <w:pStyle w:val="58"/>
              <w:spacing w:before="120" w:beforeLines="50" w:after="120" w:afterLines="50"/>
              <w:jc w:val="both"/>
            </w:pPr>
            <w:r>
              <w:rPr>
                <w:rFonts w:hint="eastAsia"/>
              </w:rPr>
              <w:t>6</w:t>
            </w:r>
          </w:p>
        </w:tc>
        <w:tc>
          <w:tcPr>
            <w:tcW w:w="1092" w:type="dxa"/>
            <w:tcMar>
              <w:left w:w="0" w:type="dxa"/>
              <w:right w:w="0" w:type="dxa"/>
            </w:tcMar>
          </w:tcPr>
          <w:p w14:paraId="3E0D99CF">
            <w:pPr>
              <w:pStyle w:val="58"/>
              <w:spacing w:before="120" w:beforeLines="50" w:after="120" w:afterLines="50"/>
              <w:jc w:val="both"/>
            </w:pPr>
            <w:r>
              <w:rPr>
                <w:rFonts w:hint="eastAsia"/>
              </w:rPr>
              <w:t>信息安全</w:t>
            </w:r>
          </w:p>
        </w:tc>
        <w:tc>
          <w:tcPr>
            <w:tcW w:w="1412" w:type="dxa"/>
            <w:tcMar>
              <w:left w:w="0" w:type="dxa"/>
              <w:right w:w="0" w:type="dxa"/>
            </w:tcMar>
          </w:tcPr>
          <w:p w14:paraId="2AD26A86">
            <w:pPr>
              <w:pStyle w:val="58"/>
              <w:spacing w:before="120" w:beforeLines="50" w:after="120" w:afterLines="50"/>
              <w:jc w:val="both"/>
            </w:pPr>
            <w:r>
              <w:rPr>
                <w:rFonts w:hint="eastAsia"/>
              </w:rPr>
              <w:t>国家标准</w:t>
            </w:r>
          </w:p>
        </w:tc>
        <w:tc>
          <w:tcPr>
            <w:tcW w:w="4775" w:type="dxa"/>
            <w:tcMar>
              <w:left w:w="0" w:type="dxa"/>
              <w:right w:w="0" w:type="dxa"/>
            </w:tcMar>
          </w:tcPr>
          <w:p w14:paraId="654D65BA">
            <w:pPr>
              <w:pStyle w:val="58"/>
              <w:spacing w:before="120" w:beforeLines="50" w:after="120" w:afterLines="50"/>
              <w:jc w:val="both"/>
            </w:pPr>
            <w:r>
              <w:rPr>
                <w:rFonts w:hint="eastAsia"/>
              </w:rPr>
              <w:t>GB/T22240-2020信息安全技术网络安全等级保护定级指南</w:t>
            </w:r>
          </w:p>
        </w:tc>
        <w:tc>
          <w:tcPr>
            <w:tcW w:w="998" w:type="dxa"/>
            <w:tcMar>
              <w:left w:w="0" w:type="dxa"/>
              <w:right w:w="0" w:type="dxa"/>
            </w:tcMar>
          </w:tcPr>
          <w:p w14:paraId="6544829C">
            <w:pPr>
              <w:pStyle w:val="58"/>
              <w:spacing w:before="120" w:beforeLines="50" w:after="120" w:afterLines="50"/>
              <w:jc w:val="both"/>
            </w:pPr>
            <w:r>
              <w:rPr>
                <w:rFonts w:hint="eastAsia"/>
              </w:rPr>
              <w:t>现行</w:t>
            </w:r>
          </w:p>
        </w:tc>
      </w:tr>
      <w:tr w14:paraId="02F6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6F4A38FF">
            <w:pPr>
              <w:pStyle w:val="58"/>
              <w:spacing w:before="120" w:beforeLines="50" w:after="120" w:afterLines="50"/>
              <w:jc w:val="both"/>
            </w:pPr>
            <w:r>
              <w:rPr>
                <w:rFonts w:hint="eastAsia"/>
              </w:rPr>
              <w:t>7</w:t>
            </w:r>
          </w:p>
        </w:tc>
        <w:tc>
          <w:tcPr>
            <w:tcW w:w="1092" w:type="dxa"/>
            <w:tcMar>
              <w:left w:w="0" w:type="dxa"/>
              <w:right w:w="0" w:type="dxa"/>
            </w:tcMar>
          </w:tcPr>
          <w:p w14:paraId="0D798926">
            <w:pPr>
              <w:pStyle w:val="58"/>
              <w:spacing w:before="120" w:beforeLines="50" w:after="120" w:afterLines="50"/>
              <w:jc w:val="both"/>
            </w:pPr>
            <w:r>
              <w:rPr>
                <w:rFonts w:hint="eastAsia"/>
              </w:rPr>
              <w:t>信息安全</w:t>
            </w:r>
          </w:p>
        </w:tc>
        <w:tc>
          <w:tcPr>
            <w:tcW w:w="1412" w:type="dxa"/>
            <w:tcMar>
              <w:left w:w="0" w:type="dxa"/>
              <w:right w:w="0" w:type="dxa"/>
            </w:tcMar>
          </w:tcPr>
          <w:p w14:paraId="0A8F29AF">
            <w:pPr>
              <w:pStyle w:val="58"/>
              <w:spacing w:before="120" w:beforeLines="50" w:after="120" w:afterLines="50"/>
              <w:jc w:val="both"/>
            </w:pPr>
            <w:r>
              <w:rPr>
                <w:rFonts w:hint="eastAsia"/>
              </w:rPr>
              <w:t>国家标准</w:t>
            </w:r>
          </w:p>
        </w:tc>
        <w:tc>
          <w:tcPr>
            <w:tcW w:w="4775" w:type="dxa"/>
            <w:tcMar>
              <w:left w:w="0" w:type="dxa"/>
              <w:right w:w="0" w:type="dxa"/>
            </w:tcMar>
          </w:tcPr>
          <w:p w14:paraId="313EDEDD">
            <w:pPr>
              <w:pStyle w:val="58"/>
              <w:spacing w:before="120" w:beforeLines="50" w:after="120" w:afterLines="50"/>
              <w:jc w:val="both"/>
            </w:pPr>
            <w:r>
              <w:rPr>
                <w:rFonts w:hint="eastAsia"/>
              </w:rPr>
              <w:t>GB/T25058-2019信息安全技术网络安全等级保护实施指南</w:t>
            </w:r>
          </w:p>
        </w:tc>
        <w:tc>
          <w:tcPr>
            <w:tcW w:w="998" w:type="dxa"/>
            <w:tcMar>
              <w:left w:w="0" w:type="dxa"/>
              <w:right w:w="0" w:type="dxa"/>
            </w:tcMar>
          </w:tcPr>
          <w:p w14:paraId="53F89847">
            <w:pPr>
              <w:pStyle w:val="58"/>
              <w:spacing w:before="120" w:beforeLines="50" w:after="120" w:afterLines="50"/>
              <w:jc w:val="both"/>
            </w:pPr>
            <w:r>
              <w:rPr>
                <w:rFonts w:hint="eastAsia"/>
              </w:rPr>
              <w:t>现行</w:t>
            </w:r>
          </w:p>
        </w:tc>
      </w:tr>
      <w:tr w14:paraId="3BDE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51321087">
            <w:pPr>
              <w:pStyle w:val="58"/>
              <w:spacing w:before="120" w:beforeLines="50" w:after="120" w:afterLines="50"/>
              <w:jc w:val="both"/>
            </w:pPr>
            <w:r>
              <w:rPr>
                <w:rFonts w:hint="eastAsia"/>
              </w:rPr>
              <w:t>8</w:t>
            </w:r>
          </w:p>
        </w:tc>
        <w:tc>
          <w:tcPr>
            <w:tcW w:w="1092" w:type="dxa"/>
            <w:tcMar>
              <w:left w:w="0" w:type="dxa"/>
              <w:right w:w="0" w:type="dxa"/>
            </w:tcMar>
          </w:tcPr>
          <w:p w14:paraId="08B0E26A">
            <w:pPr>
              <w:pStyle w:val="58"/>
              <w:spacing w:before="120" w:beforeLines="50" w:after="120" w:afterLines="50"/>
              <w:jc w:val="both"/>
            </w:pPr>
            <w:r>
              <w:rPr>
                <w:rFonts w:hint="eastAsia"/>
              </w:rPr>
              <w:t>信息安全</w:t>
            </w:r>
          </w:p>
        </w:tc>
        <w:tc>
          <w:tcPr>
            <w:tcW w:w="1412" w:type="dxa"/>
            <w:tcMar>
              <w:left w:w="0" w:type="dxa"/>
              <w:right w:w="0" w:type="dxa"/>
            </w:tcMar>
          </w:tcPr>
          <w:p w14:paraId="04EABF0C">
            <w:pPr>
              <w:pStyle w:val="58"/>
              <w:spacing w:before="120" w:beforeLines="50" w:after="120" w:afterLines="50"/>
              <w:jc w:val="both"/>
            </w:pPr>
            <w:r>
              <w:rPr>
                <w:rFonts w:hint="eastAsia"/>
              </w:rPr>
              <w:t>国家标准</w:t>
            </w:r>
          </w:p>
        </w:tc>
        <w:tc>
          <w:tcPr>
            <w:tcW w:w="4775" w:type="dxa"/>
            <w:tcMar>
              <w:left w:w="0" w:type="dxa"/>
              <w:right w:w="0" w:type="dxa"/>
            </w:tcMar>
          </w:tcPr>
          <w:p w14:paraId="3CAFEE3A">
            <w:pPr>
              <w:pStyle w:val="58"/>
              <w:spacing w:before="120" w:beforeLines="50" w:after="120" w:afterLines="50"/>
              <w:jc w:val="both"/>
            </w:pPr>
            <w:r>
              <w:rPr>
                <w:rFonts w:hint="eastAsia"/>
              </w:rPr>
              <w:t>GB/T43697-2024数据安全技术数据分类分级规则</w:t>
            </w:r>
          </w:p>
        </w:tc>
        <w:tc>
          <w:tcPr>
            <w:tcW w:w="998" w:type="dxa"/>
            <w:tcMar>
              <w:left w:w="0" w:type="dxa"/>
              <w:right w:w="0" w:type="dxa"/>
            </w:tcMar>
          </w:tcPr>
          <w:p w14:paraId="4452E9C2">
            <w:pPr>
              <w:pStyle w:val="58"/>
              <w:spacing w:before="120" w:beforeLines="50" w:after="120" w:afterLines="50"/>
              <w:jc w:val="both"/>
            </w:pPr>
            <w:r>
              <w:rPr>
                <w:rFonts w:hint="eastAsia"/>
              </w:rPr>
              <w:t>现行</w:t>
            </w:r>
          </w:p>
        </w:tc>
      </w:tr>
      <w:tr w14:paraId="3D9B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62857899">
            <w:pPr>
              <w:pStyle w:val="58"/>
              <w:spacing w:before="120" w:beforeLines="50" w:after="120" w:afterLines="50"/>
              <w:jc w:val="both"/>
            </w:pPr>
            <w:r>
              <w:rPr>
                <w:rFonts w:hint="eastAsia"/>
              </w:rPr>
              <w:t>9</w:t>
            </w:r>
          </w:p>
        </w:tc>
        <w:tc>
          <w:tcPr>
            <w:tcW w:w="1092" w:type="dxa"/>
            <w:tcMar>
              <w:left w:w="0" w:type="dxa"/>
              <w:right w:w="0" w:type="dxa"/>
            </w:tcMar>
          </w:tcPr>
          <w:p w14:paraId="3570797F">
            <w:pPr>
              <w:pStyle w:val="58"/>
              <w:spacing w:before="120" w:beforeLines="50" w:after="120" w:afterLines="50"/>
              <w:jc w:val="both"/>
            </w:pPr>
            <w:r>
              <w:rPr>
                <w:rFonts w:hint="eastAsia"/>
              </w:rPr>
              <w:t>信息安全</w:t>
            </w:r>
          </w:p>
        </w:tc>
        <w:tc>
          <w:tcPr>
            <w:tcW w:w="1412" w:type="dxa"/>
            <w:tcMar>
              <w:left w:w="0" w:type="dxa"/>
              <w:right w:w="0" w:type="dxa"/>
            </w:tcMar>
          </w:tcPr>
          <w:p w14:paraId="36F1D6E7">
            <w:pPr>
              <w:pStyle w:val="58"/>
              <w:spacing w:before="120" w:beforeLines="50" w:after="120" w:afterLines="50"/>
              <w:jc w:val="both"/>
            </w:pPr>
            <w:r>
              <w:rPr>
                <w:rFonts w:hint="eastAsia"/>
              </w:rPr>
              <w:t>国家标准</w:t>
            </w:r>
          </w:p>
        </w:tc>
        <w:tc>
          <w:tcPr>
            <w:tcW w:w="4775" w:type="dxa"/>
            <w:tcMar>
              <w:left w:w="0" w:type="dxa"/>
              <w:right w:w="0" w:type="dxa"/>
            </w:tcMar>
          </w:tcPr>
          <w:p w14:paraId="76CE269E">
            <w:pPr>
              <w:pStyle w:val="58"/>
              <w:spacing w:before="120" w:beforeLines="50" w:after="120" w:afterLines="50"/>
              <w:jc w:val="both"/>
            </w:pPr>
            <w:r>
              <w:rPr>
                <w:rFonts w:hint="eastAsia"/>
              </w:rPr>
              <w:t>GB/T39786-2021信息安全技术信息系统密码应用基本要求</w:t>
            </w:r>
          </w:p>
        </w:tc>
        <w:tc>
          <w:tcPr>
            <w:tcW w:w="998" w:type="dxa"/>
            <w:tcMar>
              <w:left w:w="0" w:type="dxa"/>
              <w:right w:w="0" w:type="dxa"/>
            </w:tcMar>
          </w:tcPr>
          <w:p w14:paraId="5DAC7F45">
            <w:pPr>
              <w:pStyle w:val="58"/>
              <w:spacing w:before="120" w:beforeLines="50" w:after="120" w:afterLines="50"/>
              <w:jc w:val="both"/>
            </w:pPr>
            <w:r>
              <w:rPr>
                <w:rFonts w:hint="eastAsia"/>
              </w:rPr>
              <w:t>现行</w:t>
            </w:r>
          </w:p>
        </w:tc>
      </w:tr>
      <w:tr w14:paraId="183D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0EE28F6F">
            <w:pPr>
              <w:pStyle w:val="58"/>
              <w:spacing w:before="120" w:beforeLines="50" w:after="120" w:afterLines="50"/>
              <w:jc w:val="both"/>
            </w:pPr>
            <w:r>
              <w:rPr>
                <w:rFonts w:hint="eastAsia"/>
              </w:rPr>
              <w:t>10</w:t>
            </w:r>
          </w:p>
        </w:tc>
        <w:tc>
          <w:tcPr>
            <w:tcW w:w="1092" w:type="dxa"/>
            <w:tcMar>
              <w:left w:w="0" w:type="dxa"/>
              <w:right w:w="0" w:type="dxa"/>
            </w:tcMar>
          </w:tcPr>
          <w:p w14:paraId="24A54F8C">
            <w:pPr>
              <w:pStyle w:val="58"/>
              <w:spacing w:before="120" w:beforeLines="50" w:after="120" w:afterLines="50"/>
              <w:jc w:val="both"/>
            </w:pPr>
            <w:r>
              <w:rPr>
                <w:rFonts w:hint="eastAsia"/>
              </w:rPr>
              <w:t>地震行业</w:t>
            </w:r>
          </w:p>
        </w:tc>
        <w:tc>
          <w:tcPr>
            <w:tcW w:w="1412" w:type="dxa"/>
            <w:tcMar>
              <w:left w:w="0" w:type="dxa"/>
              <w:right w:w="0" w:type="dxa"/>
            </w:tcMar>
          </w:tcPr>
          <w:p w14:paraId="74E96681">
            <w:pPr>
              <w:pStyle w:val="58"/>
              <w:spacing w:before="120" w:beforeLines="50" w:after="120" w:afterLines="50"/>
              <w:jc w:val="both"/>
            </w:pPr>
            <w:r>
              <w:rPr>
                <w:rFonts w:hint="eastAsia"/>
              </w:rPr>
              <w:t>国家标准</w:t>
            </w:r>
          </w:p>
        </w:tc>
        <w:tc>
          <w:tcPr>
            <w:tcW w:w="4775" w:type="dxa"/>
            <w:tcMar>
              <w:left w:w="0" w:type="dxa"/>
              <w:right w:w="0" w:type="dxa"/>
            </w:tcMar>
          </w:tcPr>
          <w:p w14:paraId="390E48FE">
            <w:pPr>
              <w:pStyle w:val="58"/>
              <w:spacing w:before="120" w:beforeLines="50" w:after="120" w:afterLines="50"/>
              <w:jc w:val="both"/>
            </w:pPr>
            <w:r>
              <w:rPr>
                <w:rFonts w:hint="eastAsia"/>
              </w:rPr>
              <w:t>GB17740-2017地震震级的规定</w:t>
            </w:r>
          </w:p>
        </w:tc>
        <w:tc>
          <w:tcPr>
            <w:tcW w:w="998" w:type="dxa"/>
            <w:tcMar>
              <w:left w:w="0" w:type="dxa"/>
              <w:right w:w="0" w:type="dxa"/>
            </w:tcMar>
          </w:tcPr>
          <w:p w14:paraId="741301ED">
            <w:pPr>
              <w:pStyle w:val="58"/>
              <w:spacing w:before="120" w:beforeLines="50" w:after="120" w:afterLines="50"/>
              <w:jc w:val="both"/>
            </w:pPr>
            <w:r>
              <w:rPr>
                <w:rFonts w:hint="eastAsia"/>
              </w:rPr>
              <w:t>现行</w:t>
            </w:r>
          </w:p>
        </w:tc>
      </w:tr>
      <w:tr w14:paraId="349C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1666D66A">
            <w:pPr>
              <w:pStyle w:val="58"/>
              <w:spacing w:before="120" w:beforeLines="50" w:after="120" w:afterLines="50"/>
              <w:jc w:val="both"/>
            </w:pPr>
            <w:r>
              <w:rPr>
                <w:rFonts w:hint="eastAsia"/>
              </w:rPr>
              <w:t>11</w:t>
            </w:r>
          </w:p>
        </w:tc>
        <w:tc>
          <w:tcPr>
            <w:tcW w:w="1092" w:type="dxa"/>
            <w:tcMar>
              <w:left w:w="0" w:type="dxa"/>
              <w:right w:w="0" w:type="dxa"/>
            </w:tcMar>
          </w:tcPr>
          <w:p w14:paraId="023C521D">
            <w:pPr>
              <w:pStyle w:val="58"/>
              <w:spacing w:before="120" w:beforeLines="50" w:after="120" w:afterLines="50"/>
              <w:jc w:val="both"/>
            </w:pPr>
            <w:r>
              <w:rPr>
                <w:rFonts w:hint="eastAsia"/>
              </w:rPr>
              <w:t>地震行业</w:t>
            </w:r>
          </w:p>
        </w:tc>
        <w:tc>
          <w:tcPr>
            <w:tcW w:w="1412" w:type="dxa"/>
            <w:tcMar>
              <w:left w:w="0" w:type="dxa"/>
              <w:right w:w="0" w:type="dxa"/>
            </w:tcMar>
          </w:tcPr>
          <w:p w14:paraId="5F26DF73">
            <w:pPr>
              <w:pStyle w:val="58"/>
              <w:spacing w:before="120" w:beforeLines="50" w:after="120" w:afterLines="50"/>
              <w:jc w:val="both"/>
            </w:pPr>
            <w:r>
              <w:rPr>
                <w:rFonts w:hint="eastAsia"/>
              </w:rPr>
              <w:t>国家标准</w:t>
            </w:r>
          </w:p>
        </w:tc>
        <w:tc>
          <w:tcPr>
            <w:tcW w:w="4775" w:type="dxa"/>
            <w:tcMar>
              <w:left w:w="0" w:type="dxa"/>
              <w:right w:w="0" w:type="dxa"/>
            </w:tcMar>
          </w:tcPr>
          <w:p w14:paraId="71573277">
            <w:pPr>
              <w:pStyle w:val="58"/>
              <w:spacing w:before="120" w:beforeLines="50" w:after="120" w:afterLines="50"/>
              <w:jc w:val="both"/>
            </w:pPr>
            <w:r>
              <w:rPr>
                <w:rFonts w:hint="eastAsia"/>
              </w:rPr>
              <w:t>GB/T17742-2020中国地震烈度表</w:t>
            </w:r>
          </w:p>
        </w:tc>
        <w:tc>
          <w:tcPr>
            <w:tcW w:w="998" w:type="dxa"/>
            <w:tcMar>
              <w:left w:w="0" w:type="dxa"/>
              <w:right w:w="0" w:type="dxa"/>
            </w:tcMar>
          </w:tcPr>
          <w:p w14:paraId="39380175">
            <w:pPr>
              <w:pStyle w:val="58"/>
              <w:spacing w:before="120" w:beforeLines="50" w:after="120" w:afterLines="50"/>
              <w:jc w:val="both"/>
            </w:pPr>
            <w:r>
              <w:rPr>
                <w:rFonts w:hint="eastAsia"/>
              </w:rPr>
              <w:t>现行</w:t>
            </w:r>
          </w:p>
        </w:tc>
      </w:tr>
      <w:tr w14:paraId="35F8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tcPr>
          <w:p w14:paraId="7AA4F8D0">
            <w:pPr>
              <w:pStyle w:val="58"/>
              <w:spacing w:before="120" w:beforeLines="50" w:after="120" w:afterLines="50"/>
              <w:jc w:val="both"/>
            </w:pPr>
            <w:r>
              <w:rPr>
                <w:rFonts w:hint="eastAsia"/>
              </w:rPr>
              <w:t>12</w:t>
            </w:r>
          </w:p>
        </w:tc>
        <w:tc>
          <w:tcPr>
            <w:tcW w:w="1092" w:type="dxa"/>
            <w:tcMar>
              <w:left w:w="0" w:type="dxa"/>
              <w:right w:w="0" w:type="dxa"/>
            </w:tcMar>
          </w:tcPr>
          <w:p w14:paraId="25EA3A07">
            <w:pPr>
              <w:pStyle w:val="58"/>
              <w:spacing w:before="120" w:beforeLines="50" w:after="120" w:afterLines="50"/>
              <w:jc w:val="both"/>
            </w:pPr>
            <w:r>
              <w:rPr>
                <w:rFonts w:hint="eastAsia"/>
              </w:rPr>
              <w:t>地震行业</w:t>
            </w:r>
          </w:p>
        </w:tc>
        <w:tc>
          <w:tcPr>
            <w:tcW w:w="1412" w:type="dxa"/>
            <w:tcMar>
              <w:left w:w="0" w:type="dxa"/>
              <w:right w:w="0" w:type="dxa"/>
            </w:tcMar>
          </w:tcPr>
          <w:p w14:paraId="25C0D8C4">
            <w:pPr>
              <w:pStyle w:val="58"/>
              <w:spacing w:before="120" w:beforeLines="50" w:after="120" w:afterLines="50"/>
              <w:jc w:val="both"/>
            </w:pPr>
            <w:r>
              <w:rPr>
                <w:rFonts w:hint="eastAsia"/>
              </w:rPr>
              <w:t>国家标准</w:t>
            </w:r>
          </w:p>
        </w:tc>
        <w:tc>
          <w:tcPr>
            <w:tcW w:w="4775" w:type="dxa"/>
            <w:tcMar>
              <w:left w:w="0" w:type="dxa"/>
              <w:right w:w="0" w:type="dxa"/>
            </w:tcMar>
          </w:tcPr>
          <w:p w14:paraId="72488FD9">
            <w:pPr>
              <w:pStyle w:val="58"/>
              <w:spacing w:before="120" w:beforeLines="50" w:after="120" w:afterLines="50"/>
              <w:jc w:val="both"/>
            </w:pPr>
            <w:r>
              <w:rPr>
                <w:rFonts w:hint="eastAsia"/>
              </w:rPr>
              <w:t>GB18306-2015中国地震动参数区划图</w:t>
            </w:r>
          </w:p>
        </w:tc>
        <w:tc>
          <w:tcPr>
            <w:tcW w:w="998" w:type="dxa"/>
            <w:tcMar>
              <w:left w:w="0" w:type="dxa"/>
              <w:right w:w="0" w:type="dxa"/>
            </w:tcMar>
          </w:tcPr>
          <w:p w14:paraId="64C35DF5">
            <w:pPr>
              <w:pStyle w:val="58"/>
              <w:spacing w:before="120" w:beforeLines="50" w:after="120" w:afterLines="50"/>
              <w:jc w:val="both"/>
            </w:pPr>
            <w:r>
              <w:rPr>
                <w:rFonts w:hint="eastAsia"/>
              </w:rPr>
              <w:t>现行</w:t>
            </w:r>
          </w:p>
        </w:tc>
      </w:tr>
      <w:tr w14:paraId="5749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16EE5EDD">
            <w:pPr>
              <w:pStyle w:val="58"/>
              <w:spacing w:before="120" w:beforeLines="50" w:after="120" w:afterLines="50"/>
              <w:jc w:val="both"/>
            </w:pPr>
            <w:r>
              <w:t>10</w:t>
            </w:r>
          </w:p>
        </w:tc>
        <w:tc>
          <w:tcPr>
            <w:tcW w:w="1092" w:type="dxa"/>
            <w:tcMar>
              <w:left w:w="0" w:type="dxa"/>
              <w:right w:w="0" w:type="dxa"/>
            </w:tcMar>
            <w:vAlign w:val="center"/>
          </w:tcPr>
          <w:p w14:paraId="51B9FF1A">
            <w:pPr>
              <w:pStyle w:val="58"/>
              <w:spacing w:before="120" w:beforeLines="50" w:after="120" w:afterLines="50"/>
              <w:jc w:val="both"/>
            </w:pPr>
            <w:r>
              <w:t>地震行业</w:t>
            </w:r>
          </w:p>
        </w:tc>
        <w:tc>
          <w:tcPr>
            <w:tcW w:w="1412" w:type="dxa"/>
            <w:tcMar>
              <w:left w:w="0" w:type="dxa"/>
              <w:right w:w="0" w:type="dxa"/>
            </w:tcMar>
            <w:vAlign w:val="center"/>
          </w:tcPr>
          <w:p w14:paraId="677C78D6">
            <w:pPr>
              <w:pStyle w:val="58"/>
              <w:spacing w:before="120" w:beforeLines="50" w:after="120" w:afterLines="50"/>
              <w:jc w:val="both"/>
            </w:pPr>
            <w:r>
              <w:t>国家标准</w:t>
            </w:r>
          </w:p>
        </w:tc>
        <w:tc>
          <w:tcPr>
            <w:tcW w:w="4775" w:type="dxa"/>
            <w:tcMar>
              <w:left w:w="0" w:type="dxa"/>
              <w:right w:w="0" w:type="dxa"/>
            </w:tcMar>
            <w:vAlign w:val="center"/>
          </w:tcPr>
          <w:p w14:paraId="2D349544">
            <w:pPr>
              <w:pStyle w:val="58"/>
              <w:spacing w:before="120" w:beforeLines="50" w:after="120" w:afterLines="50"/>
              <w:jc w:val="both"/>
            </w:pPr>
            <w:r>
              <w:t>GB/T17798-2009 地理信息 元数据</w:t>
            </w:r>
          </w:p>
        </w:tc>
        <w:tc>
          <w:tcPr>
            <w:tcW w:w="998" w:type="dxa"/>
            <w:tcMar>
              <w:left w:w="0" w:type="dxa"/>
              <w:right w:w="0" w:type="dxa"/>
            </w:tcMar>
            <w:vAlign w:val="center"/>
          </w:tcPr>
          <w:p w14:paraId="554F1E47">
            <w:pPr>
              <w:pStyle w:val="58"/>
              <w:spacing w:before="120" w:beforeLines="50" w:after="120" w:afterLines="50"/>
              <w:jc w:val="both"/>
            </w:pPr>
            <w:r>
              <w:t>现行</w:t>
            </w:r>
          </w:p>
        </w:tc>
      </w:tr>
      <w:tr w14:paraId="4714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929255D">
            <w:pPr>
              <w:pStyle w:val="58"/>
              <w:spacing w:before="120" w:beforeLines="50" w:after="120" w:afterLines="50"/>
              <w:jc w:val="both"/>
            </w:pPr>
            <w:r>
              <w:t>11</w:t>
            </w:r>
          </w:p>
        </w:tc>
        <w:tc>
          <w:tcPr>
            <w:tcW w:w="1092" w:type="dxa"/>
            <w:tcMar>
              <w:left w:w="0" w:type="dxa"/>
              <w:right w:w="0" w:type="dxa"/>
            </w:tcMar>
            <w:vAlign w:val="center"/>
          </w:tcPr>
          <w:p w14:paraId="7A8B396C">
            <w:pPr>
              <w:pStyle w:val="58"/>
              <w:spacing w:before="120" w:beforeLines="50" w:after="120" w:afterLines="50"/>
              <w:jc w:val="both"/>
            </w:pPr>
            <w:r>
              <w:t>地震行业</w:t>
            </w:r>
          </w:p>
        </w:tc>
        <w:tc>
          <w:tcPr>
            <w:tcW w:w="1412" w:type="dxa"/>
            <w:tcMar>
              <w:left w:w="0" w:type="dxa"/>
              <w:right w:w="0" w:type="dxa"/>
            </w:tcMar>
            <w:vAlign w:val="center"/>
          </w:tcPr>
          <w:p w14:paraId="4A26DFDE">
            <w:pPr>
              <w:pStyle w:val="58"/>
              <w:spacing w:before="120" w:beforeLines="50" w:after="120" w:afterLines="50"/>
              <w:jc w:val="both"/>
            </w:pPr>
            <w:r>
              <w:t>国家标准</w:t>
            </w:r>
          </w:p>
        </w:tc>
        <w:tc>
          <w:tcPr>
            <w:tcW w:w="4775" w:type="dxa"/>
            <w:tcMar>
              <w:left w:w="0" w:type="dxa"/>
              <w:right w:w="0" w:type="dxa"/>
            </w:tcMar>
            <w:vAlign w:val="center"/>
          </w:tcPr>
          <w:p w14:paraId="50671666">
            <w:pPr>
              <w:pStyle w:val="58"/>
              <w:spacing w:before="120" w:beforeLines="50" w:after="120" w:afterLines="50"/>
              <w:jc w:val="both"/>
            </w:pPr>
            <w:r>
              <w:t>GB/T26738-2011 地理信息 遥感数据格式</w:t>
            </w:r>
          </w:p>
        </w:tc>
        <w:tc>
          <w:tcPr>
            <w:tcW w:w="998" w:type="dxa"/>
            <w:tcMar>
              <w:left w:w="0" w:type="dxa"/>
              <w:right w:w="0" w:type="dxa"/>
            </w:tcMar>
            <w:vAlign w:val="center"/>
          </w:tcPr>
          <w:p w14:paraId="1DD31D3A">
            <w:pPr>
              <w:pStyle w:val="58"/>
              <w:spacing w:before="120" w:beforeLines="50" w:after="120" w:afterLines="50"/>
              <w:jc w:val="both"/>
            </w:pPr>
            <w:r>
              <w:t>现行</w:t>
            </w:r>
          </w:p>
        </w:tc>
      </w:tr>
      <w:tr w14:paraId="34E8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08432D09">
            <w:pPr>
              <w:pStyle w:val="58"/>
              <w:spacing w:before="120" w:beforeLines="50" w:after="120" w:afterLines="50"/>
              <w:jc w:val="both"/>
            </w:pPr>
            <w:r>
              <w:t>12</w:t>
            </w:r>
          </w:p>
        </w:tc>
        <w:tc>
          <w:tcPr>
            <w:tcW w:w="1092" w:type="dxa"/>
            <w:tcMar>
              <w:left w:w="0" w:type="dxa"/>
              <w:right w:w="0" w:type="dxa"/>
            </w:tcMar>
            <w:vAlign w:val="center"/>
          </w:tcPr>
          <w:p w14:paraId="14236E24">
            <w:pPr>
              <w:pStyle w:val="58"/>
              <w:spacing w:before="120" w:beforeLines="50" w:after="120" w:afterLines="50"/>
              <w:jc w:val="both"/>
            </w:pPr>
            <w:r>
              <w:t>地震行业</w:t>
            </w:r>
          </w:p>
        </w:tc>
        <w:tc>
          <w:tcPr>
            <w:tcW w:w="1412" w:type="dxa"/>
            <w:tcMar>
              <w:left w:w="0" w:type="dxa"/>
              <w:right w:w="0" w:type="dxa"/>
            </w:tcMar>
            <w:vAlign w:val="center"/>
          </w:tcPr>
          <w:p w14:paraId="2E451393">
            <w:pPr>
              <w:pStyle w:val="58"/>
              <w:spacing w:before="120" w:beforeLines="50" w:after="120" w:afterLines="50"/>
              <w:jc w:val="both"/>
            </w:pPr>
            <w:r>
              <w:t>国家标准</w:t>
            </w:r>
          </w:p>
        </w:tc>
        <w:tc>
          <w:tcPr>
            <w:tcW w:w="4775" w:type="dxa"/>
            <w:tcMar>
              <w:left w:w="0" w:type="dxa"/>
              <w:right w:w="0" w:type="dxa"/>
            </w:tcMar>
            <w:vAlign w:val="center"/>
          </w:tcPr>
          <w:p w14:paraId="2B0CC698">
            <w:pPr>
              <w:pStyle w:val="58"/>
              <w:spacing w:before="120" w:beforeLines="50" w:after="120" w:afterLines="50"/>
              <w:jc w:val="both"/>
            </w:pPr>
            <w:r>
              <w:t>GB/T26739-2011 地理信息 空间数据交换格式</w:t>
            </w:r>
          </w:p>
        </w:tc>
        <w:tc>
          <w:tcPr>
            <w:tcW w:w="998" w:type="dxa"/>
            <w:tcMar>
              <w:left w:w="0" w:type="dxa"/>
              <w:right w:w="0" w:type="dxa"/>
            </w:tcMar>
            <w:vAlign w:val="center"/>
          </w:tcPr>
          <w:p w14:paraId="242B870B">
            <w:pPr>
              <w:pStyle w:val="58"/>
              <w:spacing w:before="120" w:beforeLines="50" w:after="120" w:afterLines="50"/>
              <w:jc w:val="both"/>
            </w:pPr>
            <w:r>
              <w:t>现行</w:t>
            </w:r>
          </w:p>
        </w:tc>
      </w:tr>
      <w:tr w14:paraId="519B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5468B059">
            <w:pPr>
              <w:pStyle w:val="58"/>
              <w:spacing w:before="120" w:beforeLines="50" w:after="120" w:afterLines="50"/>
              <w:jc w:val="both"/>
            </w:pPr>
            <w:r>
              <w:t>13</w:t>
            </w:r>
          </w:p>
        </w:tc>
        <w:tc>
          <w:tcPr>
            <w:tcW w:w="1092" w:type="dxa"/>
            <w:tcMar>
              <w:left w:w="0" w:type="dxa"/>
              <w:right w:w="0" w:type="dxa"/>
            </w:tcMar>
            <w:vAlign w:val="center"/>
          </w:tcPr>
          <w:p w14:paraId="4F423932">
            <w:pPr>
              <w:pStyle w:val="58"/>
              <w:spacing w:before="120" w:beforeLines="50" w:after="120" w:afterLines="50"/>
              <w:jc w:val="both"/>
            </w:pPr>
            <w:r>
              <w:t>地震行业</w:t>
            </w:r>
          </w:p>
        </w:tc>
        <w:tc>
          <w:tcPr>
            <w:tcW w:w="1412" w:type="dxa"/>
            <w:tcMar>
              <w:left w:w="0" w:type="dxa"/>
              <w:right w:w="0" w:type="dxa"/>
            </w:tcMar>
            <w:vAlign w:val="center"/>
          </w:tcPr>
          <w:p w14:paraId="3A991E76">
            <w:pPr>
              <w:pStyle w:val="58"/>
              <w:spacing w:before="120" w:beforeLines="50" w:after="120" w:afterLines="50"/>
              <w:jc w:val="both"/>
            </w:pPr>
            <w:r>
              <w:t>国家标准</w:t>
            </w:r>
          </w:p>
        </w:tc>
        <w:tc>
          <w:tcPr>
            <w:tcW w:w="4775" w:type="dxa"/>
            <w:tcMar>
              <w:left w:w="0" w:type="dxa"/>
              <w:right w:w="0" w:type="dxa"/>
            </w:tcMar>
            <w:vAlign w:val="center"/>
          </w:tcPr>
          <w:p w14:paraId="1F3272E8">
            <w:pPr>
              <w:pStyle w:val="58"/>
              <w:spacing w:before="120" w:beforeLines="50" w:after="120" w:afterLines="50"/>
              <w:jc w:val="both"/>
            </w:pPr>
            <w:r>
              <w:t>GB/T17694.1-2009 地理信息 数据字典 第1部分：基本规定</w:t>
            </w:r>
          </w:p>
        </w:tc>
        <w:tc>
          <w:tcPr>
            <w:tcW w:w="998" w:type="dxa"/>
            <w:tcMar>
              <w:left w:w="0" w:type="dxa"/>
              <w:right w:w="0" w:type="dxa"/>
            </w:tcMar>
            <w:vAlign w:val="center"/>
          </w:tcPr>
          <w:p w14:paraId="6D6EE02E">
            <w:pPr>
              <w:pStyle w:val="58"/>
              <w:spacing w:before="120" w:beforeLines="50" w:after="120" w:afterLines="50"/>
              <w:jc w:val="both"/>
            </w:pPr>
            <w:r>
              <w:t>现行</w:t>
            </w:r>
          </w:p>
        </w:tc>
      </w:tr>
      <w:tr w14:paraId="0D17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4C875891">
            <w:pPr>
              <w:pStyle w:val="58"/>
              <w:spacing w:before="120" w:beforeLines="50" w:after="120" w:afterLines="50"/>
              <w:jc w:val="both"/>
            </w:pPr>
            <w:r>
              <w:t>14</w:t>
            </w:r>
          </w:p>
        </w:tc>
        <w:tc>
          <w:tcPr>
            <w:tcW w:w="1092" w:type="dxa"/>
            <w:tcMar>
              <w:left w:w="0" w:type="dxa"/>
              <w:right w:w="0" w:type="dxa"/>
            </w:tcMar>
            <w:vAlign w:val="center"/>
          </w:tcPr>
          <w:p w14:paraId="7F5D8000">
            <w:pPr>
              <w:pStyle w:val="58"/>
              <w:spacing w:before="120" w:beforeLines="50" w:after="120" w:afterLines="50"/>
              <w:jc w:val="both"/>
            </w:pPr>
            <w:r>
              <w:t>地震行业</w:t>
            </w:r>
          </w:p>
        </w:tc>
        <w:tc>
          <w:tcPr>
            <w:tcW w:w="1412" w:type="dxa"/>
            <w:tcMar>
              <w:left w:w="0" w:type="dxa"/>
              <w:right w:w="0" w:type="dxa"/>
            </w:tcMar>
            <w:vAlign w:val="center"/>
          </w:tcPr>
          <w:p w14:paraId="41046B39">
            <w:pPr>
              <w:pStyle w:val="58"/>
              <w:spacing w:before="120" w:beforeLines="50" w:after="120" w:afterLines="50"/>
              <w:jc w:val="both"/>
            </w:pPr>
            <w:r>
              <w:t>国家标准</w:t>
            </w:r>
          </w:p>
        </w:tc>
        <w:tc>
          <w:tcPr>
            <w:tcW w:w="4775" w:type="dxa"/>
            <w:tcMar>
              <w:left w:w="0" w:type="dxa"/>
              <w:right w:w="0" w:type="dxa"/>
            </w:tcMar>
            <w:vAlign w:val="center"/>
          </w:tcPr>
          <w:p w14:paraId="619240D9">
            <w:pPr>
              <w:pStyle w:val="58"/>
              <w:spacing w:before="120" w:beforeLines="50" w:after="120" w:afterLines="50"/>
              <w:jc w:val="both"/>
            </w:pPr>
            <w:r>
              <w:t>GB/T22231-2004 地理信息 数据质量规定</w:t>
            </w:r>
          </w:p>
        </w:tc>
        <w:tc>
          <w:tcPr>
            <w:tcW w:w="998" w:type="dxa"/>
            <w:tcMar>
              <w:left w:w="0" w:type="dxa"/>
              <w:right w:w="0" w:type="dxa"/>
            </w:tcMar>
            <w:vAlign w:val="center"/>
          </w:tcPr>
          <w:p w14:paraId="42CEA830">
            <w:pPr>
              <w:pStyle w:val="58"/>
              <w:spacing w:before="120" w:beforeLines="50" w:after="120" w:afterLines="50"/>
              <w:jc w:val="both"/>
            </w:pPr>
            <w:r>
              <w:t>现行</w:t>
            </w:r>
          </w:p>
        </w:tc>
      </w:tr>
      <w:tr w14:paraId="36A1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4876A609">
            <w:pPr>
              <w:pStyle w:val="58"/>
              <w:spacing w:before="120" w:beforeLines="50" w:after="120" w:afterLines="50"/>
              <w:jc w:val="both"/>
            </w:pPr>
            <w:r>
              <w:t>15</w:t>
            </w:r>
          </w:p>
        </w:tc>
        <w:tc>
          <w:tcPr>
            <w:tcW w:w="1092" w:type="dxa"/>
            <w:tcMar>
              <w:left w:w="0" w:type="dxa"/>
              <w:right w:w="0" w:type="dxa"/>
            </w:tcMar>
            <w:vAlign w:val="center"/>
          </w:tcPr>
          <w:p w14:paraId="0ACC7EB7">
            <w:pPr>
              <w:pStyle w:val="58"/>
              <w:spacing w:before="120" w:beforeLines="50" w:after="120" w:afterLines="50"/>
              <w:jc w:val="both"/>
            </w:pPr>
            <w:r>
              <w:t>地震行业</w:t>
            </w:r>
          </w:p>
        </w:tc>
        <w:tc>
          <w:tcPr>
            <w:tcW w:w="1412" w:type="dxa"/>
            <w:tcMar>
              <w:left w:w="0" w:type="dxa"/>
              <w:right w:w="0" w:type="dxa"/>
            </w:tcMar>
            <w:vAlign w:val="center"/>
          </w:tcPr>
          <w:p w14:paraId="6225E4FB">
            <w:pPr>
              <w:pStyle w:val="58"/>
              <w:spacing w:before="120" w:beforeLines="50" w:after="120" w:afterLines="50"/>
              <w:jc w:val="both"/>
            </w:pPr>
            <w:r>
              <w:t>国家标准</w:t>
            </w:r>
          </w:p>
        </w:tc>
        <w:tc>
          <w:tcPr>
            <w:tcW w:w="4775" w:type="dxa"/>
            <w:tcMar>
              <w:left w:w="0" w:type="dxa"/>
              <w:right w:w="0" w:type="dxa"/>
            </w:tcMar>
            <w:vAlign w:val="center"/>
          </w:tcPr>
          <w:p w14:paraId="62CE5B5B">
            <w:pPr>
              <w:pStyle w:val="58"/>
              <w:spacing w:before="120" w:beforeLines="50" w:after="120" w:afterLines="50"/>
              <w:jc w:val="both"/>
            </w:pPr>
            <w:r>
              <w:t>GB/T24356-2009 地理信息 遥感数据质量要求</w:t>
            </w:r>
          </w:p>
        </w:tc>
        <w:tc>
          <w:tcPr>
            <w:tcW w:w="998" w:type="dxa"/>
            <w:tcMar>
              <w:left w:w="0" w:type="dxa"/>
              <w:right w:w="0" w:type="dxa"/>
            </w:tcMar>
            <w:vAlign w:val="center"/>
          </w:tcPr>
          <w:p w14:paraId="21939AA9">
            <w:pPr>
              <w:pStyle w:val="58"/>
              <w:spacing w:before="120" w:beforeLines="50" w:after="120" w:afterLines="50"/>
              <w:jc w:val="both"/>
            </w:pPr>
            <w:r>
              <w:t>现行</w:t>
            </w:r>
          </w:p>
        </w:tc>
      </w:tr>
      <w:tr w14:paraId="2F46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5BBFAEEB">
            <w:pPr>
              <w:pStyle w:val="58"/>
              <w:spacing w:before="120" w:beforeLines="50" w:after="120" w:afterLines="50"/>
              <w:jc w:val="both"/>
            </w:pPr>
            <w:r>
              <w:t>16</w:t>
            </w:r>
          </w:p>
        </w:tc>
        <w:tc>
          <w:tcPr>
            <w:tcW w:w="1092" w:type="dxa"/>
            <w:tcMar>
              <w:left w:w="0" w:type="dxa"/>
              <w:right w:w="0" w:type="dxa"/>
            </w:tcMar>
            <w:vAlign w:val="center"/>
          </w:tcPr>
          <w:p w14:paraId="63A65F09">
            <w:pPr>
              <w:pStyle w:val="58"/>
              <w:spacing w:before="120" w:beforeLines="50" w:after="120" w:afterLines="50"/>
              <w:jc w:val="both"/>
            </w:pPr>
            <w:r>
              <w:t>地震行业</w:t>
            </w:r>
          </w:p>
        </w:tc>
        <w:tc>
          <w:tcPr>
            <w:tcW w:w="1412" w:type="dxa"/>
            <w:tcMar>
              <w:left w:w="0" w:type="dxa"/>
              <w:right w:w="0" w:type="dxa"/>
            </w:tcMar>
            <w:vAlign w:val="center"/>
          </w:tcPr>
          <w:p w14:paraId="0098CB2B">
            <w:pPr>
              <w:pStyle w:val="58"/>
              <w:spacing w:before="120" w:beforeLines="50" w:after="120" w:afterLines="50"/>
              <w:jc w:val="both"/>
            </w:pPr>
            <w:r>
              <w:t>国家标准</w:t>
            </w:r>
          </w:p>
        </w:tc>
        <w:tc>
          <w:tcPr>
            <w:tcW w:w="4775" w:type="dxa"/>
            <w:tcMar>
              <w:left w:w="0" w:type="dxa"/>
              <w:right w:w="0" w:type="dxa"/>
            </w:tcMar>
            <w:vAlign w:val="center"/>
          </w:tcPr>
          <w:p w14:paraId="00B6DD82">
            <w:pPr>
              <w:pStyle w:val="58"/>
              <w:spacing w:before="120" w:beforeLines="50" w:after="120" w:afterLines="50"/>
              <w:jc w:val="both"/>
            </w:pPr>
            <w:r>
              <w:t>GB/T22239-2009 信息安全技术 信息系统安全等级保护基本要求</w:t>
            </w:r>
          </w:p>
        </w:tc>
        <w:tc>
          <w:tcPr>
            <w:tcW w:w="998" w:type="dxa"/>
            <w:tcMar>
              <w:left w:w="0" w:type="dxa"/>
              <w:right w:w="0" w:type="dxa"/>
            </w:tcMar>
            <w:vAlign w:val="center"/>
          </w:tcPr>
          <w:p w14:paraId="025C7024">
            <w:pPr>
              <w:pStyle w:val="58"/>
              <w:spacing w:before="120" w:beforeLines="50" w:after="120" w:afterLines="50"/>
              <w:jc w:val="both"/>
            </w:pPr>
            <w:r>
              <w:t>现行</w:t>
            </w:r>
          </w:p>
        </w:tc>
      </w:tr>
      <w:tr w14:paraId="67CE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480BCB66">
            <w:pPr>
              <w:pStyle w:val="58"/>
              <w:spacing w:before="120" w:beforeLines="50" w:after="120" w:afterLines="50"/>
              <w:jc w:val="both"/>
            </w:pPr>
            <w:r>
              <w:t>17</w:t>
            </w:r>
          </w:p>
        </w:tc>
        <w:tc>
          <w:tcPr>
            <w:tcW w:w="1092" w:type="dxa"/>
            <w:tcMar>
              <w:left w:w="0" w:type="dxa"/>
              <w:right w:w="0" w:type="dxa"/>
            </w:tcMar>
            <w:vAlign w:val="center"/>
          </w:tcPr>
          <w:p w14:paraId="0786EF89">
            <w:pPr>
              <w:pStyle w:val="58"/>
              <w:spacing w:before="120" w:beforeLines="50" w:after="120" w:afterLines="50"/>
              <w:jc w:val="both"/>
            </w:pPr>
            <w:r>
              <w:t>地震行业</w:t>
            </w:r>
          </w:p>
        </w:tc>
        <w:tc>
          <w:tcPr>
            <w:tcW w:w="1412" w:type="dxa"/>
            <w:tcMar>
              <w:left w:w="0" w:type="dxa"/>
              <w:right w:w="0" w:type="dxa"/>
            </w:tcMar>
            <w:vAlign w:val="center"/>
          </w:tcPr>
          <w:p w14:paraId="5EA00853">
            <w:pPr>
              <w:pStyle w:val="58"/>
              <w:spacing w:before="120" w:beforeLines="50" w:after="120" w:afterLines="50"/>
              <w:jc w:val="both"/>
            </w:pPr>
            <w:r>
              <w:t>国家标准</w:t>
            </w:r>
          </w:p>
        </w:tc>
        <w:tc>
          <w:tcPr>
            <w:tcW w:w="4775" w:type="dxa"/>
            <w:tcMar>
              <w:left w:w="0" w:type="dxa"/>
              <w:right w:w="0" w:type="dxa"/>
            </w:tcMar>
            <w:vAlign w:val="center"/>
          </w:tcPr>
          <w:p w14:paraId="3C6C42C7">
            <w:pPr>
              <w:pStyle w:val="58"/>
              <w:spacing w:before="120" w:beforeLines="50" w:after="120" w:afterLines="50"/>
              <w:jc w:val="both"/>
            </w:pPr>
            <w:r>
              <w:t>GB/T35292-2017 信息安全技术 遥感数据安全管理办法</w:t>
            </w:r>
          </w:p>
        </w:tc>
        <w:tc>
          <w:tcPr>
            <w:tcW w:w="998" w:type="dxa"/>
            <w:tcMar>
              <w:left w:w="0" w:type="dxa"/>
              <w:right w:w="0" w:type="dxa"/>
            </w:tcMar>
            <w:vAlign w:val="center"/>
          </w:tcPr>
          <w:p w14:paraId="204A91FB">
            <w:pPr>
              <w:pStyle w:val="58"/>
              <w:spacing w:before="120" w:beforeLines="50" w:after="120" w:afterLines="50"/>
              <w:jc w:val="both"/>
            </w:pPr>
            <w:r>
              <w:t>现行</w:t>
            </w:r>
          </w:p>
        </w:tc>
      </w:tr>
      <w:tr w14:paraId="2CDB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0A78D2FC">
            <w:pPr>
              <w:pStyle w:val="58"/>
              <w:spacing w:before="120" w:beforeLines="50" w:after="120" w:afterLines="50"/>
              <w:jc w:val="both"/>
            </w:pPr>
            <w:r>
              <w:t>18</w:t>
            </w:r>
          </w:p>
        </w:tc>
        <w:tc>
          <w:tcPr>
            <w:tcW w:w="1092" w:type="dxa"/>
            <w:tcMar>
              <w:left w:w="0" w:type="dxa"/>
              <w:right w:w="0" w:type="dxa"/>
            </w:tcMar>
            <w:vAlign w:val="center"/>
          </w:tcPr>
          <w:p w14:paraId="5842C3B8">
            <w:pPr>
              <w:pStyle w:val="58"/>
              <w:spacing w:before="120" w:beforeLines="50" w:after="120" w:afterLines="50"/>
              <w:jc w:val="both"/>
            </w:pPr>
            <w:r>
              <w:t>地震行业</w:t>
            </w:r>
          </w:p>
        </w:tc>
        <w:tc>
          <w:tcPr>
            <w:tcW w:w="1412" w:type="dxa"/>
            <w:tcMar>
              <w:left w:w="0" w:type="dxa"/>
              <w:right w:w="0" w:type="dxa"/>
            </w:tcMar>
            <w:vAlign w:val="center"/>
          </w:tcPr>
          <w:p w14:paraId="145B5033">
            <w:pPr>
              <w:pStyle w:val="58"/>
              <w:spacing w:before="120" w:beforeLines="50" w:after="120" w:afterLines="50"/>
              <w:jc w:val="both"/>
            </w:pPr>
            <w:r>
              <w:t>国家标准</w:t>
            </w:r>
          </w:p>
        </w:tc>
        <w:tc>
          <w:tcPr>
            <w:tcW w:w="4775" w:type="dxa"/>
            <w:tcMar>
              <w:left w:w="0" w:type="dxa"/>
              <w:right w:w="0" w:type="dxa"/>
            </w:tcMar>
            <w:vAlign w:val="center"/>
          </w:tcPr>
          <w:p w14:paraId="0E206CA7">
            <w:pPr>
              <w:pStyle w:val="58"/>
              <w:spacing w:before="120" w:beforeLines="50" w:after="120" w:afterLines="50"/>
              <w:jc w:val="both"/>
            </w:pPr>
            <w:r>
              <w:t>GB/T18208.1-2001 地震灾害损失评估 第1部分：房屋建筑与构筑物</w:t>
            </w:r>
          </w:p>
        </w:tc>
        <w:tc>
          <w:tcPr>
            <w:tcW w:w="998" w:type="dxa"/>
            <w:tcMar>
              <w:left w:w="0" w:type="dxa"/>
              <w:right w:w="0" w:type="dxa"/>
            </w:tcMar>
            <w:vAlign w:val="center"/>
          </w:tcPr>
          <w:p w14:paraId="0CF4F805">
            <w:pPr>
              <w:pStyle w:val="58"/>
              <w:spacing w:before="120" w:beforeLines="50" w:after="120" w:afterLines="50"/>
              <w:jc w:val="both"/>
            </w:pPr>
            <w:r>
              <w:t>现行</w:t>
            </w:r>
          </w:p>
        </w:tc>
      </w:tr>
      <w:tr w14:paraId="5951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7F5E7830">
            <w:pPr>
              <w:pStyle w:val="58"/>
              <w:spacing w:before="120" w:beforeLines="50" w:after="120" w:afterLines="50"/>
              <w:jc w:val="both"/>
            </w:pPr>
            <w:r>
              <w:t>19</w:t>
            </w:r>
          </w:p>
        </w:tc>
        <w:tc>
          <w:tcPr>
            <w:tcW w:w="1092" w:type="dxa"/>
            <w:tcMar>
              <w:left w:w="0" w:type="dxa"/>
              <w:right w:w="0" w:type="dxa"/>
            </w:tcMar>
            <w:vAlign w:val="center"/>
          </w:tcPr>
          <w:p w14:paraId="6635C764">
            <w:pPr>
              <w:pStyle w:val="58"/>
              <w:spacing w:before="120" w:beforeLines="50" w:after="120" w:afterLines="50"/>
              <w:jc w:val="both"/>
            </w:pPr>
            <w:r>
              <w:t>地震行业</w:t>
            </w:r>
          </w:p>
        </w:tc>
        <w:tc>
          <w:tcPr>
            <w:tcW w:w="1412" w:type="dxa"/>
            <w:tcMar>
              <w:left w:w="0" w:type="dxa"/>
              <w:right w:w="0" w:type="dxa"/>
            </w:tcMar>
            <w:vAlign w:val="center"/>
          </w:tcPr>
          <w:p w14:paraId="382F2E35">
            <w:pPr>
              <w:pStyle w:val="58"/>
              <w:spacing w:before="120" w:beforeLines="50" w:after="120" w:afterLines="50"/>
              <w:jc w:val="both"/>
            </w:pPr>
            <w:r>
              <w:t>国家标准</w:t>
            </w:r>
          </w:p>
        </w:tc>
        <w:tc>
          <w:tcPr>
            <w:tcW w:w="4775" w:type="dxa"/>
            <w:tcMar>
              <w:left w:w="0" w:type="dxa"/>
              <w:right w:w="0" w:type="dxa"/>
            </w:tcMar>
            <w:vAlign w:val="center"/>
          </w:tcPr>
          <w:p w14:paraId="050C69CB">
            <w:pPr>
              <w:pStyle w:val="58"/>
              <w:spacing w:before="120" w:beforeLines="50" w:after="120" w:afterLines="50"/>
              <w:jc w:val="both"/>
            </w:pPr>
            <w:r>
              <w:t>GB/T18208.2-2001 地震灾害损失评估 第2部分：生命线工程</w:t>
            </w:r>
          </w:p>
        </w:tc>
        <w:tc>
          <w:tcPr>
            <w:tcW w:w="998" w:type="dxa"/>
            <w:tcMar>
              <w:left w:w="0" w:type="dxa"/>
              <w:right w:w="0" w:type="dxa"/>
            </w:tcMar>
            <w:vAlign w:val="center"/>
          </w:tcPr>
          <w:p w14:paraId="48434F9C">
            <w:pPr>
              <w:pStyle w:val="58"/>
              <w:spacing w:before="120" w:beforeLines="50" w:after="120" w:afterLines="50"/>
              <w:jc w:val="both"/>
            </w:pPr>
            <w:r>
              <w:t>现行</w:t>
            </w:r>
          </w:p>
        </w:tc>
      </w:tr>
      <w:tr w14:paraId="5851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9591202">
            <w:pPr>
              <w:pStyle w:val="58"/>
              <w:spacing w:before="120" w:beforeLines="50" w:after="120" w:afterLines="50"/>
              <w:jc w:val="both"/>
            </w:pPr>
            <w:r>
              <w:t>20</w:t>
            </w:r>
          </w:p>
        </w:tc>
        <w:tc>
          <w:tcPr>
            <w:tcW w:w="1092" w:type="dxa"/>
            <w:tcMar>
              <w:left w:w="0" w:type="dxa"/>
              <w:right w:w="0" w:type="dxa"/>
            </w:tcMar>
            <w:vAlign w:val="center"/>
          </w:tcPr>
          <w:p w14:paraId="2914B789">
            <w:pPr>
              <w:pStyle w:val="58"/>
              <w:spacing w:before="120" w:beforeLines="50" w:after="120" w:afterLines="50"/>
              <w:jc w:val="both"/>
            </w:pPr>
            <w:r>
              <w:t>地震行业</w:t>
            </w:r>
          </w:p>
        </w:tc>
        <w:tc>
          <w:tcPr>
            <w:tcW w:w="1412" w:type="dxa"/>
            <w:tcMar>
              <w:left w:w="0" w:type="dxa"/>
              <w:right w:w="0" w:type="dxa"/>
            </w:tcMar>
            <w:vAlign w:val="center"/>
          </w:tcPr>
          <w:p w14:paraId="1AD1D053">
            <w:pPr>
              <w:pStyle w:val="58"/>
              <w:spacing w:before="120" w:beforeLines="50" w:after="120" w:afterLines="50"/>
              <w:jc w:val="both"/>
            </w:pPr>
            <w:r>
              <w:t>国家标准</w:t>
            </w:r>
          </w:p>
        </w:tc>
        <w:tc>
          <w:tcPr>
            <w:tcW w:w="4775" w:type="dxa"/>
            <w:tcMar>
              <w:left w:w="0" w:type="dxa"/>
              <w:right w:w="0" w:type="dxa"/>
            </w:tcMar>
            <w:vAlign w:val="center"/>
          </w:tcPr>
          <w:p w14:paraId="7E31B38D">
            <w:pPr>
              <w:pStyle w:val="58"/>
              <w:spacing w:before="120" w:beforeLines="50" w:after="120" w:afterLines="50"/>
              <w:jc w:val="both"/>
            </w:pPr>
            <w:r>
              <w:t>GB/T18208.3-2001 地震灾害损失评估 第3部分：农田与水利工程</w:t>
            </w:r>
          </w:p>
        </w:tc>
        <w:tc>
          <w:tcPr>
            <w:tcW w:w="998" w:type="dxa"/>
            <w:tcMar>
              <w:left w:w="0" w:type="dxa"/>
              <w:right w:w="0" w:type="dxa"/>
            </w:tcMar>
            <w:vAlign w:val="center"/>
          </w:tcPr>
          <w:p w14:paraId="53C2194A">
            <w:pPr>
              <w:pStyle w:val="58"/>
              <w:spacing w:before="120" w:beforeLines="50" w:after="120" w:afterLines="50"/>
              <w:jc w:val="both"/>
            </w:pPr>
            <w:r>
              <w:t>现行</w:t>
            </w:r>
          </w:p>
        </w:tc>
      </w:tr>
      <w:tr w14:paraId="0F8D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7E5156A">
            <w:pPr>
              <w:pStyle w:val="58"/>
              <w:spacing w:before="120" w:beforeLines="50" w:after="120" w:afterLines="50"/>
              <w:jc w:val="both"/>
            </w:pPr>
            <w:r>
              <w:t>21</w:t>
            </w:r>
          </w:p>
        </w:tc>
        <w:tc>
          <w:tcPr>
            <w:tcW w:w="1092" w:type="dxa"/>
            <w:tcMar>
              <w:left w:w="0" w:type="dxa"/>
              <w:right w:w="0" w:type="dxa"/>
            </w:tcMar>
            <w:vAlign w:val="center"/>
          </w:tcPr>
          <w:p w14:paraId="6A734EA9">
            <w:pPr>
              <w:pStyle w:val="58"/>
              <w:spacing w:before="120" w:beforeLines="50" w:after="120" w:afterLines="50"/>
              <w:jc w:val="both"/>
            </w:pPr>
            <w:r>
              <w:t>地震行业</w:t>
            </w:r>
          </w:p>
        </w:tc>
        <w:tc>
          <w:tcPr>
            <w:tcW w:w="1412" w:type="dxa"/>
            <w:tcMar>
              <w:left w:w="0" w:type="dxa"/>
              <w:right w:w="0" w:type="dxa"/>
            </w:tcMar>
            <w:vAlign w:val="center"/>
          </w:tcPr>
          <w:p w14:paraId="649D8A5A">
            <w:pPr>
              <w:pStyle w:val="58"/>
              <w:spacing w:before="120" w:beforeLines="50" w:after="120" w:afterLines="50"/>
              <w:jc w:val="both"/>
            </w:pPr>
            <w:r>
              <w:t>国家标准</w:t>
            </w:r>
          </w:p>
        </w:tc>
        <w:tc>
          <w:tcPr>
            <w:tcW w:w="4775" w:type="dxa"/>
            <w:tcMar>
              <w:left w:w="0" w:type="dxa"/>
              <w:right w:w="0" w:type="dxa"/>
            </w:tcMar>
            <w:vAlign w:val="center"/>
          </w:tcPr>
          <w:p w14:paraId="0AD17A30">
            <w:pPr>
              <w:pStyle w:val="58"/>
              <w:spacing w:before="120" w:beforeLines="50" w:after="120" w:afterLines="50"/>
              <w:jc w:val="both"/>
            </w:pPr>
            <w:r>
              <w:t>GB/T19710-2005 地理信息系统基本原则</w:t>
            </w:r>
          </w:p>
        </w:tc>
        <w:tc>
          <w:tcPr>
            <w:tcW w:w="998" w:type="dxa"/>
            <w:tcMar>
              <w:left w:w="0" w:type="dxa"/>
              <w:right w:w="0" w:type="dxa"/>
            </w:tcMar>
            <w:vAlign w:val="center"/>
          </w:tcPr>
          <w:p w14:paraId="21492E99">
            <w:pPr>
              <w:pStyle w:val="58"/>
              <w:spacing w:before="120" w:beforeLines="50" w:after="120" w:afterLines="50"/>
              <w:jc w:val="both"/>
            </w:pPr>
            <w:r>
              <w:t>现行</w:t>
            </w:r>
          </w:p>
        </w:tc>
      </w:tr>
      <w:tr w14:paraId="1017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FE982BD">
            <w:pPr>
              <w:pStyle w:val="58"/>
              <w:spacing w:before="120" w:beforeLines="50" w:after="120" w:afterLines="50"/>
              <w:jc w:val="both"/>
            </w:pPr>
            <w:r>
              <w:t>22</w:t>
            </w:r>
          </w:p>
        </w:tc>
        <w:tc>
          <w:tcPr>
            <w:tcW w:w="1092" w:type="dxa"/>
            <w:tcMar>
              <w:left w:w="0" w:type="dxa"/>
              <w:right w:w="0" w:type="dxa"/>
            </w:tcMar>
            <w:vAlign w:val="center"/>
          </w:tcPr>
          <w:p w14:paraId="7C4957A9">
            <w:pPr>
              <w:pStyle w:val="58"/>
              <w:spacing w:before="120" w:beforeLines="50" w:after="120" w:afterLines="50"/>
              <w:jc w:val="both"/>
            </w:pPr>
            <w:r>
              <w:t>地震行业</w:t>
            </w:r>
          </w:p>
        </w:tc>
        <w:tc>
          <w:tcPr>
            <w:tcW w:w="1412" w:type="dxa"/>
            <w:tcMar>
              <w:left w:w="0" w:type="dxa"/>
              <w:right w:w="0" w:type="dxa"/>
            </w:tcMar>
            <w:vAlign w:val="center"/>
          </w:tcPr>
          <w:p w14:paraId="24B4E7C8">
            <w:pPr>
              <w:pStyle w:val="58"/>
              <w:spacing w:before="120" w:beforeLines="50" w:after="120" w:afterLines="50"/>
              <w:jc w:val="both"/>
            </w:pPr>
            <w:r>
              <w:t>行业标准</w:t>
            </w:r>
          </w:p>
        </w:tc>
        <w:tc>
          <w:tcPr>
            <w:tcW w:w="4775" w:type="dxa"/>
            <w:tcMar>
              <w:left w:w="0" w:type="dxa"/>
              <w:right w:w="0" w:type="dxa"/>
            </w:tcMar>
            <w:vAlign w:val="center"/>
          </w:tcPr>
          <w:p w14:paraId="4B2CA106">
            <w:pPr>
              <w:pStyle w:val="58"/>
              <w:spacing w:before="120" w:beforeLines="50" w:after="120" w:afterLines="50"/>
              <w:jc w:val="both"/>
            </w:pPr>
            <w:r>
              <w:t>DB/T11.1-2007 地震数据分类与代码 第1部分：基本类别</w:t>
            </w:r>
          </w:p>
        </w:tc>
        <w:tc>
          <w:tcPr>
            <w:tcW w:w="998" w:type="dxa"/>
            <w:tcMar>
              <w:left w:w="0" w:type="dxa"/>
              <w:right w:w="0" w:type="dxa"/>
            </w:tcMar>
            <w:vAlign w:val="center"/>
          </w:tcPr>
          <w:p w14:paraId="0A2A33F5">
            <w:pPr>
              <w:pStyle w:val="58"/>
              <w:spacing w:before="120" w:beforeLines="50" w:after="120" w:afterLines="50"/>
              <w:jc w:val="both"/>
            </w:pPr>
            <w:r>
              <w:t>现行</w:t>
            </w:r>
          </w:p>
        </w:tc>
      </w:tr>
      <w:tr w14:paraId="291A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007E1A09">
            <w:pPr>
              <w:pStyle w:val="58"/>
              <w:spacing w:before="120" w:beforeLines="50" w:after="120" w:afterLines="50"/>
              <w:jc w:val="both"/>
            </w:pPr>
            <w:r>
              <w:t>23</w:t>
            </w:r>
          </w:p>
        </w:tc>
        <w:tc>
          <w:tcPr>
            <w:tcW w:w="1092" w:type="dxa"/>
            <w:tcMar>
              <w:left w:w="0" w:type="dxa"/>
              <w:right w:w="0" w:type="dxa"/>
            </w:tcMar>
            <w:vAlign w:val="center"/>
          </w:tcPr>
          <w:p w14:paraId="00B96C2B">
            <w:pPr>
              <w:pStyle w:val="58"/>
              <w:spacing w:before="120" w:beforeLines="50" w:after="120" w:afterLines="50"/>
              <w:jc w:val="both"/>
            </w:pPr>
            <w:r>
              <w:t>地震行业</w:t>
            </w:r>
          </w:p>
        </w:tc>
        <w:tc>
          <w:tcPr>
            <w:tcW w:w="1412" w:type="dxa"/>
            <w:tcMar>
              <w:left w:w="0" w:type="dxa"/>
              <w:right w:w="0" w:type="dxa"/>
            </w:tcMar>
            <w:vAlign w:val="center"/>
          </w:tcPr>
          <w:p w14:paraId="64775721">
            <w:pPr>
              <w:pStyle w:val="58"/>
              <w:spacing w:before="120" w:beforeLines="50" w:after="120" w:afterLines="50"/>
              <w:jc w:val="both"/>
            </w:pPr>
            <w:r>
              <w:t>行业标准</w:t>
            </w:r>
          </w:p>
        </w:tc>
        <w:tc>
          <w:tcPr>
            <w:tcW w:w="4775" w:type="dxa"/>
            <w:tcMar>
              <w:left w:w="0" w:type="dxa"/>
              <w:right w:w="0" w:type="dxa"/>
            </w:tcMar>
            <w:vAlign w:val="center"/>
          </w:tcPr>
          <w:p w14:paraId="51568A74">
            <w:pPr>
              <w:pStyle w:val="58"/>
              <w:spacing w:before="120" w:beforeLines="50" w:after="120" w:afterLines="50"/>
              <w:jc w:val="both"/>
            </w:pPr>
            <w:r>
              <w:t>DB/T11.2-2007 地震数据分类与代码 第2部分：观测数据</w:t>
            </w:r>
          </w:p>
        </w:tc>
        <w:tc>
          <w:tcPr>
            <w:tcW w:w="998" w:type="dxa"/>
            <w:tcMar>
              <w:left w:w="0" w:type="dxa"/>
              <w:right w:w="0" w:type="dxa"/>
            </w:tcMar>
            <w:vAlign w:val="center"/>
          </w:tcPr>
          <w:p w14:paraId="000A603B">
            <w:pPr>
              <w:pStyle w:val="58"/>
              <w:spacing w:before="120" w:beforeLines="50" w:after="120" w:afterLines="50"/>
              <w:jc w:val="both"/>
            </w:pPr>
            <w:r>
              <w:t>现行</w:t>
            </w:r>
          </w:p>
        </w:tc>
      </w:tr>
      <w:tr w14:paraId="4079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76E00EAB">
            <w:pPr>
              <w:pStyle w:val="58"/>
              <w:spacing w:before="120" w:beforeLines="50" w:after="120" w:afterLines="50"/>
              <w:jc w:val="both"/>
            </w:pPr>
            <w:r>
              <w:t>24</w:t>
            </w:r>
          </w:p>
        </w:tc>
        <w:tc>
          <w:tcPr>
            <w:tcW w:w="1092" w:type="dxa"/>
            <w:tcMar>
              <w:left w:w="0" w:type="dxa"/>
              <w:right w:w="0" w:type="dxa"/>
            </w:tcMar>
            <w:vAlign w:val="center"/>
          </w:tcPr>
          <w:p w14:paraId="0C9F9D3A">
            <w:pPr>
              <w:pStyle w:val="58"/>
              <w:spacing w:before="120" w:beforeLines="50" w:after="120" w:afterLines="50"/>
              <w:jc w:val="both"/>
            </w:pPr>
            <w:r>
              <w:t>地震行业</w:t>
            </w:r>
          </w:p>
        </w:tc>
        <w:tc>
          <w:tcPr>
            <w:tcW w:w="1412" w:type="dxa"/>
            <w:tcMar>
              <w:left w:w="0" w:type="dxa"/>
              <w:right w:w="0" w:type="dxa"/>
            </w:tcMar>
            <w:vAlign w:val="center"/>
          </w:tcPr>
          <w:p w14:paraId="625F6B26">
            <w:pPr>
              <w:pStyle w:val="58"/>
              <w:spacing w:before="120" w:beforeLines="50" w:after="120" w:afterLines="50"/>
              <w:jc w:val="both"/>
            </w:pPr>
            <w:r>
              <w:t>行业标准</w:t>
            </w:r>
          </w:p>
        </w:tc>
        <w:tc>
          <w:tcPr>
            <w:tcW w:w="4775" w:type="dxa"/>
            <w:tcMar>
              <w:left w:w="0" w:type="dxa"/>
              <w:right w:w="0" w:type="dxa"/>
            </w:tcMar>
            <w:vAlign w:val="center"/>
          </w:tcPr>
          <w:p w14:paraId="019E69AC">
            <w:pPr>
              <w:pStyle w:val="58"/>
              <w:spacing w:before="120" w:beforeLines="50" w:after="120" w:afterLines="50"/>
              <w:jc w:val="both"/>
            </w:pPr>
            <w:r>
              <w:t>DB/T11.3-2012 地震数据分类与代码 第3部分：探测数据</w:t>
            </w:r>
          </w:p>
        </w:tc>
        <w:tc>
          <w:tcPr>
            <w:tcW w:w="998" w:type="dxa"/>
            <w:tcMar>
              <w:left w:w="0" w:type="dxa"/>
              <w:right w:w="0" w:type="dxa"/>
            </w:tcMar>
            <w:vAlign w:val="center"/>
          </w:tcPr>
          <w:p w14:paraId="3548AF4C">
            <w:pPr>
              <w:pStyle w:val="58"/>
              <w:spacing w:before="120" w:beforeLines="50" w:after="120" w:afterLines="50"/>
              <w:jc w:val="both"/>
            </w:pPr>
            <w:r>
              <w:t>现行</w:t>
            </w:r>
          </w:p>
        </w:tc>
      </w:tr>
      <w:tr w14:paraId="493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18B531B1">
            <w:pPr>
              <w:pStyle w:val="58"/>
              <w:spacing w:before="120" w:beforeLines="50" w:after="120" w:afterLines="50"/>
              <w:jc w:val="both"/>
            </w:pPr>
            <w:r>
              <w:t>25</w:t>
            </w:r>
          </w:p>
        </w:tc>
        <w:tc>
          <w:tcPr>
            <w:tcW w:w="1092" w:type="dxa"/>
            <w:tcMar>
              <w:left w:w="0" w:type="dxa"/>
              <w:right w:w="0" w:type="dxa"/>
            </w:tcMar>
            <w:vAlign w:val="center"/>
          </w:tcPr>
          <w:p w14:paraId="7A400ECA">
            <w:pPr>
              <w:pStyle w:val="58"/>
              <w:spacing w:before="120" w:beforeLines="50" w:after="120" w:afterLines="50"/>
              <w:jc w:val="both"/>
            </w:pPr>
            <w:r>
              <w:t>地震行业</w:t>
            </w:r>
          </w:p>
        </w:tc>
        <w:tc>
          <w:tcPr>
            <w:tcW w:w="1412" w:type="dxa"/>
            <w:tcMar>
              <w:left w:w="0" w:type="dxa"/>
              <w:right w:w="0" w:type="dxa"/>
            </w:tcMar>
            <w:vAlign w:val="center"/>
          </w:tcPr>
          <w:p w14:paraId="06846421">
            <w:pPr>
              <w:pStyle w:val="58"/>
              <w:spacing w:before="120" w:beforeLines="50" w:after="120" w:afterLines="50"/>
              <w:jc w:val="both"/>
            </w:pPr>
            <w:r>
              <w:t>行业标准</w:t>
            </w:r>
          </w:p>
        </w:tc>
        <w:tc>
          <w:tcPr>
            <w:tcW w:w="4775" w:type="dxa"/>
            <w:tcMar>
              <w:left w:w="0" w:type="dxa"/>
              <w:right w:w="0" w:type="dxa"/>
            </w:tcMar>
            <w:vAlign w:val="center"/>
          </w:tcPr>
          <w:p w14:paraId="20020C80">
            <w:pPr>
              <w:pStyle w:val="58"/>
              <w:spacing w:before="120" w:beforeLines="50" w:after="120" w:afterLines="50"/>
              <w:jc w:val="both"/>
            </w:pPr>
            <w:r>
              <w:t>DB/T41-2011 地震数据元数据</w:t>
            </w:r>
          </w:p>
        </w:tc>
        <w:tc>
          <w:tcPr>
            <w:tcW w:w="998" w:type="dxa"/>
            <w:tcMar>
              <w:left w:w="0" w:type="dxa"/>
              <w:right w:w="0" w:type="dxa"/>
            </w:tcMar>
            <w:vAlign w:val="center"/>
          </w:tcPr>
          <w:p w14:paraId="09A63B0F">
            <w:pPr>
              <w:pStyle w:val="58"/>
              <w:spacing w:before="120" w:beforeLines="50" w:after="120" w:afterLines="50"/>
              <w:jc w:val="both"/>
            </w:pPr>
            <w:r>
              <w:t>现行</w:t>
            </w:r>
          </w:p>
        </w:tc>
      </w:tr>
      <w:tr w14:paraId="0C9C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77E8A66D">
            <w:pPr>
              <w:pStyle w:val="58"/>
              <w:spacing w:before="120" w:beforeLines="50" w:after="120" w:afterLines="50"/>
              <w:jc w:val="both"/>
            </w:pPr>
            <w:r>
              <w:t>26</w:t>
            </w:r>
          </w:p>
        </w:tc>
        <w:tc>
          <w:tcPr>
            <w:tcW w:w="1092" w:type="dxa"/>
            <w:tcMar>
              <w:left w:w="0" w:type="dxa"/>
              <w:right w:w="0" w:type="dxa"/>
            </w:tcMar>
            <w:vAlign w:val="center"/>
          </w:tcPr>
          <w:p w14:paraId="33458993">
            <w:pPr>
              <w:pStyle w:val="58"/>
              <w:spacing w:before="120" w:beforeLines="50" w:after="120" w:afterLines="50"/>
              <w:jc w:val="both"/>
            </w:pPr>
            <w:r>
              <w:t>地震行业</w:t>
            </w:r>
          </w:p>
        </w:tc>
        <w:tc>
          <w:tcPr>
            <w:tcW w:w="1412" w:type="dxa"/>
            <w:tcMar>
              <w:left w:w="0" w:type="dxa"/>
              <w:right w:w="0" w:type="dxa"/>
            </w:tcMar>
            <w:vAlign w:val="center"/>
          </w:tcPr>
          <w:p w14:paraId="0DBBAE7D">
            <w:pPr>
              <w:pStyle w:val="58"/>
              <w:spacing w:before="120" w:beforeLines="50" w:after="120" w:afterLines="50"/>
              <w:jc w:val="both"/>
            </w:pPr>
            <w:r>
              <w:t>行业标准</w:t>
            </w:r>
          </w:p>
        </w:tc>
        <w:tc>
          <w:tcPr>
            <w:tcW w:w="4775" w:type="dxa"/>
            <w:tcMar>
              <w:left w:w="0" w:type="dxa"/>
              <w:right w:w="0" w:type="dxa"/>
            </w:tcMar>
            <w:vAlign w:val="center"/>
          </w:tcPr>
          <w:p w14:paraId="74219BF7">
            <w:pPr>
              <w:pStyle w:val="58"/>
              <w:spacing w:before="120" w:beforeLines="50" w:after="120" w:afterLines="50"/>
              <w:jc w:val="both"/>
            </w:pPr>
            <w:r>
              <w:t>DB/T66-2016 地震编目规范</w:t>
            </w:r>
          </w:p>
        </w:tc>
        <w:tc>
          <w:tcPr>
            <w:tcW w:w="998" w:type="dxa"/>
            <w:tcMar>
              <w:left w:w="0" w:type="dxa"/>
              <w:right w:w="0" w:type="dxa"/>
            </w:tcMar>
            <w:vAlign w:val="center"/>
          </w:tcPr>
          <w:p w14:paraId="48695987">
            <w:pPr>
              <w:pStyle w:val="58"/>
              <w:spacing w:before="120" w:beforeLines="50" w:after="120" w:afterLines="50"/>
              <w:jc w:val="both"/>
            </w:pPr>
            <w:r>
              <w:t>现行</w:t>
            </w:r>
          </w:p>
        </w:tc>
      </w:tr>
      <w:tr w14:paraId="5223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664963C6">
            <w:pPr>
              <w:pStyle w:val="58"/>
              <w:spacing w:before="120" w:beforeLines="50" w:after="120" w:afterLines="50"/>
              <w:jc w:val="both"/>
            </w:pPr>
            <w:r>
              <w:t>27</w:t>
            </w:r>
          </w:p>
        </w:tc>
        <w:tc>
          <w:tcPr>
            <w:tcW w:w="1092" w:type="dxa"/>
            <w:tcMar>
              <w:left w:w="0" w:type="dxa"/>
              <w:right w:w="0" w:type="dxa"/>
            </w:tcMar>
            <w:vAlign w:val="center"/>
          </w:tcPr>
          <w:p w14:paraId="28858E01">
            <w:pPr>
              <w:pStyle w:val="58"/>
              <w:spacing w:before="120" w:beforeLines="50" w:after="120" w:afterLines="50"/>
              <w:jc w:val="both"/>
            </w:pPr>
            <w:r>
              <w:t>地震行业</w:t>
            </w:r>
          </w:p>
        </w:tc>
        <w:tc>
          <w:tcPr>
            <w:tcW w:w="1412" w:type="dxa"/>
            <w:tcMar>
              <w:left w:w="0" w:type="dxa"/>
              <w:right w:w="0" w:type="dxa"/>
            </w:tcMar>
            <w:vAlign w:val="center"/>
          </w:tcPr>
          <w:p w14:paraId="26A5857F">
            <w:pPr>
              <w:pStyle w:val="58"/>
              <w:spacing w:before="120" w:beforeLines="50" w:after="120" w:afterLines="50"/>
              <w:jc w:val="both"/>
            </w:pPr>
            <w:r>
              <w:t>行业标准</w:t>
            </w:r>
          </w:p>
        </w:tc>
        <w:tc>
          <w:tcPr>
            <w:tcW w:w="4775" w:type="dxa"/>
            <w:tcMar>
              <w:left w:w="0" w:type="dxa"/>
              <w:right w:w="0" w:type="dxa"/>
            </w:tcMar>
            <w:vAlign w:val="center"/>
          </w:tcPr>
          <w:p w14:paraId="36FF1767">
            <w:pPr>
              <w:pStyle w:val="58"/>
              <w:spacing w:before="120" w:beforeLines="50" w:after="120" w:afterLines="50"/>
              <w:jc w:val="both"/>
            </w:pPr>
            <w:r>
              <w:t>DB/T67-2017 地震卫星电磁观测测项分类与代码</w:t>
            </w:r>
          </w:p>
        </w:tc>
        <w:tc>
          <w:tcPr>
            <w:tcW w:w="998" w:type="dxa"/>
            <w:tcMar>
              <w:left w:w="0" w:type="dxa"/>
              <w:right w:w="0" w:type="dxa"/>
            </w:tcMar>
            <w:vAlign w:val="center"/>
          </w:tcPr>
          <w:p w14:paraId="7331A215">
            <w:pPr>
              <w:pStyle w:val="58"/>
              <w:spacing w:before="120" w:beforeLines="50" w:after="120" w:afterLines="50"/>
              <w:jc w:val="both"/>
            </w:pPr>
            <w:r>
              <w:t>现行</w:t>
            </w:r>
          </w:p>
        </w:tc>
      </w:tr>
      <w:tr w14:paraId="0799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47573FF1">
            <w:pPr>
              <w:pStyle w:val="58"/>
              <w:spacing w:before="120" w:beforeLines="50" w:after="120" w:afterLines="50"/>
              <w:jc w:val="both"/>
            </w:pPr>
            <w:r>
              <w:t>28</w:t>
            </w:r>
          </w:p>
        </w:tc>
        <w:tc>
          <w:tcPr>
            <w:tcW w:w="1092" w:type="dxa"/>
            <w:tcMar>
              <w:left w:w="0" w:type="dxa"/>
              <w:right w:w="0" w:type="dxa"/>
            </w:tcMar>
            <w:vAlign w:val="center"/>
          </w:tcPr>
          <w:p w14:paraId="793CCAE0">
            <w:pPr>
              <w:pStyle w:val="58"/>
              <w:spacing w:before="120" w:beforeLines="50" w:after="120" w:afterLines="50"/>
              <w:jc w:val="both"/>
            </w:pPr>
            <w:r>
              <w:t>地震行业</w:t>
            </w:r>
          </w:p>
        </w:tc>
        <w:tc>
          <w:tcPr>
            <w:tcW w:w="1412" w:type="dxa"/>
            <w:tcMar>
              <w:left w:w="0" w:type="dxa"/>
              <w:right w:w="0" w:type="dxa"/>
            </w:tcMar>
            <w:vAlign w:val="center"/>
          </w:tcPr>
          <w:p w14:paraId="2C3FFAC6">
            <w:pPr>
              <w:pStyle w:val="58"/>
              <w:spacing w:before="120" w:beforeLines="50" w:after="120" w:afterLines="50"/>
              <w:jc w:val="both"/>
            </w:pPr>
            <w:r>
              <w:t>行业标准</w:t>
            </w:r>
          </w:p>
        </w:tc>
        <w:tc>
          <w:tcPr>
            <w:tcW w:w="4775" w:type="dxa"/>
            <w:tcMar>
              <w:left w:w="0" w:type="dxa"/>
              <w:right w:w="0" w:type="dxa"/>
            </w:tcMar>
            <w:vAlign w:val="center"/>
          </w:tcPr>
          <w:p w14:paraId="2D843A19">
            <w:pPr>
              <w:pStyle w:val="58"/>
              <w:spacing w:before="120" w:beforeLines="50" w:after="120" w:afterLines="50"/>
              <w:jc w:val="both"/>
            </w:pPr>
            <w:r>
              <w:t>DB/T84-2020 卫星遥感地震应用数据库结构</w:t>
            </w:r>
          </w:p>
        </w:tc>
        <w:tc>
          <w:tcPr>
            <w:tcW w:w="998" w:type="dxa"/>
            <w:tcMar>
              <w:left w:w="0" w:type="dxa"/>
              <w:right w:w="0" w:type="dxa"/>
            </w:tcMar>
            <w:vAlign w:val="center"/>
          </w:tcPr>
          <w:p w14:paraId="44B5A574">
            <w:pPr>
              <w:pStyle w:val="58"/>
              <w:spacing w:before="120" w:beforeLines="50" w:after="120" w:afterLines="50"/>
              <w:jc w:val="both"/>
            </w:pPr>
            <w:r>
              <w:t>现行</w:t>
            </w:r>
          </w:p>
        </w:tc>
      </w:tr>
      <w:tr w14:paraId="671D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17A7CA28">
            <w:pPr>
              <w:pStyle w:val="58"/>
              <w:spacing w:before="120" w:beforeLines="50" w:after="120" w:afterLines="50"/>
              <w:jc w:val="both"/>
            </w:pPr>
            <w:r>
              <w:t>29</w:t>
            </w:r>
          </w:p>
        </w:tc>
        <w:tc>
          <w:tcPr>
            <w:tcW w:w="1092" w:type="dxa"/>
            <w:tcMar>
              <w:left w:w="0" w:type="dxa"/>
              <w:right w:w="0" w:type="dxa"/>
            </w:tcMar>
            <w:vAlign w:val="center"/>
          </w:tcPr>
          <w:p w14:paraId="1B031369">
            <w:pPr>
              <w:pStyle w:val="58"/>
              <w:spacing w:before="120" w:beforeLines="50" w:after="120" w:afterLines="50"/>
              <w:jc w:val="both"/>
            </w:pPr>
            <w:r>
              <w:t>地震行业</w:t>
            </w:r>
          </w:p>
        </w:tc>
        <w:tc>
          <w:tcPr>
            <w:tcW w:w="1412" w:type="dxa"/>
            <w:tcMar>
              <w:left w:w="0" w:type="dxa"/>
              <w:right w:w="0" w:type="dxa"/>
            </w:tcMar>
            <w:vAlign w:val="center"/>
          </w:tcPr>
          <w:p w14:paraId="600C636E">
            <w:pPr>
              <w:pStyle w:val="58"/>
              <w:spacing w:before="120" w:beforeLines="50" w:after="120" w:afterLines="50"/>
              <w:jc w:val="both"/>
            </w:pPr>
            <w:r>
              <w:t>行业标准</w:t>
            </w:r>
          </w:p>
        </w:tc>
        <w:tc>
          <w:tcPr>
            <w:tcW w:w="4775" w:type="dxa"/>
            <w:tcMar>
              <w:left w:w="0" w:type="dxa"/>
              <w:right w:w="0" w:type="dxa"/>
            </w:tcMar>
            <w:vAlign w:val="center"/>
          </w:tcPr>
          <w:p w14:paraId="564F6D51">
            <w:pPr>
              <w:pStyle w:val="58"/>
              <w:spacing w:before="120" w:beforeLines="50" w:after="120" w:afterLines="50"/>
              <w:jc w:val="both"/>
            </w:pPr>
            <w:r>
              <w:t>DB/T74-2018 地震灾害遥感评估 地震地质灾害</w:t>
            </w:r>
          </w:p>
        </w:tc>
        <w:tc>
          <w:tcPr>
            <w:tcW w:w="998" w:type="dxa"/>
            <w:tcMar>
              <w:left w:w="0" w:type="dxa"/>
              <w:right w:w="0" w:type="dxa"/>
            </w:tcMar>
            <w:vAlign w:val="center"/>
          </w:tcPr>
          <w:p w14:paraId="4021AE04">
            <w:pPr>
              <w:pStyle w:val="58"/>
              <w:spacing w:before="120" w:beforeLines="50" w:after="120" w:afterLines="50"/>
              <w:jc w:val="both"/>
            </w:pPr>
            <w:r>
              <w:t>现行</w:t>
            </w:r>
          </w:p>
        </w:tc>
      </w:tr>
      <w:tr w14:paraId="640F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7A10DB9A">
            <w:pPr>
              <w:pStyle w:val="58"/>
              <w:spacing w:before="120" w:beforeLines="50" w:after="120" w:afterLines="50"/>
              <w:jc w:val="both"/>
            </w:pPr>
            <w:r>
              <w:t>30</w:t>
            </w:r>
          </w:p>
        </w:tc>
        <w:tc>
          <w:tcPr>
            <w:tcW w:w="1092" w:type="dxa"/>
            <w:tcMar>
              <w:left w:w="0" w:type="dxa"/>
              <w:right w:w="0" w:type="dxa"/>
            </w:tcMar>
            <w:vAlign w:val="center"/>
          </w:tcPr>
          <w:p w14:paraId="73C59B34">
            <w:pPr>
              <w:pStyle w:val="58"/>
              <w:spacing w:before="120" w:beforeLines="50" w:after="120" w:afterLines="50"/>
              <w:jc w:val="both"/>
            </w:pPr>
            <w:r>
              <w:t>地震行业</w:t>
            </w:r>
          </w:p>
        </w:tc>
        <w:tc>
          <w:tcPr>
            <w:tcW w:w="1412" w:type="dxa"/>
            <w:tcMar>
              <w:left w:w="0" w:type="dxa"/>
              <w:right w:w="0" w:type="dxa"/>
            </w:tcMar>
            <w:vAlign w:val="center"/>
          </w:tcPr>
          <w:p w14:paraId="7EE00842">
            <w:pPr>
              <w:pStyle w:val="58"/>
              <w:spacing w:before="120" w:beforeLines="50" w:after="120" w:afterLines="50"/>
              <w:jc w:val="both"/>
            </w:pPr>
            <w:r>
              <w:t>行业标准</w:t>
            </w:r>
          </w:p>
        </w:tc>
        <w:tc>
          <w:tcPr>
            <w:tcW w:w="4775" w:type="dxa"/>
            <w:tcMar>
              <w:left w:w="0" w:type="dxa"/>
              <w:right w:w="0" w:type="dxa"/>
            </w:tcMar>
            <w:vAlign w:val="center"/>
          </w:tcPr>
          <w:p w14:paraId="73A9BB3E">
            <w:pPr>
              <w:pStyle w:val="58"/>
              <w:spacing w:before="120" w:beforeLines="50" w:after="120" w:afterLines="50"/>
              <w:jc w:val="both"/>
            </w:pPr>
            <w:r>
              <w:t>DB/T75-2018 地震灾害遥感评估 建筑物破坏</w:t>
            </w:r>
          </w:p>
        </w:tc>
        <w:tc>
          <w:tcPr>
            <w:tcW w:w="998" w:type="dxa"/>
            <w:tcMar>
              <w:left w:w="0" w:type="dxa"/>
              <w:right w:w="0" w:type="dxa"/>
            </w:tcMar>
            <w:vAlign w:val="center"/>
          </w:tcPr>
          <w:p w14:paraId="51812FAF">
            <w:pPr>
              <w:pStyle w:val="58"/>
              <w:spacing w:before="120" w:beforeLines="50" w:after="120" w:afterLines="50"/>
              <w:jc w:val="both"/>
            </w:pPr>
            <w:r>
              <w:t>现行</w:t>
            </w:r>
          </w:p>
        </w:tc>
      </w:tr>
      <w:tr w14:paraId="423A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6D6A470">
            <w:pPr>
              <w:pStyle w:val="58"/>
              <w:spacing w:before="120" w:beforeLines="50" w:after="120" w:afterLines="50"/>
              <w:jc w:val="both"/>
            </w:pPr>
            <w:r>
              <w:t>31</w:t>
            </w:r>
          </w:p>
        </w:tc>
        <w:tc>
          <w:tcPr>
            <w:tcW w:w="1092" w:type="dxa"/>
            <w:tcMar>
              <w:left w:w="0" w:type="dxa"/>
              <w:right w:w="0" w:type="dxa"/>
            </w:tcMar>
            <w:vAlign w:val="center"/>
          </w:tcPr>
          <w:p w14:paraId="636F1AF3">
            <w:pPr>
              <w:pStyle w:val="58"/>
              <w:spacing w:before="120" w:beforeLines="50" w:after="120" w:afterLines="50"/>
              <w:jc w:val="both"/>
            </w:pPr>
            <w:r>
              <w:t>地震行业</w:t>
            </w:r>
          </w:p>
        </w:tc>
        <w:tc>
          <w:tcPr>
            <w:tcW w:w="1412" w:type="dxa"/>
            <w:tcMar>
              <w:left w:w="0" w:type="dxa"/>
              <w:right w:w="0" w:type="dxa"/>
            </w:tcMar>
            <w:vAlign w:val="center"/>
          </w:tcPr>
          <w:p w14:paraId="3869DA4F">
            <w:pPr>
              <w:pStyle w:val="58"/>
              <w:spacing w:before="120" w:beforeLines="50" w:after="120" w:afterLines="50"/>
              <w:jc w:val="both"/>
            </w:pPr>
            <w:r>
              <w:t>行业标准</w:t>
            </w:r>
          </w:p>
        </w:tc>
        <w:tc>
          <w:tcPr>
            <w:tcW w:w="4775" w:type="dxa"/>
            <w:tcMar>
              <w:left w:w="0" w:type="dxa"/>
              <w:right w:w="0" w:type="dxa"/>
            </w:tcMar>
            <w:vAlign w:val="center"/>
          </w:tcPr>
          <w:p w14:paraId="4FE8D01B">
            <w:pPr>
              <w:pStyle w:val="58"/>
              <w:spacing w:before="120" w:beforeLines="50" w:after="120" w:afterLines="50"/>
              <w:jc w:val="both"/>
            </w:pPr>
            <w:r>
              <w:t>DB/T76-2018 地震灾害遥感评估 公路震害</w:t>
            </w:r>
          </w:p>
        </w:tc>
        <w:tc>
          <w:tcPr>
            <w:tcW w:w="998" w:type="dxa"/>
            <w:tcMar>
              <w:left w:w="0" w:type="dxa"/>
              <w:right w:w="0" w:type="dxa"/>
            </w:tcMar>
            <w:vAlign w:val="center"/>
          </w:tcPr>
          <w:p w14:paraId="3184799F">
            <w:pPr>
              <w:pStyle w:val="58"/>
              <w:spacing w:before="120" w:beforeLines="50" w:after="120" w:afterLines="50"/>
              <w:jc w:val="both"/>
            </w:pPr>
            <w:r>
              <w:t>现行</w:t>
            </w:r>
          </w:p>
        </w:tc>
      </w:tr>
      <w:tr w14:paraId="3D5A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5B1E666A">
            <w:pPr>
              <w:pStyle w:val="58"/>
              <w:spacing w:before="120" w:beforeLines="50" w:after="120" w:afterLines="50"/>
              <w:jc w:val="both"/>
            </w:pPr>
            <w:r>
              <w:t>32</w:t>
            </w:r>
          </w:p>
        </w:tc>
        <w:tc>
          <w:tcPr>
            <w:tcW w:w="1092" w:type="dxa"/>
            <w:tcMar>
              <w:left w:w="0" w:type="dxa"/>
              <w:right w:w="0" w:type="dxa"/>
            </w:tcMar>
            <w:vAlign w:val="center"/>
          </w:tcPr>
          <w:p w14:paraId="384BD297">
            <w:pPr>
              <w:pStyle w:val="58"/>
              <w:spacing w:before="120" w:beforeLines="50" w:after="120" w:afterLines="50"/>
              <w:jc w:val="both"/>
            </w:pPr>
            <w:r>
              <w:t>地震行业</w:t>
            </w:r>
          </w:p>
        </w:tc>
        <w:tc>
          <w:tcPr>
            <w:tcW w:w="1412" w:type="dxa"/>
            <w:tcMar>
              <w:left w:w="0" w:type="dxa"/>
              <w:right w:w="0" w:type="dxa"/>
            </w:tcMar>
            <w:vAlign w:val="center"/>
          </w:tcPr>
          <w:p w14:paraId="4FDABBC7">
            <w:pPr>
              <w:pStyle w:val="58"/>
              <w:spacing w:before="120" w:beforeLines="50" w:after="120" w:afterLines="50"/>
              <w:jc w:val="both"/>
            </w:pPr>
            <w:r>
              <w:t>行业标准</w:t>
            </w:r>
          </w:p>
        </w:tc>
        <w:tc>
          <w:tcPr>
            <w:tcW w:w="4775" w:type="dxa"/>
            <w:tcMar>
              <w:left w:w="0" w:type="dxa"/>
              <w:right w:w="0" w:type="dxa"/>
            </w:tcMar>
            <w:vAlign w:val="center"/>
          </w:tcPr>
          <w:p w14:paraId="1562A1BB">
            <w:pPr>
              <w:pStyle w:val="58"/>
              <w:spacing w:before="120" w:beforeLines="50" w:after="120" w:afterLines="50"/>
              <w:jc w:val="both"/>
            </w:pPr>
            <w:r>
              <w:t>DB/T77-2018 地震灾害遥感评估 地震烈度</w:t>
            </w:r>
          </w:p>
        </w:tc>
        <w:tc>
          <w:tcPr>
            <w:tcW w:w="998" w:type="dxa"/>
            <w:tcMar>
              <w:left w:w="0" w:type="dxa"/>
              <w:right w:w="0" w:type="dxa"/>
            </w:tcMar>
            <w:vAlign w:val="center"/>
          </w:tcPr>
          <w:p w14:paraId="03E32DA6">
            <w:pPr>
              <w:pStyle w:val="58"/>
              <w:spacing w:before="120" w:beforeLines="50" w:after="120" w:afterLines="50"/>
              <w:jc w:val="both"/>
            </w:pPr>
            <w:r>
              <w:t>现行</w:t>
            </w:r>
          </w:p>
        </w:tc>
      </w:tr>
      <w:tr w14:paraId="00B4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618E651B">
            <w:pPr>
              <w:pStyle w:val="58"/>
              <w:spacing w:before="120" w:beforeLines="50" w:after="120" w:afterLines="50"/>
              <w:jc w:val="both"/>
            </w:pPr>
            <w:r>
              <w:t>33</w:t>
            </w:r>
          </w:p>
        </w:tc>
        <w:tc>
          <w:tcPr>
            <w:tcW w:w="1092" w:type="dxa"/>
            <w:tcMar>
              <w:left w:w="0" w:type="dxa"/>
              <w:right w:w="0" w:type="dxa"/>
            </w:tcMar>
            <w:vAlign w:val="center"/>
          </w:tcPr>
          <w:p w14:paraId="2EC9ABEE">
            <w:pPr>
              <w:pStyle w:val="58"/>
              <w:spacing w:before="120" w:beforeLines="50" w:after="120" w:afterLines="50"/>
              <w:jc w:val="both"/>
            </w:pPr>
            <w:r>
              <w:t>地震行业</w:t>
            </w:r>
          </w:p>
        </w:tc>
        <w:tc>
          <w:tcPr>
            <w:tcW w:w="1412" w:type="dxa"/>
            <w:tcMar>
              <w:left w:w="0" w:type="dxa"/>
              <w:right w:w="0" w:type="dxa"/>
            </w:tcMar>
            <w:vAlign w:val="center"/>
          </w:tcPr>
          <w:p w14:paraId="09D58B40">
            <w:pPr>
              <w:pStyle w:val="58"/>
              <w:spacing w:before="120" w:beforeLines="50" w:after="120" w:afterLines="50"/>
              <w:jc w:val="both"/>
            </w:pPr>
            <w:r>
              <w:t>行业标准</w:t>
            </w:r>
          </w:p>
        </w:tc>
        <w:tc>
          <w:tcPr>
            <w:tcW w:w="4775" w:type="dxa"/>
            <w:tcMar>
              <w:left w:w="0" w:type="dxa"/>
              <w:right w:w="0" w:type="dxa"/>
            </w:tcMar>
            <w:vAlign w:val="center"/>
          </w:tcPr>
          <w:p w14:paraId="604BDC28">
            <w:pPr>
              <w:pStyle w:val="58"/>
              <w:spacing w:before="120" w:beforeLines="50" w:after="120" w:afterLines="50"/>
              <w:jc w:val="both"/>
            </w:pPr>
            <w:r>
              <w:t>DB/T78-2018 地震灾害遥感评估 地震极灾区范围</w:t>
            </w:r>
          </w:p>
        </w:tc>
        <w:tc>
          <w:tcPr>
            <w:tcW w:w="998" w:type="dxa"/>
            <w:tcMar>
              <w:left w:w="0" w:type="dxa"/>
              <w:right w:w="0" w:type="dxa"/>
            </w:tcMar>
            <w:vAlign w:val="center"/>
          </w:tcPr>
          <w:p w14:paraId="5949D66D">
            <w:pPr>
              <w:pStyle w:val="58"/>
              <w:spacing w:before="120" w:beforeLines="50" w:after="120" w:afterLines="50"/>
              <w:jc w:val="both"/>
            </w:pPr>
            <w:r>
              <w:t>现行</w:t>
            </w:r>
          </w:p>
        </w:tc>
      </w:tr>
      <w:tr w14:paraId="3B1A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14E48E1E">
            <w:pPr>
              <w:pStyle w:val="58"/>
              <w:spacing w:before="120" w:beforeLines="50" w:after="120" w:afterLines="50"/>
              <w:jc w:val="both"/>
            </w:pPr>
            <w:r>
              <w:t>34</w:t>
            </w:r>
          </w:p>
        </w:tc>
        <w:tc>
          <w:tcPr>
            <w:tcW w:w="1092" w:type="dxa"/>
            <w:tcMar>
              <w:left w:w="0" w:type="dxa"/>
              <w:right w:w="0" w:type="dxa"/>
            </w:tcMar>
            <w:vAlign w:val="center"/>
          </w:tcPr>
          <w:p w14:paraId="1F2CCA53">
            <w:pPr>
              <w:pStyle w:val="58"/>
              <w:spacing w:before="120" w:beforeLines="50" w:after="120" w:afterLines="50"/>
              <w:jc w:val="both"/>
            </w:pPr>
            <w:r>
              <w:t>地震行业</w:t>
            </w:r>
          </w:p>
        </w:tc>
        <w:tc>
          <w:tcPr>
            <w:tcW w:w="1412" w:type="dxa"/>
            <w:tcMar>
              <w:left w:w="0" w:type="dxa"/>
              <w:right w:w="0" w:type="dxa"/>
            </w:tcMar>
            <w:vAlign w:val="center"/>
          </w:tcPr>
          <w:p w14:paraId="145AA4B0">
            <w:pPr>
              <w:pStyle w:val="58"/>
              <w:spacing w:before="120" w:beforeLines="50" w:after="120" w:afterLines="50"/>
              <w:jc w:val="both"/>
            </w:pPr>
            <w:r>
              <w:t>行业标准</w:t>
            </w:r>
          </w:p>
        </w:tc>
        <w:tc>
          <w:tcPr>
            <w:tcW w:w="4775" w:type="dxa"/>
            <w:tcMar>
              <w:left w:w="0" w:type="dxa"/>
              <w:right w:w="0" w:type="dxa"/>
            </w:tcMar>
            <w:vAlign w:val="center"/>
          </w:tcPr>
          <w:p w14:paraId="746CBD8D">
            <w:pPr>
              <w:pStyle w:val="58"/>
              <w:spacing w:before="120" w:beforeLines="50" w:after="120" w:afterLines="50"/>
              <w:jc w:val="both"/>
            </w:pPr>
            <w:r>
              <w:t>DB/T79-2018 地震灾害遥感评估 地震直接经济损失</w:t>
            </w:r>
          </w:p>
        </w:tc>
        <w:tc>
          <w:tcPr>
            <w:tcW w:w="998" w:type="dxa"/>
            <w:tcMar>
              <w:left w:w="0" w:type="dxa"/>
              <w:right w:w="0" w:type="dxa"/>
            </w:tcMar>
            <w:vAlign w:val="center"/>
          </w:tcPr>
          <w:p w14:paraId="0AB0C8F8">
            <w:pPr>
              <w:pStyle w:val="58"/>
              <w:spacing w:before="120" w:beforeLines="50" w:after="120" w:afterLines="50"/>
              <w:jc w:val="both"/>
            </w:pPr>
            <w:r>
              <w:t>现行</w:t>
            </w:r>
          </w:p>
        </w:tc>
      </w:tr>
      <w:tr w14:paraId="78B2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020D5487">
            <w:pPr>
              <w:pStyle w:val="58"/>
              <w:spacing w:before="120" w:beforeLines="50" w:after="120" w:afterLines="50"/>
              <w:jc w:val="both"/>
            </w:pPr>
            <w:r>
              <w:t>35</w:t>
            </w:r>
          </w:p>
        </w:tc>
        <w:tc>
          <w:tcPr>
            <w:tcW w:w="1092" w:type="dxa"/>
            <w:tcMar>
              <w:left w:w="0" w:type="dxa"/>
              <w:right w:w="0" w:type="dxa"/>
            </w:tcMar>
            <w:vAlign w:val="center"/>
          </w:tcPr>
          <w:p w14:paraId="547070B8">
            <w:pPr>
              <w:pStyle w:val="58"/>
              <w:spacing w:before="120" w:beforeLines="50" w:after="120" w:afterLines="50"/>
              <w:jc w:val="both"/>
            </w:pPr>
            <w:r>
              <w:t>地震行业</w:t>
            </w:r>
          </w:p>
        </w:tc>
        <w:tc>
          <w:tcPr>
            <w:tcW w:w="1412" w:type="dxa"/>
            <w:tcMar>
              <w:left w:w="0" w:type="dxa"/>
              <w:right w:w="0" w:type="dxa"/>
            </w:tcMar>
            <w:vAlign w:val="center"/>
          </w:tcPr>
          <w:p w14:paraId="78A12D17">
            <w:pPr>
              <w:pStyle w:val="58"/>
              <w:spacing w:before="120" w:beforeLines="50" w:after="120" w:afterLines="50"/>
              <w:jc w:val="both"/>
            </w:pPr>
            <w:r>
              <w:t>行业标准</w:t>
            </w:r>
          </w:p>
        </w:tc>
        <w:tc>
          <w:tcPr>
            <w:tcW w:w="4775" w:type="dxa"/>
            <w:tcMar>
              <w:left w:w="0" w:type="dxa"/>
              <w:right w:w="0" w:type="dxa"/>
            </w:tcMar>
            <w:vAlign w:val="center"/>
          </w:tcPr>
          <w:p w14:paraId="5A4BD1ED">
            <w:pPr>
              <w:pStyle w:val="58"/>
              <w:spacing w:before="120" w:beforeLines="50" w:after="120" w:afterLines="50"/>
              <w:jc w:val="both"/>
            </w:pPr>
            <w:r>
              <w:t>DB/T80-2018 地震灾害遥感评估 产品产出技术要求</w:t>
            </w:r>
          </w:p>
        </w:tc>
        <w:tc>
          <w:tcPr>
            <w:tcW w:w="998" w:type="dxa"/>
            <w:tcMar>
              <w:left w:w="0" w:type="dxa"/>
              <w:right w:w="0" w:type="dxa"/>
            </w:tcMar>
            <w:vAlign w:val="center"/>
          </w:tcPr>
          <w:p w14:paraId="29C153A1">
            <w:pPr>
              <w:pStyle w:val="58"/>
              <w:spacing w:before="120" w:beforeLines="50" w:after="120" w:afterLines="50"/>
              <w:jc w:val="both"/>
            </w:pPr>
            <w:r>
              <w:t>现行</w:t>
            </w:r>
          </w:p>
        </w:tc>
      </w:tr>
      <w:tr w14:paraId="5EA6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63E38EA0">
            <w:pPr>
              <w:pStyle w:val="58"/>
              <w:spacing w:before="120" w:beforeLines="50" w:after="120" w:afterLines="50"/>
              <w:jc w:val="both"/>
            </w:pPr>
            <w:r>
              <w:t>36</w:t>
            </w:r>
          </w:p>
        </w:tc>
        <w:tc>
          <w:tcPr>
            <w:tcW w:w="1092" w:type="dxa"/>
            <w:tcMar>
              <w:left w:w="0" w:type="dxa"/>
              <w:right w:w="0" w:type="dxa"/>
            </w:tcMar>
            <w:vAlign w:val="center"/>
          </w:tcPr>
          <w:p w14:paraId="2BE389E3">
            <w:pPr>
              <w:pStyle w:val="58"/>
              <w:spacing w:before="120" w:beforeLines="50" w:after="120" w:afterLines="50"/>
              <w:jc w:val="both"/>
            </w:pPr>
            <w:r>
              <w:t>地震行业</w:t>
            </w:r>
          </w:p>
        </w:tc>
        <w:tc>
          <w:tcPr>
            <w:tcW w:w="1412" w:type="dxa"/>
            <w:tcMar>
              <w:left w:w="0" w:type="dxa"/>
              <w:right w:w="0" w:type="dxa"/>
            </w:tcMar>
            <w:vAlign w:val="center"/>
          </w:tcPr>
          <w:p w14:paraId="532D834F">
            <w:pPr>
              <w:pStyle w:val="58"/>
              <w:spacing w:before="120" w:beforeLines="50" w:after="120" w:afterLines="50"/>
              <w:jc w:val="both"/>
            </w:pPr>
            <w:r>
              <w:t>国家标准</w:t>
            </w:r>
          </w:p>
        </w:tc>
        <w:tc>
          <w:tcPr>
            <w:tcW w:w="4775" w:type="dxa"/>
            <w:tcMar>
              <w:left w:w="0" w:type="dxa"/>
              <w:right w:w="0" w:type="dxa"/>
            </w:tcMar>
            <w:vAlign w:val="center"/>
          </w:tcPr>
          <w:p w14:paraId="1413503C">
            <w:pPr>
              <w:pStyle w:val="58"/>
              <w:spacing w:before="120" w:beforeLines="50" w:after="120" w:afterLines="50"/>
              <w:jc w:val="both"/>
            </w:pPr>
            <w:r>
              <w:t>GB/T44146-2024 基于InSAR技术的地壳形变监测规范</w:t>
            </w:r>
          </w:p>
        </w:tc>
        <w:tc>
          <w:tcPr>
            <w:tcW w:w="998" w:type="dxa"/>
            <w:tcMar>
              <w:left w:w="0" w:type="dxa"/>
              <w:right w:w="0" w:type="dxa"/>
            </w:tcMar>
            <w:vAlign w:val="center"/>
          </w:tcPr>
          <w:p w14:paraId="43F9BBCE">
            <w:pPr>
              <w:pStyle w:val="58"/>
              <w:spacing w:before="120" w:beforeLines="50" w:after="120" w:afterLines="50"/>
              <w:jc w:val="both"/>
            </w:pPr>
            <w:r>
              <w:t>现行</w:t>
            </w:r>
          </w:p>
        </w:tc>
      </w:tr>
      <w:tr w14:paraId="4E26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Mar>
              <w:left w:w="0" w:type="dxa"/>
              <w:right w:w="0" w:type="dxa"/>
            </w:tcMar>
            <w:vAlign w:val="center"/>
          </w:tcPr>
          <w:p w14:paraId="37C3C8D1">
            <w:pPr>
              <w:pStyle w:val="58"/>
              <w:spacing w:before="120" w:beforeLines="50" w:after="120" w:afterLines="50"/>
              <w:jc w:val="both"/>
            </w:pPr>
            <w:r>
              <w:t>37</w:t>
            </w:r>
          </w:p>
        </w:tc>
        <w:tc>
          <w:tcPr>
            <w:tcW w:w="1092" w:type="dxa"/>
            <w:tcMar>
              <w:left w:w="0" w:type="dxa"/>
              <w:right w:w="0" w:type="dxa"/>
            </w:tcMar>
            <w:vAlign w:val="center"/>
          </w:tcPr>
          <w:p w14:paraId="6CFBD32A">
            <w:pPr>
              <w:pStyle w:val="58"/>
              <w:spacing w:before="120" w:beforeLines="50" w:after="120" w:afterLines="50"/>
              <w:jc w:val="both"/>
            </w:pPr>
            <w:r>
              <w:t>地震行业</w:t>
            </w:r>
          </w:p>
        </w:tc>
        <w:tc>
          <w:tcPr>
            <w:tcW w:w="1412" w:type="dxa"/>
            <w:tcMar>
              <w:left w:w="0" w:type="dxa"/>
              <w:right w:w="0" w:type="dxa"/>
            </w:tcMar>
            <w:vAlign w:val="center"/>
          </w:tcPr>
          <w:p w14:paraId="13E0D8EA">
            <w:pPr>
              <w:pStyle w:val="58"/>
              <w:spacing w:before="120" w:beforeLines="50" w:after="120" w:afterLines="50"/>
              <w:jc w:val="both"/>
            </w:pPr>
            <w:r>
              <w:t>团体标准</w:t>
            </w:r>
          </w:p>
        </w:tc>
        <w:tc>
          <w:tcPr>
            <w:tcW w:w="4775" w:type="dxa"/>
            <w:tcMar>
              <w:left w:w="0" w:type="dxa"/>
              <w:right w:w="0" w:type="dxa"/>
            </w:tcMar>
            <w:vAlign w:val="center"/>
          </w:tcPr>
          <w:p w14:paraId="33EE36CA">
            <w:pPr>
              <w:pStyle w:val="58"/>
              <w:spacing w:before="120" w:beforeLines="50" w:after="120" w:afterLines="50"/>
              <w:jc w:val="both"/>
            </w:pPr>
            <w:r>
              <w:t>T/CAGHP013-2018 地质灾害InSAR监测技术指南</w:t>
            </w:r>
          </w:p>
        </w:tc>
        <w:tc>
          <w:tcPr>
            <w:tcW w:w="998" w:type="dxa"/>
            <w:tcMar>
              <w:left w:w="0" w:type="dxa"/>
              <w:right w:w="0" w:type="dxa"/>
            </w:tcMar>
            <w:vAlign w:val="center"/>
          </w:tcPr>
          <w:p w14:paraId="54B8BC8C">
            <w:pPr>
              <w:pStyle w:val="58"/>
              <w:spacing w:before="120" w:beforeLines="50" w:after="120" w:afterLines="50"/>
              <w:jc w:val="both"/>
            </w:pPr>
            <w:r>
              <w:t>现行</w:t>
            </w:r>
          </w:p>
        </w:tc>
      </w:tr>
    </w:tbl>
    <w:p w14:paraId="28A17A9D">
      <w:pPr>
        <w:ind w:firstLine="480"/>
        <w:jc w:val="both"/>
      </w:pPr>
      <w:r>
        <w:rPr>
          <w:rFonts w:hint="eastAsia"/>
        </w:rPr>
        <w:t>说明：以上现行标准2025年12月有效，源自全国标准信息公共服务平台（https://std.samr.gov.cn/）</w:t>
      </w:r>
    </w:p>
    <w:p w14:paraId="55E9A3E3">
      <w:pPr>
        <w:pStyle w:val="106"/>
        <w:rPr>
          <w:rFonts w:hint="eastAsia"/>
        </w:rPr>
      </w:pPr>
      <w:bookmarkStart w:id="208" w:name="_Toc240549939"/>
      <w:r>
        <w:t>表</w:t>
      </w:r>
      <w:r>
        <w:fldChar w:fldCharType="begin"/>
      </w:r>
      <w:r>
        <w:instrText xml:space="preserve"> STYLEREF 1 \s </w:instrText>
      </w:r>
      <w:r>
        <w:rPr>
          <w:rFonts w:hint="eastAsia"/>
        </w:rPr>
        <w:fldChar w:fldCharType="separate"/>
      </w:r>
      <w:r>
        <w:rPr>
          <w:rFonts w:hint="eastAsia"/>
        </w:rPr>
        <w:t>3</w:t>
      </w:r>
      <w:r>
        <w:fldChar w:fldCharType="end"/>
      </w:r>
      <w:r>
        <w:rPr>
          <w:rFonts w:hint="eastAsia"/>
        </w:rPr>
        <w:t>-</w:t>
      </w:r>
      <w:r>
        <w:fldChar w:fldCharType="begin"/>
      </w:r>
      <w:r>
        <w:instrText xml:space="preserve"> SEQ 表 \* ARABIC \s 1 </w:instrText>
      </w:r>
      <w:r>
        <w:rPr>
          <w:rFonts w:hint="eastAsia"/>
        </w:rPr>
        <w:fldChar w:fldCharType="separate"/>
      </w:r>
      <w:r>
        <w:rPr>
          <w:rFonts w:hint="eastAsia"/>
        </w:rPr>
        <w:t>25</w:t>
      </w:r>
      <w:r>
        <w:fldChar w:fldCharType="end"/>
      </w:r>
      <w:r>
        <w:rPr>
          <w:color w:val="000000" w:themeColor="text1"/>
          <w14:textFill>
            <w14:solidFill>
              <w14:schemeClr w14:val="tx1"/>
            </w14:solidFill>
          </w14:textFill>
        </w:rPr>
        <w:t>卫星遥感软件专业数据处理流程规范</w:t>
      </w:r>
      <w:r>
        <w:t>表</w:t>
      </w:r>
      <w:bookmarkEnd w:id="208"/>
    </w:p>
    <w:tbl>
      <w:tblPr>
        <w:tblStyle w:val="3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846"/>
        <w:gridCol w:w="1134"/>
        <w:gridCol w:w="1559"/>
        <w:gridCol w:w="2148"/>
        <w:gridCol w:w="3097"/>
      </w:tblGrid>
      <w:tr w14:paraId="3C2C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jc w:val="center"/>
        </w:trPr>
        <w:tc>
          <w:tcPr>
            <w:tcW w:w="846" w:type="dxa"/>
            <w:shd w:val="clear" w:color="auto" w:fill="F2F2F2"/>
            <w:noWrap/>
            <w:tcMar>
              <w:top w:w="57" w:type="dxa"/>
              <w:left w:w="68" w:type="dxa"/>
              <w:bottom w:w="57" w:type="dxa"/>
              <w:right w:w="68" w:type="dxa"/>
            </w:tcMar>
            <w:vAlign w:val="center"/>
          </w:tcPr>
          <w:p w14:paraId="7F4126E9">
            <w:pPr>
              <w:pStyle w:val="57"/>
            </w:pPr>
            <w:r>
              <w:t>序号</w:t>
            </w:r>
          </w:p>
        </w:tc>
        <w:tc>
          <w:tcPr>
            <w:tcW w:w="1134" w:type="dxa"/>
            <w:shd w:val="clear" w:color="auto" w:fill="F2F2F2"/>
            <w:noWrap/>
            <w:tcMar>
              <w:top w:w="57" w:type="dxa"/>
              <w:left w:w="68" w:type="dxa"/>
              <w:bottom w:w="57" w:type="dxa"/>
              <w:right w:w="68" w:type="dxa"/>
            </w:tcMar>
            <w:vAlign w:val="center"/>
          </w:tcPr>
          <w:p w14:paraId="017EA49F">
            <w:pPr>
              <w:pStyle w:val="57"/>
            </w:pPr>
            <w:r>
              <w:t>规程规范名称</w:t>
            </w:r>
          </w:p>
        </w:tc>
        <w:tc>
          <w:tcPr>
            <w:tcW w:w="1559" w:type="dxa"/>
            <w:shd w:val="clear" w:color="auto" w:fill="F2F2F2"/>
            <w:noWrap/>
            <w:tcMar>
              <w:top w:w="57" w:type="dxa"/>
              <w:left w:w="68" w:type="dxa"/>
              <w:bottom w:w="57" w:type="dxa"/>
              <w:right w:w="68" w:type="dxa"/>
            </w:tcMar>
            <w:vAlign w:val="center"/>
          </w:tcPr>
          <w:p w14:paraId="727E117E">
            <w:pPr>
              <w:pStyle w:val="57"/>
            </w:pPr>
            <w:r>
              <w:t>对应子系统</w:t>
            </w:r>
          </w:p>
        </w:tc>
        <w:tc>
          <w:tcPr>
            <w:tcW w:w="2148" w:type="dxa"/>
            <w:shd w:val="clear" w:color="auto" w:fill="F2F2F2"/>
            <w:noWrap/>
            <w:tcMar>
              <w:top w:w="57" w:type="dxa"/>
              <w:left w:w="68" w:type="dxa"/>
              <w:bottom w:w="57" w:type="dxa"/>
              <w:right w:w="68" w:type="dxa"/>
            </w:tcMar>
            <w:vAlign w:val="center"/>
          </w:tcPr>
          <w:p w14:paraId="697215A5">
            <w:pPr>
              <w:pStyle w:val="57"/>
            </w:pPr>
            <w:r>
              <w:t>对应逻辑说明</w:t>
            </w:r>
          </w:p>
        </w:tc>
        <w:tc>
          <w:tcPr>
            <w:tcW w:w="3097" w:type="dxa"/>
            <w:shd w:val="clear" w:color="auto" w:fill="F2F2F2"/>
            <w:vAlign w:val="center"/>
          </w:tcPr>
          <w:p w14:paraId="58B53E85">
            <w:pPr>
              <w:pStyle w:val="57"/>
            </w:pPr>
            <w:r>
              <w:t>规程规范概述</w:t>
            </w:r>
          </w:p>
        </w:tc>
      </w:tr>
      <w:tr w14:paraId="1C6C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134" w:hRule="atLeast"/>
          <w:jc w:val="center"/>
        </w:trPr>
        <w:tc>
          <w:tcPr>
            <w:tcW w:w="846" w:type="dxa"/>
            <w:shd w:val="clear" w:color="auto" w:fill="FFFFFF"/>
            <w:noWrap/>
            <w:tcMar>
              <w:top w:w="57" w:type="dxa"/>
              <w:left w:w="68" w:type="dxa"/>
              <w:bottom w:w="57" w:type="dxa"/>
              <w:right w:w="68" w:type="dxa"/>
            </w:tcMar>
            <w:vAlign w:val="center"/>
          </w:tcPr>
          <w:p w14:paraId="0D0C6BB2">
            <w:pPr>
              <w:pStyle w:val="58"/>
            </w:pPr>
            <w:r>
              <w:t>1</w:t>
            </w:r>
            <w:r>
              <w:rPr>
                <w:rFonts w:hint="eastAsia"/>
              </w:rPr>
              <w:t>-1</w:t>
            </w:r>
          </w:p>
        </w:tc>
        <w:tc>
          <w:tcPr>
            <w:tcW w:w="1134" w:type="dxa"/>
            <w:shd w:val="clear" w:color="auto" w:fill="FFFFFF"/>
            <w:noWrap/>
            <w:tcMar>
              <w:top w:w="57" w:type="dxa"/>
              <w:left w:w="68" w:type="dxa"/>
              <w:bottom w:w="57" w:type="dxa"/>
              <w:right w:w="68" w:type="dxa"/>
            </w:tcMar>
            <w:vAlign w:val="center"/>
          </w:tcPr>
          <w:p w14:paraId="308C3DDE">
            <w:pPr>
              <w:pStyle w:val="58"/>
            </w:pPr>
            <w:r>
              <w:t>数据接入规范</w:t>
            </w:r>
          </w:p>
        </w:tc>
        <w:tc>
          <w:tcPr>
            <w:tcW w:w="1559" w:type="dxa"/>
            <w:shd w:val="clear" w:color="auto" w:fill="FFFFFF"/>
            <w:noWrap/>
            <w:tcMar>
              <w:top w:w="57" w:type="dxa"/>
              <w:left w:w="68" w:type="dxa"/>
              <w:bottom w:w="57" w:type="dxa"/>
              <w:right w:w="68" w:type="dxa"/>
            </w:tcMar>
            <w:vAlign w:val="center"/>
          </w:tcPr>
          <w:p w14:paraId="0F2E3BF4">
            <w:pPr>
              <w:pStyle w:val="58"/>
            </w:pPr>
            <w:r>
              <w:t>1.地面站数据预处理与分析子系统</w:t>
            </w:r>
          </w:p>
          <w:p w14:paraId="7BBEABFF">
            <w:pPr>
              <w:pStyle w:val="58"/>
            </w:pPr>
            <w:r>
              <w:t>2.地震数据灾备与大数据管理子系统</w:t>
            </w:r>
          </w:p>
        </w:tc>
        <w:tc>
          <w:tcPr>
            <w:tcW w:w="2148" w:type="dxa"/>
            <w:shd w:val="clear" w:color="auto" w:fill="FFFFFF"/>
            <w:noWrap/>
            <w:tcMar>
              <w:top w:w="57" w:type="dxa"/>
              <w:left w:w="68" w:type="dxa"/>
              <w:bottom w:w="57" w:type="dxa"/>
              <w:right w:w="68" w:type="dxa"/>
            </w:tcMar>
            <w:vAlign w:val="center"/>
          </w:tcPr>
          <w:p w14:paraId="5CD943DB">
            <w:pPr>
              <w:pStyle w:val="58"/>
            </w:pPr>
            <w:r>
              <w:t>1.地面站子系统需从数据接收质控管理软件接入原始遥感数据（如光学数据），是数据接入核心环节；</w:t>
            </w:r>
          </w:p>
          <w:p w14:paraId="160D09E5">
            <w:pPr>
              <w:pStyle w:val="58"/>
            </w:pPr>
            <w:r>
              <w:t>2.数据灾备子系统需接入各子系统成果数据，需遵循统一接入规范。</w:t>
            </w:r>
          </w:p>
        </w:tc>
        <w:tc>
          <w:tcPr>
            <w:tcW w:w="3097" w:type="dxa"/>
            <w:shd w:val="clear" w:color="auto" w:fill="FFFFFF"/>
            <w:vAlign w:val="center"/>
          </w:tcPr>
          <w:p w14:paraId="0D4147CC">
            <w:pPr>
              <w:pStyle w:val="58"/>
            </w:pPr>
            <w:r>
              <w:t>配合总集开展卫星遥感数据接入规范联合调研，提供多源异构数据（卫星遥感/红外/气象遥感数据等，详见附件2内容）接入的流程、协议、频率及质量校验技术材料，不独立完成规范编制，支撑总集形成跨标段统一接入规范。</w:t>
            </w:r>
          </w:p>
        </w:tc>
      </w:tr>
      <w:tr w14:paraId="74E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7A2F4BDE">
            <w:pPr>
              <w:pStyle w:val="58"/>
            </w:pPr>
            <w:r>
              <w:rPr>
                <w:rFonts w:hint="eastAsia"/>
              </w:rPr>
              <w:t>1-</w:t>
            </w:r>
            <w:r>
              <w:t>2</w:t>
            </w:r>
          </w:p>
        </w:tc>
        <w:tc>
          <w:tcPr>
            <w:tcW w:w="1134" w:type="dxa"/>
            <w:shd w:val="clear" w:color="auto" w:fill="FFFFFF"/>
            <w:noWrap/>
            <w:tcMar>
              <w:top w:w="57" w:type="dxa"/>
              <w:left w:w="68" w:type="dxa"/>
              <w:bottom w:w="57" w:type="dxa"/>
              <w:right w:w="68" w:type="dxa"/>
            </w:tcMar>
            <w:vAlign w:val="center"/>
          </w:tcPr>
          <w:p w14:paraId="037E6EE0">
            <w:pPr>
              <w:pStyle w:val="58"/>
            </w:pPr>
            <w:r>
              <w:t>成果产出接入规范</w:t>
            </w:r>
          </w:p>
        </w:tc>
        <w:tc>
          <w:tcPr>
            <w:tcW w:w="1559" w:type="dxa"/>
            <w:shd w:val="clear" w:color="auto" w:fill="FFFFFF"/>
            <w:noWrap/>
            <w:tcMar>
              <w:top w:w="57" w:type="dxa"/>
              <w:left w:w="68" w:type="dxa"/>
              <w:bottom w:w="57" w:type="dxa"/>
              <w:right w:w="68" w:type="dxa"/>
            </w:tcMar>
            <w:vAlign w:val="center"/>
          </w:tcPr>
          <w:p w14:paraId="24703828">
            <w:pPr>
              <w:pStyle w:val="58"/>
            </w:pPr>
            <w:r>
              <w:t>1.地面站数据预处理与分析子系统</w:t>
            </w:r>
          </w:p>
          <w:p w14:paraId="00271387">
            <w:pPr>
              <w:pStyle w:val="58"/>
            </w:pPr>
            <w:r>
              <w:t>2.地震风险区域监测子系统</w:t>
            </w:r>
          </w:p>
          <w:p w14:paraId="7624CFF9">
            <w:pPr>
              <w:pStyle w:val="58"/>
            </w:pPr>
            <w:r>
              <w:t>3.地震中短期宏观异常监测子系统</w:t>
            </w:r>
          </w:p>
          <w:p w14:paraId="7D4B6A8E">
            <w:pPr>
              <w:pStyle w:val="58"/>
            </w:pPr>
            <w:r>
              <w:t>4.地震灾害损失与影响快速评估子系统</w:t>
            </w:r>
          </w:p>
          <w:p w14:paraId="5143D5C7">
            <w:pPr>
              <w:pStyle w:val="58"/>
            </w:pPr>
            <w:r>
              <w:t>5.地震数据灾备与大数据管理子系统</w:t>
            </w:r>
          </w:p>
        </w:tc>
        <w:tc>
          <w:tcPr>
            <w:tcW w:w="2148" w:type="dxa"/>
            <w:shd w:val="clear" w:color="auto" w:fill="FFFFFF"/>
            <w:noWrap/>
            <w:tcMar>
              <w:top w:w="57" w:type="dxa"/>
              <w:left w:w="68" w:type="dxa"/>
              <w:bottom w:w="57" w:type="dxa"/>
              <w:right w:w="68" w:type="dxa"/>
            </w:tcMar>
            <w:vAlign w:val="center"/>
          </w:tcPr>
          <w:p w14:paraId="326D0770">
            <w:pPr>
              <w:pStyle w:val="58"/>
            </w:pPr>
            <w:r>
              <w:t>1-4为成果产生子系统；</w:t>
            </w:r>
          </w:p>
          <w:p w14:paraId="1BC32CDB">
            <w:pPr>
              <w:pStyle w:val="58"/>
            </w:pPr>
            <w:r>
              <w:t>5为成果接收存储子系统，需规范各子系统成果的汇交流程与格式。</w:t>
            </w:r>
          </w:p>
        </w:tc>
        <w:tc>
          <w:tcPr>
            <w:tcW w:w="3097" w:type="dxa"/>
            <w:shd w:val="clear" w:color="auto" w:fill="FFFFFF"/>
            <w:vAlign w:val="center"/>
          </w:tcPr>
          <w:p w14:paraId="299C86E1">
            <w:pPr>
              <w:pStyle w:val="58"/>
            </w:pPr>
            <w:r>
              <w:t>规范各子系统（如宏观异常监测、风险区域监测、灾害评估子系统）生产的成果数据（如专题图、分析报告、空间范围数据）向数据灾备与管理子系统的汇交流程、格式、元数据要求，确保成果数据的规范入库与统一管理。</w:t>
            </w:r>
          </w:p>
        </w:tc>
      </w:tr>
      <w:tr w14:paraId="6A80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1924C56A">
            <w:pPr>
              <w:pStyle w:val="58"/>
            </w:pPr>
            <w:r>
              <w:rPr>
                <w:rFonts w:hint="eastAsia"/>
              </w:rPr>
              <w:t>1-</w:t>
            </w:r>
            <w:r>
              <w:t>3</w:t>
            </w:r>
          </w:p>
        </w:tc>
        <w:tc>
          <w:tcPr>
            <w:tcW w:w="1134" w:type="dxa"/>
            <w:shd w:val="clear" w:color="auto" w:fill="FFFFFF"/>
            <w:noWrap/>
            <w:tcMar>
              <w:top w:w="57" w:type="dxa"/>
              <w:left w:w="68" w:type="dxa"/>
              <w:bottom w:w="57" w:type="dxa"/>
              <w:right w:w="68" w:type="dxa"/>
            </w:tcMar>
            <w:vAlign w:val="center"/>
          </w:tcPr>
          <w:p w14:paraId="32B638AB">
            <w:pPr>
              <w:pStyle w:val="58"/>
            </w:pPr>
            <w:r>
              <w:t>数据格式规范</w:t>
            </w:r>
          </w:p>
        </w:tc>
        <w:tc>
          <w:tcPr>
            <w:tcW w:w="1559" w:type="dxa"/>
            <w:shd w:val="clear" w:color="auto" w:fill="FFFFFF"/>
            <w:noWrap/>
            <w:tcMar>
              <w:top w:w="57" w:type="dxa"/>
              <w:left w:w="68" w:type="dxa"/>
              <w:bottom w:w="57" w:type="dxa"/>
              <w:right w:w="68" w:type="dxa"/>
            </w:tcMar>
            <w:vAlign w:val="center"/>
          </w:tcPr>
          <w:p w14:paraId="13A8C4B3">
            <w:pPr>
              <w:pStyle w:val="58"/>
            </w:pPr>
            <w:r>
              <w:rPr>
                <w:rFonts w:hint="eastAsia"/>
              </w:rPr>
              <w:t>全部子系统</w:t>
            </w:r>
          </w:p>
        </w:tc>
        <w:tc>
          <w:tcPr>
            <w:tcW w:w="2148" w:type="dxa"/>
            <w:shd w:val="clear" w:color="auto" w:fill="FFFFFF"/>
            <w:noWrap/>
            <w:tcMar>
              <w:top w:w="57" w:type="dxa"/>
              <w:left w:w="68" w:type="dxa"/>
              <w:bottom w:w="57" w:type="dxa"/>
              <w:right w:w="68" w:type="dxa"/>
            </w:tcMar>
            <w:vAlign w:val="center"/>
          </w:tcPr>
          <w:p w14:paraId="4C8ED2EE">
            <w:pPr>
              <w:pStyle w:val="58"/>
            </w:pPr>
            <w:r>
              <w:t>所有子系统间存在数据流转（如地面站→风险监测子系统传递标准化影像、数据灾备→可视化子系统传递空间数据），需统一数据格式（如GeoTIFF、Shapefile）确保兼容。</w:t>
            </w:r>
          </w:p>
        </w:tc>
        <w:tc>
          <w:tcPr>
            <w:tcW w:w="3097" w:type="dxa"/>
            <w:shd w:val="clear" w:color="auto" w:fill="FFFFFF"/>
            <w:vAlign w:val="center"/>
          </w:tcPr>
          <w:p w14:paraId="1E3ECE61">
            <w:pPr>
              <w:pStyle w:val="58"/>
            </w:pPr>
            <w:bookmarkStart w:id="209" w:name="_Hlk212993019"/>
            <w:r>
              <w:rPr>
                <w:rFonts w:hint="eastAsia"/>
              </w:rPr>
              <w:t>明确规定系统内部数据处理与交换采用的标准化数据格式（如NetCDF/HDF5、GeoTIFF、GeoJSON），包括数据组织结构、坐标系、元数据schema，保障数据的可读性、互操作性及长期可用性</w:t>
            </w:r>
            <w:bookmarkEnd w:id="209"/>
            <w:r>
              <w:rPr>
                <w:rFonts w:hint="eastAsia"/>
              </w:rPr>
              <w:t>。</w:t>
            </w:r>
          </w:p>
        </w:tc>
      </w:tr>
      <w:tr w14:paraId="7D50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4E2CCA39">
            <w:pPr>
              <w:pStyle w:val="58"/>
            </w:pPr>
            <w:r>
              <w:rPr>
                <w:rFonts w:hint="eastAsia"/>
              </w:rPr>
              <w:t>1-</w:t>
            </w:r>
            <w:r>
              <w:t>4</w:t>
            </w:r>
          </w:p>
        </w:tc>
        <w:tc>
          <w:tcPr>
            <w:tcW w:w="1134" w:type="dxa"/>
            <w:shd w:val="clear" w:color="auto" w:fill="FFFFFF"/>
            <w:noWrap/>
            <w:tcMar>
              <w:top w:w="57" w:type="dxa"/>
              <w:left w:w="68" w:type="dxa"/>
              <w:bottom w:w="57" w:type="dxa"/>
              <w:right w:w="68" w:type="dxa"/>
            </w:tcMar>
            <w:vAlign w:val="center"/>
          </w:tcPr>
          <w:p w14:paraId="2756BB4F">
            <w:pPr>
              <w:pStyle w:val="58"/>
            </w:pPr>
            <w:r>
              <w:t>数据管理规范</w:t>
            </w:r>
          </w:p>
        </w:tc>
        <w:tc>
          <w:tcPr>
            <w:tcW w:w="1559" w:type="dxa"/>
            <w:shd w:val="clear" w:color="auto" w:fill="FFFFFF"/>
            <w:noWrap/>
            <w:tcMar>
              <w:top w:w="57" w:type="dxa"/>
              <w:left w:w="68" w:type="dxa"/>
              <w:bottom w:w="57" w:type="dxa"/>
              <w:right w:w="68" w:type="dxa"/>
            </w:tcMar>
            <w:vAlign w:val="center"/>
          </w:tcPr>
          <w:p w14:paraId="455C8DEE">
            <w:pPr>
              <w:pStyle w:val="58"/>
            </w:pPr>
            <w:r>
              <w:t>地震数据灾备与大数据管理子系统</w:t>
            </w:r>
          </w:p>
        </w:tc>
        <w:tc>
          <w:tcPr>
            <w:tcW w:w="2148" w:type="dxa"/>
            <w:shd w:val="clear" w:color="auto" w:fill="FFFFFF"/>
            <w:noWrap/>
            <w:tcMar>
              <w:top w:w="57" w:type="dxa"/>
              <w:left w:w="68" w:type="dxa"/>
              <w:bottom w:w="57" w:type="dxa"/>
              <w:right w:w="68" w:type="dxa"/>
            </w:tcMar>
            <w:vAlign w:val="center"/>
          </w:tcPr>
          <w:p w14:paraId="0ABDC133">
            <w:pPr>
              <w:pStyle w:val="58"/>
            </w:pPr>
            <w:r>
              <w:t>该子系统核心功能为“数据入库、存储、备份、归档、销毁”全生命周期管理，与规范“数据全流程管理规则”完全匹配。</w:t>
            </w:r>
          </w:p>
        </w:tc>
        <w:tc>
          <w:tcPr>
            <w:tcW w:w="3097" w:type="dxa"/>
            <w:shd w:val="clear" w:color="auto" w:fill="FFFFFF"/>
            <w:vAlign w:val="center"/>
          </w:tcPr>
          <w:p w14:paraId="2CA97DEC">
            <w:pPr>
              <w:pStyle w:val="58"/>
            </w:pPr>
            <w:bookmarkStart w:id="210" w:name="_Hlk212993038"/>
            <w:r>
              <w:rPr>
                <w:rFonts w:hint="eastAsia"/>
              </w:rPr>
              <w:t>制定数据入库、存储、组织、备份、归档与销毁的全生命周期管理规则，明确各类数据（如原始数据、过程数据、成果数据）的存储策略、访问权限、保留期限与安全要求，确保数据管理的有序性与安全性</w:t>
            </w:r>
            <w:bookmarkEnd w:id="210"/>
          </w:p>
        </w:tc>
      </w:tr>
      <w:tr w14:paraId="5C08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15BD60A7">
            <w:pPr>
              <w:pStyle w:val="58"/>
            </w:pPr>
            <w:r>
              <w:rPr>
                <w:rFonts w:hint="eastAsia"/>
              </w:rPr>
              <w:t>1-</w:t>
            </w:r>
            <w:r>
              <w:t>5</w:t>
            </w:r>
          </w:p>
        </w:tc>
        <w:tc>
          <w:tcPr>
            <w:tcW w:w="1134" w:type="dxa"/>
            <w:shd w:val="clear" w:color="auto" w:fill="FFFFFF"/>
            <w:noWrap/>
            <w:tcMar>
              <w:top w:w="57" w:type="dxa"/>
              <w:left w:w="68" w:type="dxa"/>
              <w:bottom w:w="57" w:type="dxa"/>
              <w:right w:w="68" w:type="dxa"/>
            </w:tcMar>
            <w:vAlign w:val="center"/>
          </w:tcPr>
          <w:p w14:paraId="1D3194C0">
            <w:pPr>
              <w:pStyle w:val="58"/>
            </w:pPr>
            <w:r>
              <w:t>元数据规范</w:t>
            </w:r>
          </w:p>
        </w:tc>
        <w:tc>
          <w:tcPr>
            <w:tcW w:w="1559" w:type="dxa"/>
            <w:shd w:val="clear" w:color="auto" w:fill="FFFFFF"/>
            <w:noWrap/>
            <w:tcMar>
              <w:top w:w="57" w:type="dxa"/>
              <w:left w:w="68" w:type="dxa"/>
              <w:bottom w:w="57" w:type="dxa"/>
              <w:right w:w="68" w:type="dxa"/>
            </w:tcMar>
            <w:vAlign w:val="center"/>
          </w:tcPr>
          <w:p w14:paraId="1224586E">
            <w:pPr>
              <w:pStyle w:val="58"/>
            </w:pPr>
            <w:r>
              <w:t>1.地面站数据预处理与分析子系统</w:t>
            </w:r>
          </w:p>
          <w:p w14:paraId="17611CCD">
            <w:pPr>
              <w:pStyle w:val="58"/>
            </w:pPr>
            <w:r>
              <w:t>2.地震数据灾备与大数据管理子系统</w:t>
            </w:r>
          </w:p>
          <w:p w14:paraId="039A97BA">
            <w:pPr>
              <w:pStyle w:val="58"/>
            </w:pPr>
            <w:r>
              <w:t>3.防灾减灾产品制图及展示子系统</w:t>
            </w:r>
          </w:p>
        </w:tc>
        <w:tc>
          <w:tcPr>
            <w:tcW w:w="2148" w:type="dxa"/>
            <w:shd w:val="clear" w:color="auto" w:fill="FFFFFF"/>
            <w:noWrap/>
            <w:tcMar>
              <w:top w:w="57" w:type="dxa"/>
              <w:left w:w="68" w:type="dxa"/>
              <w:bottom w:w="57" w:type="dxa"/>
              <w:right w:w="68" w:type="dxa"/>
            </w:tcMar>
            <w:vAlign w:val="center"/>
          </w:tcPr>
          <w:p w14:paraId="5CBB7756">
            <w:pPr>
              <w:pStyle w:val="58"/>
            </w:pPr>
            <w:r>
              <w:t>1.地面站子系统预处理数据需生成元数据；</w:t>
            </w:r>
          </w:p>
          <w:p w14:paraId="1EDE03FF">
            <w:pPr>
              <w:pStyle w:val="58"/>
            </w:pPr>
            <w:r>
              <w:t>2.数据灾备子系统需管理所有数据元数据；</w:t>
            </w:r>
          </w:p>
          <w:p w14:paraId="464C1ABD">
            <w:pPr>
              <w:pStyle w:val="58"/>
            </w:pPr>
            <w:r>
              <w:t>3.可视化子系统需通过元数据识别数据属性。</w:t>
            </w:r>
          </w:p>
        </w:tc>
        <w:tc>
          <w:tcPr>
            <w:tcW w:w="3097" w:type="dxa"/>
            <w:shd w:val="clear" w:color="auto" w:fill="FFFFFF"/>
            <w:vAlign w:val="center"/>
          </w:tcPr>
          <w:p w14:paraId="70AA9AFA">
            <w:pPr>
              <w:pStyle w:val="58"/>
            </w:pPr>
            <w:r>
              <w:rPr>
                <w:rFonts w:hint="eastAsia"/>
              </w:rPr>
              <w:t>定义统一的元数据标准，规范数据与成果的元数据内容、格式、必填项及管理维护流程，为数据的发现、理解、检索与利用提供核心描述信息。</w:t>
            </w:r>
          </w:p>
        </w:tc>
      </w:tr>
      <w:tr w14:paraId="5305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45620E96">
            <w:pPr>
              <w:pStyle w:val="58"/>
            </w:pPr>
            <w:r>
              <w:rPr>
                <w:rFonts w:hint="eastAsia"/>
              </w:rPr>
              <w:t>1-</w:t>
            </w:r>
            <w:r>
              <w:t>6</w:t>
            </w:r>
          </w:p>
        </w:tc>
        <w:tc>
          <w:tcPr>
            <w:tcW w:w="1134" w:type="dxa"/>
            <w:shd w:val="clear" w:color="auto" w:fill="FFFFFF"/>
            <w:noWrap/>
            <w:tcMar>
              <w:top w:w="57" w:type="dxa"/>
              <w:left w:w="68" w:type="dxa"/>
              <w:bottom w:w="57" w:type="dxa"/>
              <w:right w:w="68" w:type="dxa"/>
            </w:tcMar>
            <w:vAlign w:val="center"/>
          </w:tcPr>
          <w:p w14:paraId="5DD67A70">
            <w:pPr>
              <w:pStyle w:val="58"/>
            </w:pPr>
            <w:r>
              <w:t>数据目录管理规范</w:t>
            </w:r>
          </w:p>
        </w:tc>
        <w:tc>
          <w:tcPr>
            <w:tcW w:w="1559" w:type="dxa"/>
            <w:shd w:val="clear" w:color="auto" w:fill="FFFFFF"/>
            <w:noWrap/>
            <w:tcMar>
              <w:top w:w="57" w:type="dxa"/>
              <w:left w:w="68" w:type="dxa"/>
              <w:bottom w:w="57" w:type="dxa"/>
              <w:right w:w="68" w:type="dxa"/>
            </w:tcMar>
            <w:vAlign w:val="center"/>
          </w:tcPr>
          <w:p w14:paraId="082414C0">
            <w:pPr>
              <w:pStyle w:val="58"/>
            </w:pPr>
            <w:r>
              <w:t>1.地震数据灾备与大数据管理子系统</w:t>
            </w:r>
          </w:p>
          <w:p w14:paraId="6B3CB91A">
            <w:pPr>
              <w:pStyle w:val="58"/>
            </w:pPr>
            <w:r>
              <w:t>2.防灾减灾产品制图及展示子系统</w:t>
            </w:r>
          </w:p>
        </w:tc>
        <w:tc>
          <w:tcPr>
            <w:tcW w:w="2148" w:type="dxa"/>
            <w:shd w:val="clear" w:color="auto" w:fill="FFFFFF"/>
            <w:noWrap/>
            <w:tcMar>
              <w:top w:w="57" w:type="dxa"/>
              <w:left w:w="68" w:type="dxa"/>
              <w:bottom w:w="57" w:type="dxa"/>
              <w:right w:w="68" w:type="dxa"/>
            </w:tcMar>
            <w:vAlign w:val="center"/>
          </w:tcPr>
          <w:p w14:paraId="139612DC">
            <w:pPr>
              <w:pStyle w:val="58"/>
            </w:pPr>
            <w:r>
              <w:t>1.数据灾备子系统需构建数据目录体系；</w:t>
            </w:r>
          </w:p>
          <w:p w14:paraId="7F5E317F">
            <w:pPr>
              <w:pStyle w:val="58"/>
            </w:pPr>
            <w:r>
              <w:t>2.可视化子系统需调用目录实现数据导航与快速检索。</w:t>
            </w:r>
          </w:p>
        </w:tc>
        <w:tc>
          <w:tcPr>
            <w:tcW w:w="3097" w:type="dxa"/>
            <w:shd w:val="clear" w:color="auto" w:fill="FFFFFF"/>
            <w:vAlign w:val="center"/>
          </w:tcPr>
          <w:p w14:paraId="5B9DE273">
            <w:pPr>
              <w:pStyle w:val="58"/>
            </w:pPr>
            <w:r>
              <w:rPr>
                <w:rFonts w:hint="eastAsia"/>
              </w:rPr>
              <w:t>建立数据资源目录体系的构建、维护与使用规则，明确目录分类、编目方法、目录服务接口，实现数据资源的有效组织、导航与发现。</w:t>
            </w:r>
          </w:p>
        </w:tc>
      </w:tr>
      <w:tr w14:paraId="631F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0C536BCB">
            <w:pPr>
              <w:pStyle w:val="58"/>
            </w:pPr>
            <w:r>
              <w:rPr>
                <w:rFonts w:hint="eastAsia"/>
              </w:rPr>
              <w:t>1-</w:t>
            </w:r>
            <w:r>
              <w:t>7</w:t>
            </w:r>
          </w:p>
        </w:tc>
        <w:tc>
          <w:tcPr>
            <w:tcW w:w="1134" w:type="dxa"/>
            <w:shd w:val="clear" w:color="auto" w:fill="FFFFFF"/>
            <w:noWrap/>
            <w:tcMar>
              <w:top w:w="57" w:type="dxa"/>
              <w:left w:w="68" w:type="dxa"/>
              <w:bottom w:w="57" w:type="dxa"/>
              <w:right w:w="68" w:type="dxa"/>
            </w:tcMar>
            <w:vAlign w:val="center"/>
          </w:tcPr>
          <w:p w14:paraId="775B0590">
            <w:pPr>
              <w:pStyle w:val="58"/>
            </w:pPr>
            <w:r>
              <w:t>数据查询检索服务规范</w:t>
            </w:r>
          </w:p>
        </w:tc>
        <w:tc>
          <w:tcPr>
            <w:tcW w:w="1559" w:type="dxa"/>
            <w:shd w:val="clear" w:color="auto" w:fill="FFFFFF"/>
            <w:noWrap/>
            <w:tcMar>
              <w:top w:w="57" w:type="dxa"/>
              <w:left w:w="68" w:type="dxa"/>
              <w:bottom w:w="57" w:type="dxa"/>
              <w:right w:w="68" w:type="dxa"/>
            </w:tcMar>
            <w:vAlign w:val="center"/>
          </w:tcPr>
          <w:p w14:paraId="79F155B4">
            <w:pPr>
              <w:pStyle w:val="58"/>
            </w:pPr>
            <w:r>
              <w:t>1.地震数据灾备与大数据管理子系统</w:t>
            </w:r>
          </w:p>
          <w:p w14:paraId="3A71C5EA">
            <w:pPr>
              <w:pStyle w:val="58"/>
            </w:pPr>
            <w:r>
              <w:t>2.防灾减灾产品制图及展示子系统</w:t>
            </w:r>
          </w:p>
        </w:tc>
        <w:tc>
          <w:tcPr>
            <w:tcW w:w="2148" w:type="dxa"/>
            <w:shd w:val="clear" w:color="auto" w:fill="FFFFFF"/>
            <w:noWrap/>
            <w:tcMar>
              <w:top w:w="57" w:type="dxa"/>
              <w:left w:w="68" w:type="dxa"/>
              <w:bottom w:w="57" w:type="dxa"/>
              <w:right w:w="68" w:type="dxa"/>
            </w:tcMar>
            <w:vAlign w:val="center"/>
          </w:tcPr>
          <w:p w14:paraId="39C26EA9">
            <w:pPr>
              <w:pStyle w:val="58"/>
            </w:pPr>
            <w:r>
              <w:t>1.数据灾备子系统提供标准化查询接口（如多条件组合检索）；</w:t>
            </w:r>
          </w:p>
          <w:p w14:paraId="731C1C43">
            <w:pPr>
              <w:pStyle w:val="58"/>
            </w:pPr>
            <w:r>
              <w:t>2.可视化子系统需通过该接口拉取数据用于展示（如专题图制作需检索形变数据）。</w:t>
            </w:r>
          </w:p>
        </w:tc>
        <w:tc>
          <w:tcPr>
            <w:tcW w:w="3097" w:type="dxa"/>
            <w:shd w:val="clear" w:color="auto" w:fill="FFFFFF"/>
            <w:vAlign w:val="center"/>
          </w:tcPr>
          <w:p w14:paraId="18753280">
            <w:pPr>
              <w:pStyle w:val="58"/>
            </w:pPr>
            <w:r>
              <w:rPr>
                <w:rFonts w:hint="eastAsia"/>
              </w:rPr>
              <w:t>规定统一的数据查询检索接口、语法、返回结果格式以及性能要求，为用户提供高效、便捷、标准化的数据检索服务。</w:t>
            </w:r>
          </w:p>
        </w:tc>
      </w:tr>
      <w:tr w14:paraId="7641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38FE88C9">
            <w:pPr>
              <w:pStyle w:val="58"/>
            </w:pPr>
            <w:r>
              <w:rPr>
                <w:rFonts w:hint="eastAsia"/>
              </w:rPr>
              <w:t>1-</w:t>
            </w:r>
            <w:r>
              <w:t>8</w:t>
            </w:r>
          </w:p>
        </w:tc>
        <w:tc>
          <w:tcPr>
            <w:tcW w:w="1134" w:type="dxa"/>
            <w:shd w:val="clear" w:color="auto" w:fill="FFFFFF"/>
            <w:noWrap/>
            <w:tcMar>
              <w:top w:w="57" w:type="dxa"/>
              <w:left w:w="68" w:type="dxa"/>
              <w:bottom w:w="57" w:type="dxa"/>
              <w:right w:w="68" w:type="dxa"/>
            </w:tcMar>
            <w:vAlign w:val="center"/>
          </w:tcPr>
          <w:p w14:paraId="17D26342">
            <w:pPr>
              <w:pStyle w:val="58"/>
            </w:pPr>
            <w:r>
              <w:t>数据共享访问规范</w:t>
            </w:r>
          </w:p>
        </w:tc>
        <w:tc>
          <w:tcPr>
            <w:tcW w:w="1559" w:type="dxa"/>
            <w:shd w:val="clear" w:color="auto" w:fill="FFFFFF"/>
            <w:noWrap/>
            <w:tcMar>
              <w:top w:w="57" w:type="dxa"/>
              <w:left w:w="68" w:type="dxa"/>
              <w:bottom w:w="57" w:type="dxa"/>
              <w:right w:w="68" w:type="dxa"/>
            </w:tcMar>
            <w:vAlign w:val="center"/>
          </w:tcPr>
          <w:p w14:paraId="7D36A574">
            <w:pPr>
              <w:pStyle w:val="58"/>
            </w:pPr>
            <w:r>
              <w:t>1.地震数据灾备与大数据管理子系统</w:t>
            </w:r>
          </w:p>
          <w:p w14:paraId="3476421C">
            <w:pPr>
              <w:pStyle w:val="58"/>
            </w:pPr>
            <w:r>
              <w:rPr>
                <w:rFonts w:hint="eastAsia"/>
              </w:rPr>
              <w:t>2</w:t>
            </w:r>
            <w:r>
              <w:t>.防灾减灾产品制图及展示子系统</w:t>
            </w:r>
          </w:p>
        </w:tc>
        <w:tc>
          <w:tcPr>
            <w:tcW w:w="2148" w:type="dxa"/>
            <w:shd w:val="clear" w:color="auto" w:fill="FFFFFF"/>
            <w:noWrap/>
            <w:tcMar>
              <w:top w:w="57" w:type="dxa"/>
              <w:left w:w="68" w:type="dxa"/>
              <w:bottom w:w="57" w:type="dxa"/>
              <w:right w:w="68" w:type="dxa"/>
            </w:tcMar>
            <w:vAlign w:val="center"/>
          </w:tcPr>
          <w:p w14:paraId="37D30676">
            <w:pPr>
              <w:pStyle w:val="58"/>
            </w:pPr>
            <w:r>
              <w:t>1.数据灾备子系统是共享核心，需定义授权机制；</w:t>
            </w:r>
          </w:p>
          <w:p w14:paraId="35ABB1FD">
            <w:pPr>
              <w:pStyle w:val="58"/>
            </w:pPr>
            <w:r>
              <w:t>2.可视化子系统需共享专题图成果，均需遵循共享规范。</w:t>
            </w:r>
          </w:p>
        </w:tc>
        <w:tc>
          <w:tcPr>
            <w:tcW w:w="3097" w:type="dxa"/>
            <w:shd w:val="clear" w:color="auto" w:fill="FFFFFF"/>
            <w:vAlign w:val="center"/>
          </w:tcPr>
          <w:p w14:paraId="16D7F793">
            <w:pPr>
              <w:pStyle w:val="58"/>
            </w:pPr>
            <w:r>
              <w:rPr>
                <w:rFonts w:hint="eastAsia"/>
              </w:rPr>
              <w:t>制定数据对内对外共享访问的控制策略、授权机制、传输协议、安全要求及审计日志记录规范，在保障数据安全的前提下促进数据的有效共享与利用。</w:t>
            </w:r>
          </w:p>
        </w:tc>
      </w:tr>
      <w:tr w14:paraId="15B5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846" w:type="dxa"/>
            <w:shd w:val="clear" w:color="auto" w:fill="FFFFFF"/>
            <w:noWrap/>
            <w:tcMar>
              <w:top w:w="57" w:type="dxa"/>
              <w:left w:w="68" w:type="dxa"/>
              <w:bottom w:w="57" w:type="dxa"/>
              <w:right w:w="68" w:type="dxa"/>
            </w:tcMar>
            <w:vAlign w:val="center"/>
          </w:tcPr>
          <w:p w14:paraId="4CAC785C">
            <w:pPr>
              <w:pStyle w:val="58"/>
            </w:pPr>
            <w:r>
              <w:rPr>
                <w:rFonts w:hint="eastAsia"/>
              </w:rPr>
              <w:t>1-</w:t>
            </w:r>
            <w:r>
              <w:t>9</w:t>
            </w:r>
          </w:p>
        </w:tc>
        <w:tc>
          <w:tcPr>
            <w:tcW w:w="1134" w:type="dxa"/>
            <w:shd w:val="clear" w:color="auto" w:fill="FFFFFF"/>
            <w:noWrap/>
            <w:tcMar>
              <w:top w:w="57" w:type="dxa"/>
              <w:left w:w="68" w:type="dxa"/>
              <w:bottom w:w="57" w:type="dxa"/>
              <w:right w:w="68" w:type="dxa"/>
            </w:tcMar>
            <w:vAlign w:val="center"/>
          </w:tcPr>
          <w:p w14:paraId="0F924B4D">
            <w:pPr>
              <w:pStyle w:val="58"/>
            </w:pPr>
            <w:r>
              <w:t>数据质量管控规范</w:t>
            </w:r>
          </w:p>
        </w:tc>
        <w:tc>
          <w:tcPr>
            <w:tcW w:w="1559" w:type="dxa"/>
            <w:shd w:val="clear" w:color="auto" w:fill="FFFFFF"/>
            <w:noWrap/>
            <w:tcMar>
              <w:top w:w="57" w:type="dxa"/>
              <w:left w:w="68" w:type="dxa"/>
              <w:bottom w:w="57" w:type="dxa"/>
              <w:right w:w="68" w:type="dxa"/>
            </w:tcMar>
            <w:vAlign w:val="center"/>
          </w:tcPr>
          <w:p w14:paraId="7A5F6F55">
            <w:pPr>
              <w:pStyle w:val="58"/>
            </w:pPr>
            <w:r>
              <w:t>1.地面站数据预处理与分析子系统</w:t>
            </w:r>
          </w:p>
          <w:p w14:paraId="3A3F1015">
            <w:pPr>
              <w:pStyle w:val="58"/>
            </w:pPr>
            <w:r>
              <w:t>2.地震数据灾备与大数据管理子系统</w:t>
            </w:r>
          </w:p>
        </w:tc>
        <w:tc>
          <w:tcPr>
            <w:tcW w:w="2148" w:type="dxa"/>
            <w:shd w:val="clear" w:color="auto" w:fill="FFFFFF"/>
            <w:noWrap/>
            <w:tcMar>
              <w:top w:w="57" w:type="dxa"/>
              <w:left w:w="68" w:type="dxa"/>
              <w:bottom w:w="57" w:type="dxa"/>
              <w:right w:w="68" w:type="dxa"/>
            </w:tcMar>
            <w:vAlign w:val="center"/>
          </w:tcPr>
          <w:p w14:paraId="2058C761">
            <w:pPr>
              <w:pStyle w:val="58"/>
            </w:pPr>
            <w:r>
              <w:t>1.地面站子系统需对原始数据做质量检查（如完整性、格式正确性）；</w:t>
            </w:r>
          </w:p>
          <w:p w14:paraId="08E58E3D">
            <w:pPr>
              <w:pStyle w:val="58"/>
            </w:pPr>
            <w:r>
              <w:t>2.数据灾备子系统需对入库成果做质量校验（如MD5完整性校验），均需遵循质量管控规则。</w:t>
            </w:r>
          </w:p>
        </w:tc>
        <w:tc>
          <w:tcPr>
            <w:tcW w:w="3097" w:type="dxa"/>
            <w:shd w:val="clear" w:color="auto" w:fill="FFFFFF"/>
            <w:vAlign w:val="center"/>
          </w:tcPr>
          <w:p w14:paraId="698E5DE6">
            <w:pPr>
              <w:pStyle w:val="58"/>
            </w:pPr>
            <w:bookmarkStart w:id="211" w:name="_Hlk212993145"/>
            <w:r>
              <w:rPr>
                <w:rFonts w:hint="eastAsia"/>
              </w:rPr>
              <w:t>确立数据质量评价指标、质量检查方法、质量问题处理流程以及质量报告制度，持续监控和提升数据质量</w:t>
            </w:r>
            <w:bookmarkEnd w:id="211"/>
            <w:r>
              <w:rPr>
                <w:rFonts w:hint="eastAsia"/>
              </w:rPr>
              <w:t>。</w:t>
            </w:r>
          </w:p>
        </w:tc>
      </w:tr>
    </w:tbl>
    <w:p w14:paraId="63741BD0">
      <w:pPr>
        <w:pStyle w:val="63"/>
        <w:ind w:firstLine="480"/>
      </w:pPr>
    </w:p>
    <w:p w14:paraId="785BED33">
      <w:pPr>
        <w:ind w:firstLine="480"/>
      </w:pPr>
    </w:p>
    <w:p w14:paraId="79A7BA48">
      <w:pPr>
        <w:ind w:firstLine="480"/>
        <w:sectPr>
          <w:footerReference r:id="rId18" w:type="default"/>
          <w:pgSz w:w="11906" w:h="16838"/>
          <w:pgMar w:top="2041" w:right="1588" w:bottom="1871" w:left="1588" w:header="567" w:footer="850" w:gutter="0"/>
          <w:cols w:space="425" w:num="1"/>
          <w:docGrid w:linePitch="326" w:charSpace="0"/>
        </w:sectPr>
      </w:pPr>
    </w:p>
    <w:p w14:paraId="32A246A1">
      <w:pPr>
        <w:pStyle w:val="3"/>
      </w:pPr>
      <w:bookmarkStart w:id="212" w:name="_Toc220368486"/>
      <w:bookmarkStart w:id="213" w:name="_Toc240550104"/>
      <w:r>
        <w:rPr>
          <w:rFonts w:hint="eastAsia"/>
        </w:rPr>
        <w:t>CSCI体系结构设计（SYC-TXJG-WXYG）</w:t>
      </w:r>
      <w:bookmarkEnd w:id="212"/>
      <w:bookmarkEnd w:id="213"/>
    </w:p>
    <w:p w14:paraId="167C6CAD">
      <w:pPr>
        <w:ind w:firstLine="480"/>
      </w:pPr>
      <w:r>
        <w:rPr>
          <w:rFonts w:hint="eastAsia"/>
        </w:rPr>
        <w:t>本章依据概要设计总册确定的平台总体技术架构、软件配置项划分、接口设计和网络运行环境，对卫星遥感软件的体系结构进行细化设计。</w:t>
      </w:r>
    </w:p>
    <w:p w14:paraId="3E61E8B0">
      <w:pPr>
        <w:ind w:firstLine="480"/>
      </w:pPr>
      <w:r>
        <w:rPr>
          <w:rFonts w:hint="eastAsia"/>
        </w:rPr>
        <w:t>卫星遥感软件遵循总册关于云平台、容器编排、数据存储、消息通信、统一认证、API网关、资源调度、日志监控和网络资源池的统一设计。本软件不重复建设平台公共支撑能力，主要负责六个业务部件的划分及协同，完成卫星遥感数据获取、预处理、监测分析、风险评估、成果管理和制图展示等专业功能。</w:t>
      </w:r>
    </w:p>
    <w:p w14:paraId="4D28787C">
      <w:pPr>
        <w:ind w:firstLine="480"/>
      </w:pPr>
      <w:r>
        <w:rPr>
          <w:rFonts w:hint="eastAsia"/>
        </w:rPr>
        <w:t>本软件的业务数据对外交互以数据接收质控管理软件为统一通道。与运行支撑与管理调度软件、统一认证、API网关、监控平台等系统之间的交互属于平台支撑能力接入，不改变本软件的业务数据交换边界。</w:t>
      </w:r>
    </w:p>
    <w:p w14:paraId="24A31101">
      <w:pPr>
        <w:pStyle w:val="4"/>
      </w:pPr>
      <w:bookmarkStart w:id="214" w:name="_Toc240550105"/>
      <w:bookmarkStart w:id="215" w:name="_Toc220368487"/>
      <w:bookmarkStart w:id="216" w:name="_Toc18408"/>
      <w:bookmarkStart w:id="217" w:name="_Toc80174581"/>
      <w:bookmarkStart w:id="218" w:name="_Toc83307872"/>
      <w:bookmarkStart w:id="219" w:name="_Toc84690457"/>
      <w:r>
        <w:rPr>
          <w:rFonts w:hint="eastAsia"/>
        </w:rPr>
        <w:t>卫星遥感软件软件配置项设计（SYC-WXYG-TXJG）</w:t>
      </w:r>
      <w:bookmarkEnd w:id="214"/>
      <w:bookmarkEnd w:id="215"/>
    </w:p>
    <w:p w14:paraId="1ED012AE">
      <w:pPr>
        <w:ind w:firstLine="480"/>
      </w:pPr>
      <w:r>
        <w:rPr>
          <w:rFonts w:hint="eastAsia"/>
        </w:rPr>
        <w:t>卫星遥感软件配置项的划分遵循“业务功能闭环、数据流程贯通、职责边界清晰”的核心原则，以地震防灾减灾全业务链条为导向，贴合数据接入-处理-分析-存储-展示的全生命周期管理需求，共划分为6个功能部件。各部件既独立承载专项业务职能，又通过标准化接口实现协同联动，确保整体业务流程顺畅高效，全面支撑地震预测与防震减灾应用分析平台的核心目标。</w:t>
      </w:r>
    </w:p>
    <w:p w14:paraId="2F696358">
      <w:pPr>
        <w:pStyle w:val="5"/>
      </w:pPr>
      <w:bookmarkStart w:id="220" w:name="_Toc220368488"/>
      <w:bookmarkStart w:id="221" w:name="_Toc240550106"/>
      <w:r>
        <w:rPr>
          <w:rFonts w:hint="eastAsia"/>
        </w:rPr>
        <w:t>部件（SYC-WXYG-TXJG-BJ）</w:t>
      </w:r>
      <w:bookmarkEnd w:id="216"/>
      <w:bookmarkEnd w:id="217"/>
      <w:bookmarkEnd w:id="218"/>
      <w:bookmarkEnd w:id="219"/>
      <w:bookmarkEnd w:id="220"/>
      <w:bookmarkEnd w:id="221"/>
    </w:p>
    <w:p w14:paraId="79150167">
      <w:pPr>
        <w:ind w:firstLine="480"/>
        <w:rPr>
          <w:rFonts w:hint="eastAsia" w:asciiTheme="minorEastAsia" w:hAnsiTheme="minorEastAsia" w:cstheme="minorEastAsia"/>
        </w:rPr>
      </w:pPr>
      <w:r>
        <w:rPr>
          <w:rFonts w:hint="eastAsia" w:asciiTheme="minorEastAsia" w:hAnsiTheme="minorEastAsia" w:cstheme="minorEastAsia"/>
        </w:rPr>
        <w:t>本节主要内容包括6个部件的具体划分情况、核心职责与主要功能，以及支撑各部件稳定运行所需的软件、硬件环境清单，所有配置均严格依据需求规格说明书的约束与要求，保障系统的适配性、稳定性与可用性。</w:t>
      </w:r>
    </w:p>
    <w:p w14:paraId="35E3D5D6">
      <w:pPr>
        <w:pStyle w:val="6"/>
      </w:pPr>
      <w:bookmarkStart w:id="222" w:name="_Toc31163"/>
      <w:bookmarkStart w:id="223" w:name="_Toc84690458"/>
      <w:bookmarkStart w:id="224" w:name="_Toc83307873"/>
      <w:r>
        <w:rPr>
          <w:rFonts w:hint="eastAsia"/>
        </w:rPr>
        <w:t>部件划分及描述</w:t>
      </w:r>
      <w:bookmarkEnd w:id="222"/>
    </w:p>
    <w:p w14:paraId="008F51AE">
      <w:pPr>
        <w:ind w:firstLine="480"/>
      </w:pPr>
      <w:r>
        <w:rPr>
          <w:rFonts w:hint="eastAsia"/>
        </w:rPr>
        <w:t>卫星遥感软件包括地面站数据预处理与分析子系统、地震风险区域监测子系统、</w:t>
      </w:r>
      <w:bookmarkStart w:id="225" w:name="_Hlk219196481"/>
      <w:r>
        <w:rPr>
          <w:rFonts w:hint="eastAsia"/>
        </w:rPr>
        <w:t>地震中短期宏观异常监测子系统</w:t>
      </w:r>
      <w:bookmarkEnd w:id="225"/>
      <w:r>
        <w:rPr>
          <w:rFonts w:hint="eastAsia"/>
        </w:rPr>
        <w:t>、</w:t>
      </w:r>
      <w:bookmarkStart w:id="226" w:name="_Hlk219196501"/>
      <w:r>
        <w:rPr>
          <w:rFonts w:hint="eastAsia"/>
        </w:rPr>
        <w:t>地震灾害损失与影响快速评估子系统</w:t>
      </w:r>
      <w:bookmarkEnd w:id="226"/>
      <w:r>
        <w:rPr>
          <w:rFonts w:hint="eastAsia"/>
        </w:rPr>
        <w:t>、地震数据灾备与大数据管理子系统、</w:t>
      </w:r>
      <w:bookmarkStart w:id="227" w:name="_Hlk219196517"/>
      <w:r>
        <w:rPr>
          <w:rFonts w:hint="eastAsia"/>
        </w:rPr>
        <w:t>防灾减灾产品制图及展示子系统组成</w:t>
      </w:r>
      <w:bookmarkEnd w:id="227"/>
      <w:r>
        <w:rPr>
          <w:rFonts w:hint="eastAsia"/>
        </w:rPr>
        <w:t>，组成如下图所示：</w:t>
      </w:r>
    </w:p>
    <w:p w14:paraId="153D3902">
      <w:pPr>
        <w:pStyle w:val="59"/>
      </w:pPr>
      <w:r>
        <w:rPr>
          <w:rFonts w:hint="eastAsia"/>
        </w:rPr>
        <w:object>
          <v:shape id="_x0000_i1028" o:spt="75" type="#_x0000_t75" style="height:183.65pt;width:248.35pt;" o:ole="t" filled="f" o:preferrelative="t" stroked="f" coordsize="21600,21600">
            <v:path/>
            <v:fill on="f" focussize="0,0"/>
            <v:stroke on="f" joinstyle="miter"/>
            <v:imagedata r:id="rId36" o:title=""/>
            <o:lock v:ext="edit" aspectratio="f"/>
            <w10:wrap type="none"/>
            <w10:anchorlock/>
          </v:shape>
          <o:OLEObject Type="Embed" ProgID="Visio.Drawing.15" ShapeID="_x0000_i1028" DrawAspect="Content" ObjectID="_1468075728" r:id="rId35">
            <o:LockedField>false</o:LockedField>
          </o:OLEObject>
        </w:object>
      </w:r>
    </w:p>
    <w:p w14:paraId="68C0CF6D">
      <w:pPr>
        <w:pStyle w:val="110"/>
        <w:rPr>
          <w:rFonts w:hint="eastAsia"/>
        </w:rPr>
      </w:pPr>
      <w:bookmarkStart w:id="228" w:name="_Toc240550007"/>
      <w:r>
        <w:t>图</w:t>
      </w:r>
      <w:r>
        <w:fldChar w:fldCharType="begin"/>
      </w:r>
      <w:r>
        <w:instrText xml:space="preserve"> STYLEREF 1 \s </w:instrText>
      </w:r>
      <w:r>
        <w:rPr>
          <w:rFonts w:hint="eastAsia"/>
        </w:rPr>
        <w:fldChar w:fldCharType="separate"/>
      </w:r>
      <w:r>
        <w:rPr>
          <w:rFonts w:hint="eastAsia"/>
        </w:rPr>
        <w:t>4</w:t>
      </w:r>
      <w:r>
        <w:fldChar w:fldCharType="end"/>
      </w:r>
      <w:r>
        <w:rPr>
          <w:rFonts w:hint="eastAsia"/>
        </w:rPr>
        <w:t>-</w:t>
      </w:r>
      <w:r>
        <w:fldChar w:fldCharType="begin"/>
      </w:r>
      <w:r>
        <w:instrText xml:space="preserve"> SEQ 图 \* ARABIC \s 1 </w:instrText>
      </w:r>
      <w:r>
        <w:fldChar w:fldCharType="separate"/>
      </w:r>
      <w:r>
        <w:rPr>
          <w:rFonts w:hint="eastAsia"/>
        </w:rPr>
        <w:t>1</w:t>
      </w:r>
      <w:r>
        <w:fldChar w:fldCharType="end"/>
      </w:r>
      <w:r>
        <w:rPr>
          <w:rFonts w:hint="eastAsia"/>
        </w:rPr>
        <w:t>部件划分图</w:t>
      </w:r>
      <w:bookmarkEnd w:id="228"/>
    </w:p>
    <w:p w14:paraId="47E27BCD">
      <w:pPr>
        <w:ind w:firstLine="480"/>
      </w:pPr>
      <w:r>
        <w:rPr>
          <w:rFonts w:hint="eastAsia"/>
        </w:rPr>
        <w:t>部件标识符和功能描述如下表：</w:t>
      </w:r>
    </w:p>
    <w:p w14:paraId="56B4388B">
      <w:pPr>
        <w:pStyle w:val="106"/>
        <w:rPr>
          <w:rFonts w:hint="eastAsia"/>
        </w:rPr>
      </w:pPr>
      <w:bookmarkStart w:id="229" w:name="_Toc24054994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配置项部件划分表</w:t>
      </w:r>
      <w:bookmarkEnd w:id="229"/>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720"/>
        <w:gridCol w:w="5145"/>
      </w:tblGrid>
      <w:tr w14:paraId="3A42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63" w:type="pct"/>
            <w:shd w:val="clear" w:color="auto" w:fill="D7D7D7" w:themeFill="background1" w:themeFillShade="D8"/>
            <w:vAlign w:val="center"/>
          </w:tcPr>
          <w:p w14:paraId="5AEA1ADD">
            <w:pPr>
              <w:pStyle w:val="57"/>
            </w:pPr>
            <w:r>
              <w:t>功能部件</w:t>
            </w:r>
          </w:p>
        </w:tc>
        <w:tc>
          <w:tcPr>
            <w:tcW w:w="986" w:type="pct"/>
            <w:shd w:val="clear" w:color="auto" w:fill="D7D7D7" w:themeFill="background1" w:themeFillShade="D8"/>
            <w:vAlign w:val="center"/>
          </w:tcPr>
          <w:p w14:paraId="62157F7A">
            <w:pPr>
              <w:pStyle w:val="57"/>
            </w:pPr>
            <w:r>
              <w:t>标识符</w:t>
            </w:r>
          </w:p>
        </w:tc>
        <w:tc>
          <w:tcPr>
            <w:tcW w:w="2949" w:type="pct"/>
            <w:shd w:val="clear" w:color="auto" w:fill="D7D7D7" w:themeFill="background1" w:themeFillShade="D8"/>
            <w:vAlign w:val="center"/>
          </w:tcPr>
          <w:p w14:paraId="6DC85A70">
            <w:pPr>
              <w:pStyle w:val="57"/>
            </w:pPr>
            <w:r>
              <w:t>功能描述</w:t>
            </w:r>
          </w:p>
        </w:tc>
      </w:tr>
      <w:tr w14:paraId="5576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pct"/>
            <w:vAlign w:val="center"/>
          </w:tcPr>
          <w:p w14:paraId="1FD6982A">
            <w:pPr>
              <w:pStyle w:val="58"/>
              <w:rPr>
                <w:rFonts w:eastAsiaTheme="majorEastAsia"/>
                <w:color w:val="000000" w:themeColor="text1"/>
                <w:lang w:eastAsia="zh-Hans"/>
                <w14:textFill>
                  <w14:solidFill>
                    <w14:schemeClr w14:val="tx1"/>
                  </w14:solidFill>
                </w14:textFill>
              </w:rPr>
            </w:pPr>
            <w:r>
              <w:rPr>
                <w:rFonts w:hint="eastAsia"/>
              </w:rPr>
              <w:t>地面站数据预处理与分析子系统</w:t>
            </w:r>
          </w:p>
        </w:tc>
        <w:tc>
          <w:tcPr>
            <w:tcW w:w="986" w:type="pct"/>
            <w:vAlign w:val="center"/>
          </w:tcPr>
          <w:p w14:paraId="069856BB">
            <w:pPr>
              <w:pStyle w:val="58"/>
              <w:rPr>
                <w:lang w:eastAsia="zh-Hans"/>
              </w:rPr>
            </w:pPr>
            <w:r>
              <w:rPr>
                <w:lang w:eastAsia="zh-Hans"/>
              </w:rPr>
              <w:t>SYC-WXYG-YCL</w:t>
            </w:r>
          </w:p>
        </w:tc>
        <w:tc>
          <w:tcPr>
            <w:tcW w:w="2949" w:type="pct"/>
            <w:vAlign w:val="center"/>
          </w:tcPr>
          <w:p w14:paraId="1D4404C0">
            <w:pPr>
              <w:pStyle w:val="58"/>
              <w:rPr>
                <w:lang w:eastAsia="zh-Hans"/>
              </w:rPr>
            </w:pPr>
            <w:r>
              <w:rPr>
                <w:rFonts w:hint="eastAsia"/>
                <w:lang w:eastAsia="zh-Hans"/>
              </w:rPr>
              <w:t>负责数据接入、质量检查、清洗、入库、管理、统计等，确保数据准确性和完整性，为后续数据分析和应用提供可靠的基础。</w:t>
            </w:r>
          </w:p>
        </w:tc>
      </w:tr>
      <w:tr w14:paraId="0871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pct"/>
            <w:vAlign w:val="center"/>
          </w:tcPr>
          <w:p w14:paraId="4F26F3DA">
            <w:pPr>
              <w:pStyle w:val="58"/>
              <w:rPr>
                <w:rFonts w:eastAsiaTheme="majorEastAsia"/>
                <w:color w:val="000000" w:themeColor="text1"/>
                <w:lang w:eastAsia="zh-Hans"/>
                <w14:textFill>
                  <w14:solidFill>
                    <w14:schemeClr w14:val="tx1"/>
                  </w14:solidFill>
                </w14:textFill>
              </w:rPr>
            </w:pPr>
            <w:r>
              <w:rPr>
                <w:rFonts w:hint="eastAsia"/>
              </w:rPr>
              <w:t>地震风险区域监测子系统</w:t>
            </w:r>
          </w:p>
        </w:tc>
        <w:tc>
          <w:tcPr>
            <w:tcW w:w="986" w:type="pct"/>
            <w:vAlign w:val="center"/>
          </w:tcPr>
          <w:p w14:paraId="2465DCBF">
            <w:pPr>
              <w:pStyle w:val="58"/>
            </w:pPr>
            <w:r>
              <w:t>SYC-WXYG-QYJC</w:t>
            </w:r>
          </w:p>
        </w:tc>
        <w:tc>
          <w:tcPr>
            <w:tcW w:w="2949" w:type="pct"/>
            <w:vAlign w:val="center"/>
          </w:tcPr>
          <w:p w14:paraId="72D24A19">
            <w:pPr>
              <w:pStyle w:val="58"/>
              <w:rPr>
                <w:lang w:eastAsia="zh-Hans"/>
              </w:rPr>
            </w:pPr>
            <w:r>
              <w:rPr>
                <w:rFonts w:hint="eastAsia"/>
                <w:lang w:eastAsia="zh-Hans"/>
              </w:rPr>
              <w:t>负责利用InSAR数据识别和分析地震后地质灾害，实现风险早期识别，为国土空间安全监测保驾护航。</w:t>
            </w:r>
          </w:p>
        </w:tc>
      </w:tr>
      <w:tr w14:paraId="534B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pct"/>
            <w:vAlign w:val="center"/>
          </w:tcPr>
          <w:p w14:paraId="0A761CFF">
            <w:pPr>
              <w:pStyle w:val="58"/>
              <w:rPr>
                <w:rFonts w:eastAsiaTheme="majorEastAsia"/>
                <w:color w:val="000000" w:themeColor="text1"/>
                <w:lang w:eastAsia="zh-Hans"/>
                <w14:textFill>
                  <w14:solidFill>
                    <w14:schemeClr w14:val="tx1"/>
                  </w14:solidFill>
                </w14:textFill>
              </w:rPr>
            </w:pPr>
            <w:r>
              <w:rPr>
                <w:rFonts w:hint="eastAsia"/>
              </w:rPr>
              <w:t>地震中短期宏观异常监测子系统</w:t>
            </w:r>
          </w:p>
        </w:tc>
        <w:tc>
          <w:tcPr>
            <w:tcW w:w="986" w:type="pct"/>
            <w:vAlign w:val="center"/>
          </w:tcPr>
          <w:p w14:paraId="70431C54">
            <w:pPr>
              <w:pStyle w:val="58"/>
            </w:pPr>
            <w:r>
              <w:t>SYC-WXYG-YCJC</w:t>
            </w:r>
          </w:p>
        </w:tc>
        <w:tc>
          <w:tcPr>
            <w:tcW w:w="2949" w:type="pct"/>
            <w:vAlign w:val="center"/>
          </w:tcPr>
          <w:p w14:paraId="59A2BD79">
            <w:pPr>
              <w:pStyle w:val="58"/>
              <w:rPr>
                <w:lang w:eastAsia="zh-Hans"/>
              </w:rPr>
            </w:pPr>
            <w:r>
              <w:rPr>
                <w:rFonts w:hint="eastAsia"/>
                <w:lang w:eastAsia="zh-Hans"/>
              </w:rPr>
              <w:t>负责通过地震异常信息检测、识别和相关性分析，监测地震活动，为地震预警和灾害响应提供有力支持。</w:t>
            </w:r>
          </w:p>
        </w:tc>
      </w:tr>
      <w:tr w14:paraId="2BC3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3" w:type="pct"/>
            <w:vAlign w:val="center"/>
          </w:tcPr>
          <w:p w14:paraId="186B32DF">
            <w:pPr>
              <w:pStyle w:val="58"/>
            </w:pPr>
            <w:r>
              <w:rPr>
                <w:rFonts w:hint="eastAsia"/>
              </w:rPr>
              <w:t>地震灾害损失与影响快速评估子系统</w:t>
            </w:r>
          </w:p>
        </w:tc>
        <w:tc>
          <w:tcPr>
            <w:tcW w:w="986" w:type="pct"/>
            <w:vAlign w:val="center"/>
          </w:tcPr>
          <w:p w14:paraId="638B44E4">
            <w:pPr>
              <w:pStyle w:val="58"/>
            </w:pPr>
            <w:r>
              <w:t>SYC-WXYG-FXPG</w:t>
            </w:r>
          </w:p>
        </w:tc>
        <w:tc>
          <w:tcPr>
            <w:tcW w:w="2949" w:type="pct"/>
            <w:vAlign w:val="center"/>
          </w:tcPr>
          <w:p w14:paraId="70DEBB49">
            <w:pPr>
              <w:pStyle w:val="58"/>
              <w:rPr>
                <w:lang w:eastAsia="zh-Hans"/>
              </w:rPr>
            </w:pPr>
            <w:r>
              <w:rPr>
                <w:rFonts w:hint="eastAsia"/>
                <w:lang w:eastAsia="zh-Hans"/>
              </w:rPr>
              <w:t>负责利用人工智能技术评估地震灾害损失和影响，为应急管理提供支持，助力提升震后响应效率和防灾减灾能力。</w:t>
            </w:r>
          </w:p>
        </w:tc>
      </w:tr>
      <w:tr w14:paraId="43AB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3" w:type="pct"/>
            <w:vAlign w:val="center"/>
          </w:tcPr>
          <w:p w14:paraId="153F4463">
            <w:pPr>
              <w:pStyle w:val="58"/>
            </w:pPr>
            <w:bookmarkStart w:id="230" w:name="_Toc25090"/>
            <w:bookmarkStart w:id="231" w:name="_Toc82878935"/>
            <w:bookmarkStart w:id="232" w:name="_Toc132323858"/>
            <w:bookmarkStart w:id="233" w:name="_Toc83307874"/>
            <w:bookmarkStart w:id="234" w:name="_Toc84690459"/>
            <w:r>
              <w:rPr>
                <w:rFonts w:hint="eastAsia"/>
              </w:rPr>
              <w:t>地震数据灾备与大数据管理子系统</w:t>
            </w:r>
          </w:p>
        </w:tc>
        <w:tc>
          <w:tcPr>
            <w:tcW w:w="986" w:type="pct"/>
            <w:vAlign w:val="center"/>
          </w:tcPr>
          <w:p w14:paraId="372F45E9">
            <w:pPr>
              <w:pStyle w:val="58"/>
            </w:pPr>
            <w:r>
              <w:t>SYC-WXYG-SJGL</w:t>
            </w:r>
          </w:p>
        </w:tc>
        <w:tc>
          <w:tcPr>
            <w:tcW w:w="2949" w:type="pct"/>
            <w:vAlign w:val="center"/>
          </w:tcPr>
          <w:p w14:paraId="2B99BB1C">
            <w:pPr>
              <w:pStyle w:val="58"/>
              <w:rPr>
                <w:lang w:eastAsia="zh-Hans"/>
              </w:rPr>
            </w:pPr>
            <w:r>
              <w:rPr>
                <w:rFonts w:hint="eastAsia"/>
                <w:lang w:eastAsia="zh-Hans"/>
              </w:rPr>
              <w:t>负责建设数据库，实现数据管理、统计、交换和共享，支持地震研究数据传播和应用，为地震科学研究提供数据支撑。</w:t>
            </w:r>
          </w:p>
        </w:tc>
      </w:tr>
      <w:tr w14:paraId="3D39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3" w:type="pct"/>
            <w:vAlign w:val="center"/>
          </w:tcPr>
          <w:p w14:paraId="36EC1DB8">
            <w:pPr>
              <w:pStyle w:val="58"/>
            </w:pPr>
            <w:r>
              <w:rPr>
                <w:rFonts w:hint="eastAsia"/>
              </w:rPr>
              <w:t>防灾减灾产品制图及展示子系统</w:t>
            </w:r>
          </w:p>
        </w:tc>
        <w:tc>
          <w:tcPr>
            <w:tcW w:w="986" w:type="pct"/>
            <w:vAlign w:val="center"/>
          </w:tcPr>
          <w:p w14:paraId="1B3CFFA7">
            <w:pPr>
              <w:pStyle w:val="58"/>
            </w:pPr>
            <w:r>
              <w:t>SYC-WXYG-KSH</w:t>
            </w:r>
          </w:p>
        </w:tc>
        <w:tc>
          <w:tcPr>
            <w:tcW w:w="2949" w:type="pct"/>
            <w:vAlign w:val="center"/>
          </w:tcPr>
          <w:p w14:paraId="0E285B0D">
            <w:pPr>
              <w:pStyle w:val="58"/>
              <w:rPr>
                <w:lang w:eastAsia="zh-Hans"/>
              </w:rPr>
            </w:pPr>
            <w:r>
              <w:rPr>
                <w:rFonts w:hint="eastAsia"/>
                <w:lang w:eastAsia="zh-Hans"/>
              </w:rPr>
              <w:t>负责提供智能可视化平台，集成多源数据，实现数据分析、可视化和交互体验的提升，为用户直观地理解地震灾害的分布、趋势和影响，为防灾减灾决策提供有力的支持。</w:t>
            </w:r>
          </w:p>
        </w:tc>
      </w:tr>
      <w:bookmarkEnd w:id="223"/>
      <w:bookmarkEnd w:id="224"/>
      <w:bookmarkEnd w:id="230"/>
      <w:bookmarkEnd w:id="231"/>
      <w:bookmarkEnd w:id="232"/>
      <w:bookmarkEnd w:id="233"/>
      <w:bookmarkEnd w:id="234"/>
    </w:tbl>
    <w:p w14:paraId="68316AFC">
      <w:pPr>
        <w:pStyle w:val="6"/>
      </w:pPr>
      <w:bookmarkStart w:id="235" w:name="_Toc132323859"/>
      <w:bookmarkStart w:id="236" w:name="_Toc13900"/>
      <w:bookmarkStart w:id="237" w:name="_Toc82869488"/>
      <w:bookmarkStart w:id="238" w:name="_Toc84690460"/>
      <w:bookmarkStart w:id="239" w:name="_Toc83307875"/>
      <w:bookmarkStart w:id="240" w:name="_Toc82878936"/>
      <w:r>
        <w:rPr>
          <w:rFonts w:hint="eastAsia"/>
        </w:rPr>
        <w:t>运行环境设计</w:t>
      </w:r>
      <w:bookmarkEnd w:id="235"/>
      <w:bookmarkEnd w:id="236"/>
    </w:p>
    <w:p w14:paraId="4AE22FA5">
      <w:pPr>
        <w:ind w:firstLine="480"/>
      </w:pPr>
      <w:r>
        <w:rPr>
          <w:rFonts w:hint="eastAsia"/>
        </w:rPr>
        <w:t>卫星遥感软件运行于总册统一规划的北京主共享节点云平台环境中，使用平台提供的计算资源、容器资源、数据库、对象存储、消息队列、缓存、统一认证、资源调度、日志监控和网络安全能力。</w:t>
      </w:r>
    </w:p>
    <w:p w14:paraId="624AAE92">
      <w:pPr>
        <w:ind w:firstLine="480"/>
      </w:pPr>
      <w:r>
        <w:rPr>
          <w:rFonts w:hint="eastAsia"/>
        </w:rPr>
        <w:t>本软件服务端采用容器化部署。Web服务、业务服务、任务管理和数据访问服务采用常驻容器运行；遥感影像预处理、InSAR分析、热异常识别、灾害损失评估和专题图生产等计算密集型功能采用任务容器运行，根据任务需求向平台申请CPU、内存、GPU和临时存储资源。</w:t>
      </w:r>
    </w:p>
    <w:p w14:paraId="66180AE0">
      <w:pPr>
        <w:ind w:firstLine="480"/>
      </w:pPr>
      <w:r>
        <w:rPr>
          <w:rFonts w:hint="eastAsia"/>
        </w:rPr>
        <w:t>本软件不在卫星地面站、中心站、四川数据汇集中心和云南数据汇集中心部署独立业务应用。需异地保护的数据由平台统一灾备机制保障。</w:t>
      </w:r>
    </w:p>
    <w:p w14:paraId="43662C89">
      <w:pPr>
        <w:pStyle w:val="7"/>
      </w:pPr>
      <w:r>
        <w:rPr>
          <w:rFonts w:hint="eastAsia"/>
        </w:rPr>
        <w:t>软件环境</w:t>
      </w:r>
    </w:p>
    <w:p w14:paraId="41C75298">
      <w:pPr>
        <w:ind w:firstLine="480"/>
      </w:pPr>
      <w:r>
        <w:rPr>
          <w:rFonts w:hint="eastAsia"/>
        </w:rPr>
        <w:t>结合业务需求及硬件资源情况，项目软件所需要的软件如表所示。</w:t>
      </w:r>
    </w:p>
    <w:p w14:paraId="16B86E5C">
      <w:pPr>
        <w:pStyle w:val="106"/>
        <w:rPr>
          <w:rFonts w:hint="eastAsia"/>
        </w:rPr>
      </w:pPr>
      <w:bookmarkStart w:id="241" w:name="_Toc24054994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r>
        <w:rPr>
          <w:rFonts w:hint="eastAsia"/>
        </w:rPr>
        <w:t>运行环境软件设施清单</w:t>
      </w:r>
      <w:bookmarkEnd w:id="241"/>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2218"/>
        <w:gridCol w:w="3974"/>
        <w:gridCol w:w="1859"/>
      </w:tblGrid>
      <w:tr w14:paraId="597B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Mar>
              <w:left w:w="0" w:type="dxa"/>
              <w:right w:w="0" w:type="dxa"/>
            </w:tcMar>
            <w:vAlign w:val="center"/>
          </w:tcPr>
          <w:p w14:paraId="3C6E6A6E">
            <w:pPr>
              <w:pStyle w:val="57"/>
              <w:rPr>
                <w14:ligatures w14:val="standardContextual"/>
              </w:rPr>
            </w:pPr>
            <w:r>
              <w:rPr>
                <w14:ligatures w14:val="standardContextual"/>
              </w:rPr>
              <w:t>类型</w:t>
            </w:r>
          </w:p>
        </w:tc>
        <w:tc>
          <w:tcPr>
            <w:tcW w:w="0" w:type="auto"/>
            <w:shd w:val="clear" w:color="auto" w:fill="D8D8D8" w:themeFill="background1" w:themeFillShade="D9"/>
            <w:tcMar>
              <w:left w:w="0" w:type="dxa"/>
              <w:right w:w="0" w:type="dxa"/>
            </w:tcMar>
            <w:vAlign w:val="center"/>
          </w:tcPr>
          <w:p w14:paraId="72F5E1D6">
            <w:pPr>
              <w:pStyle w:val="57"/>
              <w:rPr>
                <w14:ligatures w14:val="standardContextual"/>
              </w:rPr>
            </w:pPr>
            <w:r>
              <w:rPr>
                <w14:ligatures w14:val="standardContextual"/>
              </w:rPr>
              <w:t>软件或平台能力</w:t>
            </w:r>
          </w:p>
        </w:tc>
        <w:tc>
          <w:tcPr>
            <w:tcW w:w="0" w:type="auto"/>
            <w:shd w:val="clear" w:color="auto" w:fill="D8D8D8" w:themeFill="background1" w:themeFillShade="D9"/>
            <w:tcMar>
              <w:left w:w="0" w:type="dxa"/>
              <w:right w:w="0" w:type="dxa"/>
            </w:tcMar>
            <w:vAlign w:val="center"/>
          </w:tcPr>
          <w:p w14:paraId="5DE5D3D0">
            <w:pPr>
              <w:pStyle w:val="57"/>
              <w:rPr>
                <w14:ligatures w14:val="standardContextual"/>
              </w:rPr>
            </w:pPr>
            <w:r>
              <w:rPr>
                <w14:ligatures w14:val="standardContextual"/>
              </w:rPr>
              <w:t>使用方式</w:t>
            </w:r>
          </w:p>
        </w:tc>
        <w:tc>
          <w:tcPr>
            <w:tcW w:w="0" w:type="auto"/>
            <w:shd w:val="clear" w:color="auto" w:fill="D8D8D8" w:themeFill="background1" w:themeFillShade="D9"/>
            <w:tcMar>
              <w:left w:w="0" w:type="dxa"/>
              <w:right w:w="0" w:type="dxa"/>
            </w:tcMar>
            <w:vAlign w:val="center"/>
          </w:tcPr>
          <w:p w14:paraId="54FBC32E">
            <w:pPr>
              <w:pStyle w:val="57"/>
              <w:rPr>
                <w14:ligatures w14:val="standardContextual"/>
              </w:rPr>
            </w:pPr>
            <w:r>
              <w:rPr>
                <w14:ligatures w14:val="standardContextual"/>
              </w:rPr>
              <w:t>建设责任</w:t>
            </w:r>
          </w:p>
        </w:tc>
      </w:tr>
      <w:tr w14:paraId="42A4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752DB381">
            <w:pPr>
              <w:pStyle w:val="58"/>
              <w:rPr>
                <w14:ligatures w14:val="standardContextual"/>
              </w:rPr>
            </w:pPr>
            <w:r>
              <w:rPr>
                <w14:ligatures w14:val="standardContextual"/>
              </w:rPr>
              <w:t>操作系统</w:t>
            </w:r>
          </w:p>
        </w:tc>
        <w:tc>
          <w:tcPr>
            <w:tcW w:w="0" w:type="auto"/>
            <w:tcMar>
              <w:left w:w="0" w:type="dxa"/>
              <w:right w:w="0" w:type="dxa"/>
            </w:tcMar>
            <w:vAlign w:val="center"/>
          </w:tcPr>
          <w:p w14:paraId="754C4F40">
            <w:pPr>
              <w:pStyle w:val="58"/>
              <w:rPr>
                <w14:ligatures w14:val="standardContextual"/>
              </w:rPr>
            </w:pPr>
            <w:r>
              <w:rPr>
                <w14:ligatures w14:val="standardContextual"/>
              </w:rPr>
              <w:t>银河麒麟操作系统V10</w:t>
            </w:r>
            <w:r>
              <w:rPr>
                <w:rFonts w:hint="eastAsia"/>
                <w14:ligatures w14:val="standardContextual"/>
              </w:rPr>
              <w:t>、</w:t>
            </w:r>
            <w:r>
              <w:rPr>
                <w14:ligatures w14:val="standardContextual"/>
              </w:rPr>
              <w:t>openeuler</w:t>
            </w:r>
            <w:r>
              <w:rPr>
                <w:rFonts w:hint="eastAsia"/>
                <w14:ligatures w14:val="standardContextual"/>
              </w:rPr>
              <w:t>（</w:t>
            </w:r>
            <w:r>
              <w:rPr>
                <w14:ligatures w14:val="standardContextual"/>
              </w:rPr>
              <w:t>22.03</w:t>
            </w:r>
            <w:r>
              <w:rPr>
                <w:rFonts w:hint="eastAsia"/>
                <w14:ligatures w14:val="standardContextual"/>
              </w:rPr>
              <w:t>）</w:t>
            </w:r>
          </w:p>
        </w:tc>
        <w:tc>
          <w:tcPr>
            <w:tcW w:w="0" w:type="auto"/>
            <w:tcMar>
              <w:left w:w="0" w:type="dxa"/>
              <w:right w:w="0" w:type="dxa"/>
            </w:tcMar>
            <w:vAlign w:val="center"/>
          </w:tcPr>
          <w:p w14:paraId="0B893FF7">
            <w:pPr>
              <w:pStyle w:val="58"/>
              <w:rPr>
                <w14:ligatures w14:val="standardContextual"/>
              </w:rPr>
            </w:pPr>
            <w:r>
              <w:rPr>
                <w14:ligatures w14:val="standardContextual"/>
              </w:rPr>
              <w:t>承载本软件服务和任务容器</w:t>
            </w:r>
          </w:p>
        </w:tc>
        <w:tc>
          <w:tcPr>
            <w:tcW w:w="0" w:type="auto"/>
            <w:tcMar>
              <w:left w:w="0" w:type="dxa"/>
              <w:right w:w="0" w:type="dxa"/>
            </w:tcMar>
            <w:vAlign w:val="center"/>
          </w:tcPr>
          <w:p w14:paraId="2B67A7FF">
            <w:pPr>
              <w:pStyle w:val="58"/>
              <w:rPr>
                <w14:ligatures w14:val="standardContextual"/>
              </w:rPr>
            </w:pPr>
            <w:r>
              <w:rPr>
                <w14:ligatures w14:val="standardContextual"/>
              </w:rPr>
              <w:t>平台提供，本软件适配</w:t>
            </w:r>
          </w:p>
        </w:tc>
      </w:tr>
      <w:tr w14:paraId="66AF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402CDD5F">
            <w:pPr>
              <w:pStyle w:val="58"/>
              <w:rPr>
                <w14:ligatures w14:val="standardContextual"/>
              </w:rPr>
            </w:pPr>
            <w:r>
              <w:rPr>
                <w14:ligatures w14:val="standardContextual"/>
              </w:rPr>
              <w:t>基础云环境</w:t>
            </w:r>
          </w:p>
        </w:tc>
        <w:tc>
          <w:tcPr>
            <w:tcW w:w="0" w:type="auto"/>
            <w:tcMar>
              <w:left w:w="0" w:type="dxa"/>
              <w:right w:w="0" w:type="dxa"/>
            </w:tcMar>
            <w:vAlign w:val="center"/>
          </w:tcPr>
          <w:p w14:paraId="14354BF3">
            <w:pPr>
              <w:pStyle w:val="58"/>
              <w:rPr>
                <w14:ligatures w14:val="standardContextual"/>
              </w:rPr>
            </w:pPr>
            <w:r>
              <w:rPr>
                <w14:ligatures w14:val="standardContextual"/>
              </w:rPr>
              <w:t>Kubernetes</w:t>
            </w:r>
          </w:p>
        </w:tc>
        <w:tc>
          <w:tcPr>
            <w:tcW w:w="0" w:type="auto"/>
            <w:tcMar>
              <w:left w:w="0" w:type="dxa"/>
              <w:right w:w="0" w:type="dxa"/>
            </w:tcMar>
            <w:vAlign w:val="center"/>
          </w:tcPr>
          <w:p w14:paraId="5BAF52DC">
            <w:pPr>
              <w:pStyle w:val="58"/>
              <w:rPr>
                <w14:ligatures w14:val="standardContextual"/>
              </w:rPr>
            </w:pPr>
            <w:r>
              <w:rPr>
                <w14:ligatures w14:val="standardContextual"/>
              </w:rPr>
              <w:t>提供容器编排、服务调度、弹性伸缩和故障自愈能力</w:t>
            </w:r>
          </w:p>
        </w:tc>
        <w:tc>
          <w:tcPr>
            <w:tcW w:w="0" w:type="auto"/>
            <w:tcMar>
              <w:left w:w="0" w:type="dxa"/>
              <w:right w:w="0" w:type="dxa"/>
            </w:tcMar>
            <w:vAlign w:val="center"/>
          </w:tcPr>
          <w:p w14:paraId="700ABADB">
            <w:pPr>
              <w:pStyle w:val="58"/>
              <w:rPr>
                <w14:ligatures w14:val="standardContextual"/>
              </w:rPr>
            </w:pPr>
            <w:r>
              <w:rPr>
                <w14:ligatures w14:val="standardContextual"/>
              </w:rPr>
              <w:t>以平台统一部署版本为准</w:t>
            </w:r>
          </w:p>
        </w:tc>
      </w:tr>
      <w:tr w14:paraId="18FE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6CCA78AD">
            <w:pPr>
              <w:pStyle w:val="58"/>
              <w:rPr>
                <w14:ligatures w14:val="standardContextual"/>
              </w:rPr>
            </w:pPr>
            <w:r>
              <w:rPr>
                <w14:ligatures w14:val="standardContextual"/>
              </w:rPr>
              <w:t>基础云环境</w:t>
            </w:r>
          </w:p>
        </w:tc>
        <w:tc>
          <w:tcPr>
            <w:tcW w:w="0" w:type="auto"/>
            <w:tcMar>
              <w:left w:w="0" w:type="dxa"/>
              <w:right w:w="0" w:type="dxa"/>
            </w:tcMar>
            <w:vAlign w:val="center"/>
          </w:tcPr>
          <w:p w14:paraId="2E84826E">
            <w:pPr>
              <w:pStyle w:val="58"/>
              <w:rPr>
                <w14:ligatures w14:val="standardContextual"/>
              </w:rPr>
            </w:pPr>
            <w:r>
              <w:rPr>
                <w14:ligatures w14:val="standardContextual"/>
              </w:rPr>
              <w:t>Docker</w:t>
            </w:r>
          </w:p>
        </w:tc>
        <w:tc>
          <w:tcPr>
            <w:tcW w:w="0" w:type="auto"/>
            <w:tcMar>
              <w:left w:w="0" w:type="dxa"/>
              <w:right w:w="0" w:type="dxa"/>
            </w:tcMar>
            <w:vAlign w:val="center"/>
          </w:tcPr>
          <w:p w14:paraId="2C8C79EC">
            <w:pPr>
              <w:pStyle w:val="58"/>
              <w:rPr>
                <w14:ligatures w14:val="standardContextual"/>
              </w:rPr>
            </w:pPr>
            <w:r>
              <w:rPr>
                <w14:ligatures w14:val="standardContextual"/>
              </w:rPr>
              <w:t>封装卫星遥感软件业务服务、算法及其运行依赖，保证各环境的一致性</w:t>
            </w:r>
          </w:p>
        </w:tc>
        <w:tc>
          <w:tcPr>
            <w:tcW w:w="0" w:type="auto"/>
            <w:tcMar>
              <w:left w:w="0" w:type="dxa"/>
              <w:right w:w="0" w:type="dxa"/>
            </w:tcMar>
            <w:vAlign w:val="center"/>
          </w:tcPr>
          <w:p w14:paraId="242E22E9">
            <w:pPr>
              <w:pStyle w:val="58"/>
              <w:rPr>
                <w14:ligatures w14:val="standardContextual"/>
              </w:rPr>
            </w:pPr>
            <w:r>
              <w:rPr>
                <w14:ligatures w14:val="standardContextual"/>
              </w:rPr>
              <w:t>以平台统一部署版本为准</w:t>
            </w:r>
          </w:p>
        </w:tc>
      </w:tr>
      <w:tr w14:paraId="7F76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642FB765">
            <w:pPr>
              <w:pStyle w:val="58"/>
              <w:rPr>
                <w14:ligatures w14:val="standardContextual"/>
              </w:rPr>
            </w:pPr>
            <w:r>
              <w:rPr>
                <w14:ligatures w14:val="standardContextual"/>
              </w:rPr>
              <w:t>镜像管理</w:t>
            </w:r>
          </w:p>
        </w:tc>
        <w:tc>
          <w:tcPr>
            <w:tcW w:w="0" w:type="auto"/>
            <w:tcMar>
              <w:left w:w="0" w:type="dxa"/>
              <w:right w:w="0" w:type="dxa"/>
            </w:tcMar>
            <w:vAlign w:val="center"/>
          </w:tcPr>
          <w:p w14:paraId="159B8851">
            <w:pPr>
              <w:pStyle w:val="58"/>
              <w:rPr>
                <w14:ligatures w14:val="standardContextual"/>
              </w:rPr>
            </w:pPr>
            <w:r>
              <w:rPr>
                <w14:ligatures w14:val="standardContextual"/>
              </w:rPr>
              <w:t>Harbor</w:t>
            </w:r>
          </w:p>
        </w:tc>
        <w:tc>
          <w:tcPr>
            <w:tcW w:w="0" w:type="auto"/>
            <w:tcMar>
              <w:left w:w="0" w:type="dxa"/>
              <w:right w:w="0" w:type="dxa"/>
            </w:tcMar>
            <w:vAlign w:val="center"/>
          </w:tcPr>
          <w:p w14:paraId="0AC9511D">
            <w:pPr>
              <w:pStyle w:val="58"/>
              <w:rPr>
                <w14:ligatures w14:val="standardContextual"/>
              </w:rPr>
            </w:pPr>
            <w:r>
              <w:rPr>
                <w14:ligatures w14:val="standardContextual"/>
              </w:rPr>
              <w:t>存储、管理和分发业务服务镜像及算法镜像</w:t>
            </w:r>
          </w:p>
        </w:tc>
        <w:tc>
          <w:tcPr>
            <w:tcW w:w="0" w:type="auto"/>
            <w:tcMar>
              <w:left w:w="0" w:type="dxa"/>
              <w:right w:w="0" w:type="dxa"/>
            </w:tcMar>
            <w:vAlign w:val="center"/>
          </w:tcPr>
          <w:p w14:paraId="68397629">
            <w:pPr>
              <w:pStyle w:val="58"/>
              <w:rPr>
                <w14:ligatures w14:val="standardContextual"/>
              </w:rPr>
            </w:pPr>
            <w:r>
              <w:rPr>
                <w14:ligatures w14:val="standardContextual"/>
              </w:rPr>
              <w:t>以平台统一部署版本为准</w:t>
            </w:r>
          </w:p>
        </w:tc>
      </w:tr>
      <w:tr w14:paraId="0C89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13150F63">
            <w:pPr>
              <w:pStyle w:val="58"/>
              <w:rPr>
                <w14:ligatures w14:val="standardContextual"/>
              </w:rPr>
            </w:pPr>
            <w:r>
              <w:rPr>
                <w14:ligatures w14:val="standardContextual"/>
              </w:rPr>
              <w:t>数据存储</w:t>
            </w:r>
          </w:p>
        </w:tc>
        <w:tc>
          <w:tcPr>
            <w:tcW w:w="0" w:type="auto"/>
            <w:tcMar>
              <w:left w:w="0" w:type="dxa"/>
              <w:right w:w="0" w:type="dxa"/>
            </w:tcMar>
            <w:vAlign w:val="center"/>
          </w:tcPr>
          <w:p w14:paraId="29FC0908">
            <w:pPr>
              <w:pStyle w:val="58"/>
              <w:rPr>
                <w14:ligatures w14:val="standardContextual"/>
              </w:rPr>
            </w:pPr>
            <w:r>
              <w:rPr>
                <w14:ligatures w14:val="standardContextual"/>
              </w:rPr>
              <w:t>达梦（DM8）</w:t>
            </w:r>
          </w:p>
        </w:tc>
        <w:tc>
          <w:tcPr>
            <w:tcW w:w="0" w:type="auto"/>
            <w:tcMar>
              <w:left w:w="0" w:type="dxa"/>
              <w:right w:w="0" w:type="dxa"/>
            </w:tcMar>
            <w:vAlign w:val="center"/>
          </w:tcPr>
          <w:p w14:paraId="44F336FF">
            <w:pPr>
              <w:pStyle w:val="58"/>
              <w:rPr>
                <w14:ligatures w14:val="standardContextual"/>
              </w:rPr>
            </w:pPr>
            <w:r>
              <w:rPr>
                <w14:ligatures w14:val="standardContextual"/>
              </w:rPr>
              <w:t>存储业务数据、任务数据、产品元数据、系统配置及数据关联关系</w:t>
            </w:r>
          </w:p>
        </w:tc>
        <w:tc>
          <w:tcPr>
            <w:tcW w:w="0" w:type="auto"/>
            <w:tcMar>
              <w:left w:w="0" w:type="dxa"/>
              <w:right w:w="0" w:type="dxa"/>
            </w:tcMar>
            <w:vAlign w:val="center"/>
          </w:tcPr>
          <w:p w14:paraId="4191AC3A">
            <w:pPr>
              <w:pStyle w:val="58"/>
              <w:rPr>
                <w14:ligatures w14:val="standardContextual"/>
              </w:rPr>
            </w:pPr>
            <w:r>
              <w:rPr>
                <w14:ligatures w14:val="standardContextual"/>
              </w:rPr>
              <w:t>DM8</w:t>
            </w:r>
          </w:p>
        </w:tc>
      </w:tr>
      <w:tr w14:paraId="6536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01CC33F2">
            <w:pPr>
              <w:pStyle w:val="58"/>
              <w:rPr>
                <w14:ligatures w14:val="standardContextual"/>
              </w:rPr>
            </w:pPr>
            <w:r>
              <w:rPr>
                <w14:ligatures w14:val="standardContextual"/>
              </w:rPr>
              <w:t>数据存储</w:t>
            </w:r>
          </w:p>
        </w:tc>
        <w:tc>
          <w:tcPr>
            <w:tcW w:w="0" w:type="auto"/>
            <w:tcMar>
              <w:left w:w="0" w:type="dxa"/>
              <w:right w:w="0" w:type="dxa"/>
            </w:tcMar>
            <w:vAlign w:val="center"/>
          </w:tcPr>
          <w:p w14:paraId="11F18DE7">
            <w:pPr>
              <w:pStyle w:val="58"/>
              <w:rPr>
                <w14:ligatures w14:val="standardContextual"/>
              </w:rPr>
            </w:pPr>
            <w:r>
              <w:rPr>
                <w14:ligatures w14:val="standardContextual"/>
              </w:rPr>
              <w:t>平台分布式存储（S3协议）</w:t>
            </w:r>
          </w:p>
        </w:tc>
        <w:tc>
          <w:tcPr>
            <w:tcW w:w="0" w:type="auto"/>
            <w:tcMar>
              <w:left w:w="0" w:type="dxa"/>
              <w:right w:w="0" w:type="dxa"/>
            </w:tcMar>
            <w:vAlign w:val="center"/>
          </w:tcPr>
          <w:p w14:paraId="7ADD993B">
            <w:pPr>
              <w:pStyle w:val="58"/>
              <w:rPr>
                <w14:ligatures w14:val="standardContextual"/>
              </w:rPr>
            </w:pPr>
            <w:r>
              <w:rPr>
                <w14:ligatures w14:val="standardContextual"/>
              </w:rPr>
              <w:t>存储原始遥感影像、标准化产品、InSAR成果、专题图及评估报告等非结构化数据</w:t>
            </w:r>
          </w:p>
        </w:tc>
        <w:tc>
          <w:tcPr>
            <w:tcW w:w="0" w:type="auto"/>
            <w:tcMar>
              <w:left w:w="0" w:type="dxa"/>
              <w:right w:w="0" w:type="dxa"/>
            </w:tcMar>
            <w:vAlign w:val="center"/>
          </w:tcPr>
          <w:p w14:paraId="224C53C3">
            <w:pPr>
              <w:pStyle w:val="58"/>
              <w:rPr>
                <w14:ligatures w14:val="standardContextual"/>
              </w:rPr>
            </w:pPr>
            <w:r>
              <w:rPr>
                <w14:ligatures w14:val="standardContextual"/>
              </w:rPr>
              <w:t>以平台统一部署版本为准</w:t>
            </w:r>
          </w:p>
        </w:tc>
      </w:tr>
      <w:tr w14:paraId="1BBA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6958BC06">
            <w:pPr>
              <w:pStyle w:val="58"/>
              <w:rPr>
                <w14:ligatures w14:val="standardContextual"/>
              </w:rPr>
            </w:pPr>
            <w:r>
              <w:rPr>
                <w14:ligatures w14:val="standardContextual"/>
              </w:rPr>
              <w:t>消息中间件</w:t>
            </w:r>
          </w:p>
        </w:tc>
        <w:tc>
          <w:tcPr>
            <w:tcW w:w="0" w:type="auto"/>
            <w:tcMar>
              <w:left w:w="0" w:type="dxa"/>
              <w:right w:w="0" w:type="dxa"/>
            </w:tcMar>
            <w:vAlign w:val="center"/>
          </w:tcPr>
          <w:p w14:paraId="0C32195C">
            <w:pPr>
              <w:pStyle w:val="58"/>
              <w:rPr>
                <w14:ligatures w14:val="standardContextual"/>
              </w:rPr>
            </w:pPr>
            <w:r>
              <w:rPr>
                <w14:ligatures w14:val="standardContextual"/>
              </w:rPr>
              <w:t>Pulsar</w:t>
            </w:r>
          </w:p>
        </w:tc>
        <w:tc>
          <w:tcPr>
            <w:tcW w:w="0" w:type="auto"/>
            <w:tcMar>
              <w:left w:w="0" w:type="dxa"/>
              <w:right w:w="0" w:type="dxa"/>
            </w:tcMar>
            <w:vAlign w:val="center"/>
          </w:tcPr>
          <w:p w14:paraId="79039677">
            <w:pPr>
              <w:pStyle w:val="58"/>
              <w:rPr>
                <w14:ligatures w14:val="standardContextual"/>
              </w:rPr>
            </w:pPr>
            <w:r>
              <w:rPr>
                <w14:ligatures w14:val="standardContextual"/>
              </w:rPr>
              <w:t>传递数据就绪、任务状态、异常告警及成果就绪等异步消息</w:t>
            </w:r>
          </w:p>
        </w:tc>
        <w:tc>
          <w:tcPr>
            <w:tcW w:w="0" w:type="auto"/>
            <w:tcMar>
              <w:left w:w="0" w:type="dxa"/>
              <w:right w:w="0" w:type="dxa"/>
            </w:tcMar>
            <w:vAlign w:val="center"/>
          </w:tcPr>
          <w:p w14:paraId="19B04E57">
            <w:pPr>
              <w:pStyle w:val="58"/>
              <w:rPr>
                <w14:ligatures w14:val="standardContextual"/>
              </w:rPr>
            </w:pPr>
            <w:r>
              <w:rPr>
                <w14:ligatures w14:val="standardContextual"/>
              </w:rPr>
              <w:t>以平台统一部署版本为准</w:t>
            </w:r>
          </w:p>
        </w:tc>
      </w:tr>
      <w:tr w14:paraId="5563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4EFEC155">
            <w:pPr>
              <w:pStyle w:val="58"/>
              <w:rPr>
                <w14:ligatures w14:val="standardContextual"/>
              </w:rPr>
            </w:pPr>
            <w:r>
              <w:rPr>
                <w14:ligatures w14:val="standardContextual"/>
              </w:rPr>
              <w:t>缓存服务</w:t>
            </w:r>
          </w:p>
        </w:tc>
        <w:tc>
          <w:tcPr>
            <w:tcW w:w="0" w:type="auto"/>
            <w:tcMar>
              <w:left w:w="0" w:type="dxa"/>
              <w:right w:w="0" w:type="dxa"/>
            </w:tcMar>
            <w:vAlign w:val="center"/>
          </w:tcPr>
          <w:p w14:paraId="1E4BB0DF">
            <w:pPr>
              <w:pStyle w:val="58"/>
              <w:rPr>
                <w14:ligatures w14:val="standardContextual"/>
              </w:rPr>
            </w:pPr>
            <w:r>
              <w:rPr>
                <w14:ligatures w14:val="standardContextual"/>
              </w:rPr>
              <w:t>Redis</w:t>
            </w:r>
          </w:p>
        </w:tc>
        <w:tc>
          <w:tcPr>
            <w:tcW w:w="0" w:type="auto"/>
            <w:tcMar>
              <w:left w:w="0" w:type="dxa"/>
              <w:right w:w="0" w:type="dxa"/>
            </w:tcMar>
            <w:vAlign w:val="center"/>
          </w:tcPr>
          <w:p w14:paraId="58CD306E">
            <w:pPr>
              <w:pStyle w:val="58"/>
              <w:rPr>
                <w14:ligatures w14:val="standardContextual"/>
              </w:rPr>
            </w:pPr>
            <w:r>
              <w:rPr>
                <w14:ligatures w14:val="standardContextual"/>
              </w:rPr>
              <w:t>缓存热点元数据、任务状态、权限映射及高频查询结果</w:t>
            </w:r>
          </w:p>
        </w:tc>
        <w:tc>
          <w:tcPr>
            <w:tcW w:w="0" w:type="auto"/>
            <w:tcMar>
              <w:left w:w="0" w:type="dxa"/>
              <w:right w:w="0" w:type="dxa"/>
            </w:tcMar>
            <w:vAlign w:val="center"/>
          </w:tcPr>
          <w:p w14:paraId="52C7C87F">
            <w:pPr>
              <w:pStyle w:val="58"/>
              <w:rPr>
                <w14:ligatures w14:val="standardContextual"/>
              </w:rPr>
            </w:pPr>
            <w:r>
              <w:rPr>
                <w14:ligatures w14:val="standardContextual"/>
              </w:rPr>
              <w:t>以平台统一部署版本为准</w:t>
            </w:r>
          </w:p>
        </w:tc>
      </w:tr>
      <w:tr w14:paraId="0077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689117E5">
            <w:pPr>
              <w:pStyle w:val="58"/>
              <w:rPr>
                <w14:ligatures w14:val="standardContextual"/>
              </w:rPr>
            </w:pPr>
            <w:r>
              <w:rPr>
                <w14:ligatures w14:val="standardContextual"/>
              </w:rPr>
              <w:t>微服务支撑</w:t>
            </w:r>
          </w:p>
        </w:tc>
        <w:tc>
          <w:tcPr>
            <w:tcW w:w="0" w:type="auto"/>
            <w:tcMar>
              <w:left w:w="0" w:type="dxa"/>
              <w:right w:w="0" w:type="dxa"/>
            </w:tcMar>
            <w:vAlign w:val="center"/>
          </w:tcPr>
          <w:p w14:paraId="214E87E8">
            <w:pPr>
              <w:pStyle w:val="58"/>
              <w:rPr>
                <w14:ligatures w14:val="standardContextual"/>
              </w:rPr>
            </w:pPr>
            <w:r>
              <w:rPr>
                <w14:ligatures w14:val="standardContextual"/>
              </w:rPr>
              <w:t>Spring</w:t>
            </w:r>
            <w:ins w:id="28" w:author="Theron Tang" w:date="2026-09-28T22:36:00Z">
              <w:r>
                <w:rPr>
                  <w:rFonts w:hint="eastAsia"/>
                  <w14:ligatures w14:val="standardContextual"/>
                </w:rPr>
                <w:t xml:space="preserve"> </w:t>
              </w:r>
            </w:ins>
            <w:r>
              <w:rPr>
                <w14:ligatures w14:val="standardContextual"/>
              </w:rPr>
              <w:t>Cloud/Spring</w:t>
            </w:r>
            <w:ins w:id="29" w:author="Theron Tang" w:date="2026-09-28T22:36:00Z">
              <w:r>
                <w:rPr>
                  <w:rFonts w:hint="eastAsia"/>
                  <w14:ligatures w14:val="standardContextual"/>
                </w:rPr>
                <w:t xml:space="preserve"> </w:t>
              </w:r>
            </w:ins>
            <w:r>
              <w:rPr>
                <w14:ligatures w14:val="standardContextual"/>
              </w:rPr>
              <w:t>Boot</w:t>
            </w:r>
          </w:p>
        </w:tc>
        <w:tc>
          <w:tcPr>
            <w:tcW w:w="0" w:type="auto"/>
            <w:tcMar>
              <w:left w:w="0" w:type="dxa"/>
              <w:right w:w="0" w:type="dxa"/>
            </w:tcMar>
            <w:vAlign w:val="center"/>
          </w:tcPr>
          <w:p w14:paraId="5CC08F58">
            <w:pPr>
              <w:pStyle w:val="58"/>
              <w:rPr>
                <w14:ligatures w14:val="standardContextual"/>
              </w:rPr>
            </w:pPr>
            <w:r>
              <w:rPr>
                <w14:ligatures w14:val="standardContextual"/>
              </w:rPr>
              <w:t>构建卫星遥感软件后端微服务、业务接口及任务管理服务</w:t>
            </w:r>
          </w:p>
        </w:tc>
        <w:tc>
          <w:tcPr>
            <w:tcW w:w="0" w:type="auto"/>
            <w:tcMar>
              <w:left w:w="0" w:type="dxa"/>
              <w:right w:w="0" w:type="dxa"/>
            </w:tcMar>
            <w:vAlign w:val="center"/>
          </w:tcPr>
          <w:p w14:paraId="6248086B">
            <w:pPr>
              <w:pStyle w:val="58"/>
              <w:rPr>
                <w14:ligatures w14:val="standardContextual"/>
              </w:rPr>
            </w:pPr>
            <w:r>
              <w:rPr>
                <w14:ligatures w14:val="standardContextual"/>
              </w:rPr>
              <w:t>Spring</w:t>
            </w:r>
            <w:ins w:id="30" w:author="Theron Tang" w:date="2026-09-28T22:36:00Z">
              <w:r>
                <w:rPr>
                  <w:rFonts w:hint="eastAsia"/>
                  <w14:ligatures w14:val="standardContextual"/>
                </w:rPr>
                <w:t xml:space="preserve"> </w:t>
              </w:r>
            </w:ins>
            <w:r>
              <w:rPr>
                <w14:ligatures w14:val="standardContextual"/>
              </w:rPr>
              <w:t>Cloud2023.x、Spring</w:t>
            </w:r>
            <w:ins w:id="31" w:author="Theron Tang" w:date="2026-09-28T22:36:00Z">
              <w:r>
                <w:rPr>
                  <w:rFonts w:hint="eastAsia"/>
                  <w14:ligatures w14:val="standardContextual"/>
                </w:rPr>
                <w:t xml:space="preserve"> </w:t>
              </w:r>
            </w:ins>
            <w:r>
              <w:rPr>
                <w14:ligatures w14:val="standardContextual"/>
              </w:rPr>
              <w:t>Boot3.x</w:t>
            </w:r>
          </w:p>
        </w:tc>
      </w:tr>
      <w:tr w14:paraId="3296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1411FB75">
            <w:pPr>
              <w:pStyle w:val="58"/>
              <w:rPr>
                <w14:ligatures w14:val="standardContextual"/>
              </w:rPr>
            </w:pPr>
            <w:r>
              <w:rPr>
                <w14:ligatures w14:val="standardContextual"/>
              </w:rPr>
              <w:t>微服务支撑</w:t>
            </w:r>
          </w:p>
        </w:tc>
        <w:tc>
          <w:tcPr>
            <w:tcW w:w="0" w:type="auto"/>
            <w:tcMar>
              <w:left w:w="0" w:type="dxa"/>
              <w:right w:w="0" w:type="dxa"/>
            </w:tcMar>
            <w:vAlign w:val="center"/>
          </w:tcPr>
          <w:p w14:paraId="10E87314">
            <w:pPr>
              <w:pStyle w:val="58"/>
              <w:rPr>
                <w14:ligatures w14:val="standardContextual"/>
              </w:rPr>
            </w:pPr>
            <w:r>
              <w:rPr>
                <w14:ligatures w14:val="standardContextual"/>
              </w:rPr>
              <w:t>Nacos</w:t>
            </w:r>
          </w:p>
        </w:tc>
        <w:tc>
          <w:tcPr>
            <w:tcW w:w="0" w:type="auto"/>
            <w:tcMar>
              <w:left w:w="0" w:type="dxa"/>
              <w:right w:w="0" w:type="dxa"/>
            </w:tcMar>
            <w:vAlign w:val="center"/>
          </w:tcPr>
          <w:p w14:paraId="40936E64">
            <w:pPr>
              <w:pStyle w:val="58"/>
              <w:rPr>
                <w14:ligatures w14:val="standardContextual"/>
              </w:rPr>
            </w:pPr>
            <w:r>
              <w:rPr>
                <w14:ligatures w14:val="standardContextual"/>
              </w:rPr>
              <w:t>提供微服务注册发现、配置管理和配置动态更新能力</w:t>
            </w:r>
          </w:p>
        </w:tc>
        <w:tc>
          <w:tcPr>
            <w:tcW w:w="0" w:type="auto"/>
            <w:tcMar>
              <w:left w:w="0" w:type="dxa"/>
              <w:right w:w="0" w:type="dxa"/>
            </w:tcMar>
            <w:vAlign w:val="center"/>
          </w:tcPr>
          <w:p w14:paraId="72FEC349">
            <w:pPr>
              <w:pStyle w:val="58"/>
              <w:rPr>
                <w14:ligatures w14:val="standardContextual"/>
              </w:rPr>
            </w:pPr>
            <w:r>
              <w:rPr>
                <w14:ligatures w14:val="standardContextual"/>
              </w:rPr>
              <w:t>以平台统一部署版本为准</w:t>
            </w:r>
          </w:p>
        </w:tc>
      </w:tr>
      <w:tr w14:paraId="7B48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5C1D05AD">
            <w:pPr>
              <w:pStyle w:val="58"/>
              <w:rPr>
                <w14:ligatures w14:val="standardContextual"/>
              </w:rPr>
            </w:pPr>
            <w:r>
              <w:rPr>
                <w14:ligatures w14:val="standardContextual"/>
              </w:rPr>
              <w:t>运维监控</w:t>
            </w:r>
          </w:p>
        </w:tc>
        <w:tc>
          <w:tcPr>
            <w:tcW w:w="0" w:type="auto"/>
            <w:tcMar>
              <w:left w:w="0" w:type="dxa"/>
              <w:right w:w="0" w:type="dxa"/>
            </w:tcMar>
            <w:vAlign w:val="center"/>
          </w:tcPr>
          <w:p w14:paraId="606FA519">
            <w:pPr>
              <w:pStyle w:val="58"/>
              <w:rPr>
                <w14:ligatures w14:val="standardContextual"/>
              </w:rPr>
            </w:pPr>
            <w:r>
              <w:rPr>
                <w14:ligatures w14:val="standardContextual"/>
              </w:rPr>
              <w:t>Prometheus＋Grafana</w:t>
            </w:r>
          </w:p>
        </w:tc>
        <w:tc>
          <w:tcPr>
            <w:tcW w:w="0" w:type="auto"/>
            <w:tcMar>
              <w:left w:w="0" w:type="dxa"/>
              <w:right w:w="0" w:type="dxa"/>
            </w:tcMar>
            <w:vAlign w:val="center"/>
          </w:tcPr>
          <w:p w14:paraId="361D9576">
            <w:pPr>
              <w:pStyle w:val="58"/>
              <w:rPr>
                <w14:ligatures w14:val="standardContextual"/>
              </w:rPr>
            </w:pPr>
            <w:r>
              <w:rPr>
                <w14:ligatures w14:val="standardContextual"/>
              </w:rPr>
              <w:t>采集、存储和展示服务状态、业务指标及资源使用情况</w:t>
            </w:r>
          </w:p>
        </w:tc>
        <w:tc>
          <w:tcPr>
            <w:tcW w:w="0" w:type="auto"/>
            <w:tcMar>
              <w:left w:w="0" w:type="dxa"/>
              <w:right w:w="0" w:type="dxa"/>
            </w:tcMar>
            <w:vAlign w:val="center"/>
          </w:tcPr>
          <w:p w14:paraId="27FBA07E">
            <w:pPr>
              <w:pStyle w:val="58"/>
              <w:rPr>
                <w14:ligatures w14:val="standardContextual"/>
              </w:rPr>
            </w:pPr>
            <w:r>
              <w:rPr>
                <w14:ligatures w14:val="standardContextual"/>
              </w:rPr>
              <w:t>以平台统一部署版本为准</w:t>
            </w:r>
          </w:p>
        </w:tc>
      </w:tr>
      <w:tr w14:paraId="57F3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31ED8C70">
            <w:pPr>
              <w:pStyle w:val="58"/>
              <w:rPr>
                <w14:ligatures w14:val="standardContextual"/>
              </w:rPr>
            </w:pPr>
            <w:r>
              <w:rPr>
                <w14:ligatures w14:val="standardContextual"/>
              </w:rPr>
              <w:t>日志管理</w:t>
            </w:r>
          </w:p>
        </w:tc>
        <w:tc>
          <w:tcPr>
            <w:tcW w:w="0" w:type="auto"/>
            <w:tcMar>
              <w:left w:w="0" w:type="dxa"/>
              <w:right w:w="0" w:type="dxa"/>
            </w:tcMar>
            <w:vAlign w:val="center"/>
          </w:tcPr>
          <w:p w14:paraId="01316B59">
            <w:pPr>
              <w:pStyle w:val="58"/>
              <w:rPr>
                <w14:ligatures w14:val="standardContextual"/>
              </w:rPr>
            </w:pPr>
            <w:r>
              <w:rPr>
                <w14:ligatures w14:val="standardContextual"/>
              </w:rPr>
              <w:t>ELK</w:t>
            </w:r>
            <w:ins w:id="32" w:author="Theron Tang" w:date="2026-09-28T22:37:00Z">
              <w:r>
                <w:rPr>
                  <w:rFonts w:hint="eastAsia"/>
                  <w14:ligatures w14:val="standardContextual"/>
                </w:rPr>
                <w:t xml:space="preserve"> </w:t>
              </w:r>
            </w:ins>
            <w:r>
              <w:rPr>
                <w14:ligatures w14:val="standardContextual"/>
              </w:rPr>
              <w:t>Stack</w:t>
            </w:r>
          </w:p>
        </w:tc>
        <w:tc>
          <w:tcPr>
            <w:tcW w:w="0" w:type="auto"/>
            <w:tcMar>
              <w:left w:w="0" w:type="dxa"/>
              <w:right w:w="0" w:type="dxa"/>
            </w:tcMar>
            <w:vAlign w:val="center"/>
          </w:tcPr>
          <w:p w14:paraId="5FEFF3D2">
            <w:pPr>
              <w:pStyle w:val="58"/>
              <w:rPr>
                <w14:ligatures w14:val="standardContextual"/>
              </w:rPr>
            </w:pPr>
            <w:r>
              <w:rPr>
                <w14:ligatures w14:val="standardContextual"/>
              </w:rPr>
              <w:t>采集、存储、检索和分析系统运行日志、任务日志及操作日志</w:t>
            </w:r>
          </w:p>
        </w:tc>
        <w:tc>
          <w:tcPr>
            <w:tcW w:w="0" w:type="auto"/>
            <w:tcMar>
              <w:left w:w="0" w:type="dxa"/>
              <w:right w:w="0" w:type="dxa"/>
            </w:tcMar>
            <w:vAlign w:val="center"/>
          </w:tcPr>
          <w:p w14:paraId="1369ABDD">
            <w:pPr>
              <w:pStyle w:val="58"/>
              <w:rPr>
                <w14:ligatures w14:val="standardContextual"/>
              </w:rPr>
            </w:pPr>
            <w:r>
              <w:rPr>
                <w14:ligatures w14:val="standardContextual"/>
              </w:rPr>
              <w:t>以平台统一部署版本为准</w:t>
            </w:r>
          </w:p>
        </w:tc>
      </w:tr>
      <w:tr w14:paraId="2F14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20E559AA">
            <w:pPr>
              <w:pStyle w:val="58"/>
              <w:rPr>
                <w14:ligatures w14:val="standardContextual"/>
              </w:rPr>
            </w:pPr>
            <w:r>
              <w:rPr>
                <w14:ligatures w14:val="standardContextual"/>
              </w:rPr>
              <w:t>链路追踪</w:t>
            </w:r>
          </w:p>
        </w:tc>
        <w:tc>
          <w:tcPr>
            <w:tcW w:w="0" w:type="auto"/>
            <w:tcMar>
              <w:left w:w="0" w:type="dxa"/>
              <w:right w:w="0" w:type="dxa"/>
            </w:tcMar>
            <w:vAlign w:val="center"/>
          </w:tcPr>
          <w:p w14:paraId="19AD9D36">
            <w:pPr>
              <w:pStyle w:val="58"/>
              <w:rPr>
                <w14:ligatures w14:val="standardContextual"/>
              </w:rPr>
            </w:pPr>
            <w:r>
              <w:rPr>
                <w14:ligatures w14:val="standardContextual"/>
              </w:rPr>
              <w:t>SkyWalking/OpenTelemetry</w:t>
            </w:r>
          </w:p>
        </w:tc>
        <w:tc>
          <w:tcPr>
            <w:tcW w:w="0" w:type="auto"/>
            <w:tcMar>
              <w:left w:w="0" w:type="dxa"/>
              <w:right w:w="0" w:type="dxa"/>
            </w:tcMar>
            <w:vAlign w:val="center"/>
          </w:tcPr>
          <w:p w14:paraId="3474DAEA">
            <w:pPr>
              <w:pStyle w:val="58"/>
              <w:rPr>
                <w14:ligatures w14:val="standardContextual"/>
              </w:rPr>
            </w:pPr>
            <w:r>
              <w:rPr>
                <w14:ligatures w14:val="standardContextual"/>
              </w:rPr>
              <w:t>采集服务调用链路和TraceID，支撑性能分析与故障定位</w:t>
            </w:r>
          </w:p>
        </w:tc>
        <w:tc>
          <w:tcPr>
            <w:tcW w:w="0" w:type="auto"/>
            <w:tcMar>
              <w:left w:w="0" w:type="dxa"/>
              <w:right w:w="0" w:type="dxa"/>
            </w:tcMar>
            <w:vAlign w:val="center"/>
          </w:tcPr>
          <w:p w14:paraId="01FF02A0">
            <w:pPr>
              <w:pStyle w:val="58"/>
              <w:rPr>
                <w14:ligatures w14:val="standardContextual"/>
              </w:rPr>
            </w:pPr>
            <w:r>
              <w:rPr>
                <w14:ligatures w14:val="standardContextual"/>
              </w:rPr>
              <w:t>以平台统一部署版本为准</w:t>
            </w:r>
          </w:p>
        </w:tc>
      </w:tr>
      <w:tr w14:paraId="3C0F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3E10A286">
            <w:pPr>
              <w:pStyle w:val="58"/>
              <w:rPr>
                <w14:ligatures w14:val="standardContextual"/>
              </w:rPr>
            </w:pPr>
            <w:r>
              <w:rPr>
                <w:rFonts w:hint="eastAsia"/>
                <w14:ligatures w14:val="standardContextual"/>
              </w:rPr>
              <w:t>前</w:t>
            </w:r>
            <w:r>
              <w:rPr>
                <w14:ligatures w14:val="standardContextual"/>
              </w:rPr>
              <w:t>端开发</w:t>
            </w:r>
          </w:p>
        </w:tc>
        <w:tc>
          <w:tcPr>
            <w:tcW w:w="0" w:type="auto"/>
            <w:tcMar>
              <w:left w:w="0" w:type="dxa"/>
              <w:right w:w="0" w:type="dxa"/>
            </w:tcMar>
            <w:vAlign w:val="center"/>
          </w:tcPr>
          <w:p w14:paraId="1F37C3E0">
            <w:pPr>
              <w:pStyle w:val="58"/>
              <w:rPr>
                <w14:ligatures w14:val="standardContextual"/>
              </w:rPr>
            </w:pPr>
            <w:r>
              <w:rPr>
                <w14:ligatures w14:val="standardContextual"/>
              </w:rPr>
              <w:t>Vue</w:t>
            </w:r>
            <w:ins w:id="33" w:author="Theron Tang" w:date="2026-09-28T22:36:00Z">
              <w:r>
                <w:rPr>
                  <w:rFonts w:hint="eastAsia"/>
                  <w14:ligatures w14:val="standardContextual"/>
                </w:rPr>
                <w:t xml:space="preserve"> </w:t>
              </w:r>
            </w:ins>
            <w:r>
              <w:rPr>
                <w14:ligatures w14:val="standardContextual"/>
              </w:rPr>
              <w:t>3＋ant-design-vue</w:t>
            </w:r>
          </w:p>
        </w:tc>
        <w:tc>
          <w:tcPr>
            <w:tcW w:w="0" w:type="auto"/>
            <w:tcMar>
              <w:left w:w="0" w:type="dxa"/>
              <w:right w:w="0" w:type="dxa"/>
            </w:tcMar>
            <w:vAlign w:val="center"/>
          </w:tcPr>
          <w:p w14:paraId="39623002">
            <w:pPr>
              <w:pStyle w:val="58"/>
              <w:rPr>
                <w14:ligatures w14:val="standardContextual"/>
              </w:rPr>
            </w:pPr>
            <w:r>
              <w:rPr>
                <w14:ligatures w14:val="standardContextual"/>
              </w:rPr>
              <w:t>构建业务管理、数据检索、任务配置、监测分析及成果展示页面</w:t>
            </w:r>
          </w:p>
        </w:tc>
        <w:tc>
          <w:tcPr>
            <w:tcW w:w="0" w:type="auto"/>
            <w:tcMar>
              <w:left w:w="0" w:type="dxa"/>
              <w:right w:w="0" w:type="dxa"/>
            </w:tcMar>
            <w:vAlign w:val="center"/>
          </w:tcPr>
          <w:p w14:paraId="06D88915">
            <w:pPr>
              <w:pStyle w:val="58"/>
              <w:rPr>
                <w14:ligatures w14:val="standardContextual"/>
              </w:rPr>
            </w:pPr>
            <w:r>
              <w:rPr>
                <w14:ligatures w14:val="standardContextual"/>
              </w:rPr>
              <w:t>Vue</w:t>
            </w:r>
            <w:ins w:id="34" w:author="Theron Tang" w:date="2026-09-28T22:36:00Z">
              <w:r>
                <w:rPr>
                  <w:rFonts w:hint="eastAsia"/>
                  <w14:ligatures w14:val="standardContextual"/>
                </w:rPr>
                <w:t xml:space="preserve"> </w:t>
              </w:r>
            </w:ins>
            <w:r>
              <w:rPr>
                <w14:ligatures w14:val="standardContextual"/>
              </w:rPr>
              <w:t>3.x、ant-design-vue4.x</w:t>
            </w:r>
          </w:p>
        </w:tc>
      </w:tr>
      <w:tr w14:paraId="0C0D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3EB85D67">
            <w:pPr>
              <w:pStyle w:val="58"/>
              <w:rPr>
                <w14:ligatures w14:val="standardContextual"/>
              </w:rPr>
            </w:pPr>
            <w:r>
              <w:rPr>
                <w14:ligatures w14:val="standardContextual"/>
              </w:rPr>
              <w:t>三维GIS</w:t>
            </w:r>
          </w:p>
        </w:tc>
        <w:tc>
          <w:tcPr>
            <w:tcW w:w="0" w:type="auto"/>
            <w:tcMar>
              <w:left w:w="0" w:type="dxa"/>
              <w:right w:w="0" w:type="dxa"/>
            </w:tcMar>
            <w:vAlign w:val="center"/>
          </w:tcPr>
          <w:p w14:paraId="41E40FEF">
            <w:pPr>
              <w:pStyle w:val="58"/>
              <w:rPr>
                <w14:ligatures w14:val="standardContextual"/>
              </w:rPr>
            </w:pPr>
            <w:r>
              <w:rPr>
                <w14:ligatures w14:val="standardContextual"/>
              </w:rPr>
              <w:t>Cesium（通过Mars3D集成）</w:t>
            </w:r>
          </w:p>
        </w:tc>
        <w:tc>
          <w:tcPr>
            <w:tcW w:w="0" w:type="auto"/>
            <w:tcMar>
              <w:left w:w="0" w:type="dxa"/>
              <w:right w:w="0" w:type="dxa"/>
            </w:tcMar>
            <w:vAlign w:val="center"/>
          </w:tcPr>
          <w:p w14:paraId="654423A8">
            <w:pPr>
              <w:pStyle w:val="58"/>
              <w:rPr>
                <w14:ligatures w14:val="standardContextual"/>
              </w:rPr>
            </w:pPr>
            <w:r>
              <w:rPr>
                <w14:ligatures w14:val="standardContextual"/>
              </w:rPr>
              <w:t>实现三维地球、地形、遥感影像、空间分析成果及专题图的三维展示</w:t>
            </w:r>
          </w:p>
        </w:tc>
        <w:tc>
          <w:tcPr>
            <w:tcW w:w="0" w:type="auto"/>
            <w:tcMar>
              <w:left w:w="0" w:type="dxa"/>
              <w:right w:w="0" w:type="dxa"/>
            </w:tcMar>
            <w:vAlign w:val="center"/>
          </w:tcPr>
          <w:p w14:paraId="0218CA16">
            <w:pPr>
              <w:pStyle w:val="58"/>
              <w:rPr>
                <w14:ligatures w14:val="standardContextual"/>
              </w:rPr>
            </w:pPr>
            <w:r>
              <w:rPr>
                <w14:ligatures w14:val="standardContextual"/>
              </w:rPr>
              <w:t>以项目适配版本为准</w:t>
            </w:r>
          </w:p>
        </w:tc>
      </w:tr>
      <w:tr w14:paraId="08E1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7AA5B024">
            <w:pPr>
              <w:pStyle w:val="58"/>
              <w:rPr>
                <w14:ligatures w14:val="standardContextual"/>
              </w:rPr>
            </w:pPr>
            <w:r>
              <w:rPr>
                <w14:ligatures w14:val="standardContextual"/>
              </w:rPr>
              <w:t>图表可视化</w:t>
            </w:r>
          </w:p>
        </w:tc>
        <w:tc>
          <w:tcPr>
            <w:tcW w:w="0" w:type="auto"/>
            <w:tcMar>
              <w:left w:w="0" w:type="dxa"/>
              <w:right w:w="0" w:type="dxa"/>
            </w:tcMar>
            <w:vAlign w:val="center"/>
          </w:tcPr>
          <w:p w14:paraId="41635100">
            <w:pPr>
              <w:pStyle w:val="58"/>
              <w:rPr>
                <w14:ligatures w14:val="standardContextual"/>
              </w:rPr>
            </w:pPr>
            <w:r>
              <w:rPr>
                <w14:ligatures w14:val="standardContextual"/>
              </w:rPr>
              <w:t>ECharts</w:t>
            </w:r>
          </w:p>
        </w:tc>
        <w:tc>
          <w:tcPr>
            <w:tcW w:w="0" w:type="auto"/>
            <w:tcMar>
              <w:left w:w="0" w:type="dxa"/>
              <w:right w:w="0" w:type="dxa"/>
            </w:tcMar>
            <w:vAlign w:val="center"/>
          </w:tcPr>
          <w:p w14:paraId="1A274857">
            <w:pPr>
              <w:pStyle w:val="58"/>
              <w:rPr>
                <w14:ligatures w14:val="standardContextual"/>
              </w:rPr>
            </w:pPr>
            <w:r>
              <w:rPr>
                <w14:ligatures w14:val="standardContextual"/>
              </w:rPr>
              <w:t>实现时序曲线、统计图表、评估结果及业务指标的可视化展示</w:t>
            </w:r>
          </w:p>
        </w:tc>
        <w:tc>
          <w:tcPr>
            <w:tcW w:w="0" w:type="auto"/>
            <w:tcMar>
              <w:left w:w="0" w:type="dxa"/>
              <w:right w:w="0" w:type="dxa"/>
            </w:tcMar>
            <w:vAlign w:val="center"/>
          </w:tcPr>
          <w:p w14:paraId="700EF530">
            <w:pPr>
              <w:pStyle w:val="58"/>
              <w:rPr>
                <w14:ligatures w14:val="standardContextual"/>
              </w:rPr>
            </w:pPr>
            <w:r>
              <w:rPr>
                <w14:ligatures w14:val="standardContextual"/>
              </w:rPr>
              <w:t>Echarts</w:t>
            </w:r>
            <w:ins w:id="35" w:author="Theron Tang" w:date="2026-09-28T22:37:00Z">
              <w:r>
                <w:rPr>
                  <w:rFonts w:hint="eastAsia"/>
                  <w14:ligatures w14:val="standardContextual"/>
                </w:rPr>
                <w:t xml:space="preserve"> </w:t>
              </w:r>
            </w:ins>
            <w:r>
              <w:rPr>
                <w14:ligatures w14:val="standardContextual"/>
              </w:rPr>
              <w:t>5.x</w:t>
            </w:r>
          </w:p>
        </w:tc>
      </w:tr>
      <w:tr w14:paraId="5C5F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left w:w="0" w:type="dxa"/>
              <w:right w:w="0" w:type="dxa"/>
            </w:tcMar>
            <w:vAlign w:val="center"/>
          </w:tcPr>
          <w:p w14:paraId="4174D9EE">
            <w:pPr>
              <w:pStyle w:val="58"/>
              <w:rPr>
                <w14:ligatures w14:val="standardContextual"/>
              </w:rPr>
            </w:pPr>
            <w:r>
              <w:rPr>
                <w14:ligatures w14:val="standardContextual"/>
              </w:rPr>
              <w:t>AI计算框架</w:t>
            </w:r>
          </w:p>
        </w:tc>
        <w:tc>
          <w:tcPr>
            <w:tcW w:w="0" w:type="auto"/>
            <w:tcMar>
              <w:left w:w="0" w:type="dxa"/>
              <w:right w:w="0" w:type="dxa"/>
            </w:tcMar>
            <w:vAlign w:val="center"/>
          </w:tcPr>
          <w:p w14:paraId="3AD9587A">
            <w:pPr>
              <w:pStyle w:val="58"/>
              <w:rPr>
                <w14:ligatures w14:val="standardContextual"/>
              </w:rPr>
            </w:pPr>
            <w:r>
              <w:rPr>
                <w14:ligatures w14:val="standardContextual"/>
              </w:rPr>
              <w:t>PyTorch/TensorFlow</w:t>
            </w:r>
          </w:p>
        </w:tc>
        <w:tc>
          <w:tcPr>
            <w:tcW w:w="0" w:type="auto"/>
            <w:tcMar>
              <w:left w:w="0" w:type="dxa"/>
              <w:right w:w="0" w:type="dxa"/>
            </w:tcMar>
            <w:vAlign w:val="center"/>
          </w:tcPr>
          <w:p w14:paraId="3F241211">
            <w:pPr>
              <w:pStyle w:val="58"/>
              <w:rPr>
                <w14:ligatures w14:val="standardContextual"/>
              </w:rPr>
            </w:pPr>
            <w:r>
              <w:rPr>
                <w14:ligatures w14:val="standardContextual"/>
              </w:rPr>
              <w:t>支撑异常识别、灾害风险评估等AI模型的训练、加载和推理</w:t>
            </w:r>
          </w:p>
        </w:tc>
        <w:tc>
          <w:tcPr>
            <w:tcW w:w="0" w:type="auto"/>
            <w:tcMar>
              <w:left w:w="0" w:type="dxa"/>
              <w:right w:w="0" w:type="dxa"/>
            </w:tcMar>
            <w:vAlign w:val="center"/>
          </w:tcPr>
          <w:p w14:paraId="65D5F688">
            <w:pPr>
              <w:pStyle w:val="58"/>
              <w:rPr>
                <w14:ligatures w14:val="standardContextual"/>
              </w:rPr>
            </w:pPr>
            <w:r>
              <w:rPr>
                <w14:ligatures w14:val="standardContextual"/>
              </w:rPr>
              <w:t>以算法模型适配版本为准</w:t>
            </w:r>
          </w:p>
        </w:tc>
      </w:tr>
    </w:tbl>
    <w:p w14:paraId="5DEAF080">
      <w:pPr>
        <w:pStyle w:val="7"/>
      </w:pPr>
      <w:r>
        <w:rPr>
          <w:rFonts w:hint="eastAsia"/>
        </w:rPr>
        <w:t>硬件设施清单</w:t>
      </w:r>
    </w:p>
    <w:p w14:paraId="19194D52">
      <w:pPr>
        <w:ind w:firstLine="480"/>
      </w:pPr>
      <w:r>
        <w:rPr>
          <w:rFonts w:hint="eastAsia"/>
        </w:rPr>
        <w:t>项目所运行环境均基于以下硬件服务器构建基础设施环境、微服务支撑环境、大数据支撑环境。</w:t>
      </w:r>
    </w:p>
    <w:p w14:paraId="7AB80F10">
      <w:pPr>
        <w:pStyle w:val="106"/>
        <w:rPr>
          <w:ins w:id="36" w:author="Theron Tang" w:date="2026-09-28T22:33:00Z"/>
          <w:rFonts w:hint="eastAsia"/>
        </w:rPr>
      </w:pPr>
      <w:bookmarkStart w:id="242" w:name="_Toc24054994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r>
        <w:rPr>
          <w:rFonts w:hint="eastAsia"/>
        </w:rPr>
        <w:t>运行环境硬件设施清单</w:t>
      </w:r>
      <w:bookmarkEnd w:id="242"/>
    </w:p>
    <w:tbl>
      <w:tblPr>
        <w:tblStyle w:val="40"/>
        <w:tblW w:w="8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7" w:author="Theron Tang" w:date="2026-09-28T22:35:00Z">
          <w:tblPr>
            <w:tblStyle w:val="40"/>
            <w:tblW w:w="95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704"/>
        <w:gridCol w:w="1418"/>
        <w:gridCol w:w="1305"/>
        <w:gridCol w:w="794"/>
        <w:gridCol w:w="737"/>
        <w:gridCol w:w="991"/>
        <w:gridCol w:w="1105"/>
        <w:gridCol w:w="1728"/>
        <w:tblGridChange w:id="38">
          <w:tblGrid>
            <w:gridCol w:w="562"/>
            <w:gridCol w:w="1247"/>
            <w:gridCol w:w="1305"/>
            <w:gridCol w:w="794"/>
            <w:gridCol w:w="737"/>
            <w:gridCol w:w="1361"/>
            <w:gridCol w:w="1361"/>
            <w:gridCol w:w="2211"/>
          </w:tblGrid>
        </w:tblGridChange>
      </w:tblGrid>
      <w:tr w14:paraId="6470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39" w:author="Theron Tang" w:date="2026-09-28T22:33:00Z"/>
          <w:trPrChange w:id="40" w:author="Theron Tang" w:date="2026-09-28T22:35:00Z">
            <w:trPr>
              <w:tblHeader/>
              <w:jc w:val="center"/>
            </w:trPr>
          </w:trPrChange>
        </w:trPr>
        <w:tc>
          <w:tcPr>
            <w:tcW w:w="704" w:type="dxa"/>
            <w:shd w:val="clear" w:color="auto" w:fill="D8D8D8" w:themeFill="background1" w:themeFillShade="D9"/>
            <w:tcPrChange w:id="41" w:author="Theron Tang" w:date="2026-09-28T22:35:00Z">
              <w:tcPr>
                <w:tcW w:w="562" w:type="dxa"/>
                <w:shd w:val="clear" w:color="auto" w:fill="1F4E78"/>
                <w:tcMar>
                  <w:top w:w="28" w:type="dxa"/>
                  <w:left w:w="28" w:type="dxa"/>
                  <w:bottom w:w="28" w:type="dxa"/>
                  <w:right w:w="28" w:type="dxa"/>
                </w:tcMar>
                <w:vAlign w:val="center"/>
              </w:tcPr>
            </w:tcPrChange>
          </w:tcPr>
          <w:p w14:paraId="716AD87C">
            <w:pPr>
              <w:pStyle w:val="57"/>
              <w:widowControl w:val="0"/>
              <w:ind w:firstLineChars="0"/>
              <w:rPr>
                <w:ins w:id="43" w:author="Theron Tang" w:date="2026-09-28T22:33:00Z"/>
              </w:rPr>
              <w:pPrChange w:id="42" w:author="Theron Tang" w:date="2026-09-28T22:34:00Z">
                <w:pPr>
                  <w:spacing w:line="240" w:lineRule="auto"/>
                  <w:ind w:firstLine="0" w:firstLineChars="0"/>
                </w:pPr>
              </w:pPrChange>
            </w:pPr>
            <w:ins w:id="44" w:author="Theron Tang" w:date="2026-09-28T22:33:00Z">
              <w:r>
                <w:rPr/>
                <w:t>序号</w:t>
              </w:r>
            </w:ins>
          </w:p>
        </w:tc>
        <w:tc>
          <w:tcPr>
            <w:tcW w:w="1418" w:type="dxa"/>
            <w:shd w:val="clear" w:color="auto" w:fill="D8D8D8" w:themeFill="background1" w:themeFillShade="D9"/>
            <w:tcPrChange w:id="45" w:author="Theron Tang" w:date="2026-09-28T22:35:00Z">
              <w:tcPr>
                <w:tcW w:w="1247" w:type="dxa"/>
                <w:shd w:val="clear" w:color="auto" w:fill="1F4E78"/>
                <w:tcMar>
                  <w:top w:w="28" w:type="dxa"/>
                  <w:left w:w="28" w:type="dxa"/>
                  <w:bottom w:w="28" w:type="dxa"/>
                  <w:right w:w="28" w:type="dxa"/>
                </w:tcMar>
                <w:vAlign w:val="center"/>
              </w:tcPr>
            </w:tcPrChange>
          </w:tcPr>
          <w:p w14:paraId="2B001019">
            <w:pPr>
              <w:pStyle w:val="57"/>
              <w:widowControl w:val="0"/>
              <w:ind w:firstLineChars="0"/>
              <w:rPr>
                <w:ins w:id="47" w:author="Theron Tang" w:date="2026-09-28T22:33:00Z"/>
              </w:rPr>
              <w:pPrChange w:id="46" w:author="Theron Tang" w:date="2026-09-28T22:34:00Z">
                <w:pPr>
                  <w:spacing w:line="240" w:lineRule="auto"/>
                  <w:ind w:firstLine="0" w:firstLineChars="0"/>
                </w:pPr>
              </w:pPrChange>
            </w:pPr>
            <w:ins w:id="48" w:author="Theron Tang" w:date="2026-09-28T22:33:00Z">
              <w:r>
                <w:rPr/>
                <w:t>所属子系统</w:t>
              </w:r>
            </w:ins>
          </w:p>
        </w:tc>
        <w:tc>
          <w:tcPr>
            <w:tcW w:w="1305" w:type="dxa"/>
            <w:shd w:val="clear" w:color="auto" w:fill="D8D8D8" w:themeFill="background1" w:themeFillShade="D9"/>
            <w:tcPrChange w:id="49" w:author="Theron Tang" w:date="2026-09-28T22:35:00Z">
              <w:tcPr>
                <w:tcW w:w="1305" w:type="dxa"/>
                <w:shd w:val="clear" w:color="auto" w:fill="1F4E78"/>
                <w:tcMar>
                  <w:top w:w="28" w:type="dxa"/>
                  <w:left w:w="28" w:type="dxa"/>
                  <w:bottom w:w="28" w:type="dxa"/>
                  <w:right w:w="28" w:type="dxa"/>
                </w:tcMar>
                <w:vAlign w:val="center"/>
              </w:tcPr>
            </w:tcPrChange>
          </w:tcPr>
          <w:p w14:paraId="3C765D15">
            <w:pPr>
              <w:pStyle w:val="57"/>
              <w:widowControl w:val="0"/>
              <w:ind w:firstLineChars="0"/>
              <w:rPr>
                <w:ins w:id="51" w:author="Theron Tang" w:date="2026-09-28T22:33:00Z"/>
              </w:rPr>
              <w:pPrChange w:id="50" w:author="Theron Tang" w:date="2026-09-28T22:34:00Z">
                <w:pPr>
                  <w:spacing w:line="240" w:lineRule="auto"/>
                  <w:ind w:firstLine="0" w:firstLineChars="0"/>
                </w:pPr>
              </w:pPrChange>
            </w:pPr>
            <w:ins w:id="52" w:author="Theron Tang" w:date="2026-09-28T22:33:00Z">
              <w:r>
                <w:rPr/>
                <w:t>服务器角色</w:t>
              </w:r>
            </w:ins>
          </w:p>
        </w:tc>
        <w:tc>
          <w:tcPr>
            <w:tcW w:w="794" w:type="dxa"/>
            <w:shd w:val="clear" w:color="auto" w:fill="D8D8D8" w:themeFill="background1" w:themeFillShade="D9"/>
            <w:tcPrChange w:id="53" w:author="Theron Tang" w:date="2026-09-28T22:35:00Z">
              <w:tcPr>
                <w:tcW w:w="794" w:type="dxa"/>
                <w:shd w:val="clear" w:color="auto" w:fill="1F4E78"/>
                <w:tcMar>
                  <w:top w:w="28" w:type="dxa"/>
                  <w:left w:w="28" w:type="dxa"/>
                  <w:bottom w:w="28" w:type="dxa"/>
                  <w:right w:w="28" w:type="dxa"/>
                </w:tcMar>
                <w:vAlign w:val="center"/>
              </w:tcPr>
            </w:tcPrChange>
          </w:tcPr>
          <w:p w14:paraId="23DDCBD7">
            <w:pPr>
              <w:pStyle w:val="57"/>
              <w:widowControl w:val="0"/>
              <w:ind w:firstLineChars="0"/>
              <w:rPr>
                <w:ins w:id="55" w:author="Theron Tang" w:date="2026-09-28T22:33:00Z"/>
              </w:rPr>
              <w:pPrChange w:id="54" w:author="Theron Tang" w:date="2026-09-28T22:34:00Z">
                <w:pPr>
                  <w:spacing w:line="240" w:lineRule="auto"/>
                  <w:ind w:firstLine="0" w:firstLineChars="0"/>
                </w:pPr>
              </w:pPrChange>
            </w:pPr>
            <w:ins w:id="56" w:author="Theron Tang" w:date="2026-09-28T22:33:00Z">
              <w:r>
                <w:rPr/>
                <w:t>CPU</w:t>
              </w:r>
            </w:ins>
          </w:p>
        </w:tc>
        <w:tc>
          <w:tcPr>
            <w:tcW w:w="737" w:type="dxa"/>
            <w:shd w:val="clear" w:color="auto" w:fill="D8D8D8" w:themeFill="background1" w:themeFillShade="D9"/>
            <w:tcPrChange w:id="57" w:author="Theron Tang" w:date="2026-09-28T22:35:00Z">
              <w:tcPr>
                <w:tcW w:w="737" w:type="dxa"/>
                <w:shd w:val="clear" w:color="auto" w:fill="1F4E78"/>
                <w:tcMar>
                  <w:top w:w="28" w:type="dxa"/>
                  <w:left w:w="28" w:type="dxa"/>
                  <w:bottom w:w="28" w:type="dxa"/>
                  <w:right w:w="28" w:type="dxa"/>
                </w:tcMar>
                <w:vAlign w:val="center"/>
              </w:tcPr>
            </w:tcPrChange>
          </w:tcPr>
          <w:p w14:paraId="0EE1CF73">
            <w:pPr>
              <w:pStyle w:val="57"/>
              <w:widowControl w:val="0"/>
              <w:ind w:firstLineChars="0"/>
              <w:rPr>
                <w:ins w:id="59" w:author="Theron Tang" w:date="2026-09-28T22:33:00Z"/>
              </w:rPr>
              <w:pPrChange w:id="58" w:author="Theron Tang" w:date="2026-09-28T22:34:00Z">
                <w:pPr>
                  <w:spacing w:line="240" w:lineRule="auto"/>
                  <w:ind w:firstLine="0" w:firstLineChars="0"/>
                </w:pPr>
              </w:pPrChange>
            </w:pPr>
            <w:ins w:id="60" w:author="Theron Tang" w:date="2026-09-28T22:33:00Z">
              <w:r>
                <w:rPr/>
                <w:t>内存</w:t>
              </w:r>
            </w:ins>
          </w:p>
        </w:tc>
        <w:tc>
          <w:tcPr>
            <w:tcW w:w="991" w:type="dxa"/>
            <w:shd w:val="clear" w:color="auto" w:fill="D8D8D8" w:themeFill="background1" w:themeFillShade="D9"/>
            <w:tcPrChange w:id="61" w:author="Theron Tang" w:date="2026-09-28T22:35:00Z">
              <w:tcPr>
                <w:tcW w:w="1361" w:type="dxa"/>
                <w:shd w:val="clear" w:color="auto" w:fill="1F4E78"/>
                <w:tcMar>
                  <w:top w:w="28" w:type="dxa"/>
                  <w:left w:w="28" w:type="dxa"/>
                  <w:bottom w:w="28" w:type="dxa"/>
                  <w:right w:w="28" w:type="dxa"/>
                </w:tcMar>
                <w:vAlign w:val="center"/>
              </w:tcPr>
            </w:tcPrChange>
          </w:tcPr>
          <w:p w14:paraId="07E0282D">
            <w:pPr>
              <w:pStyle w:val="57"/>
              <w:widowControl w:val="0"/>
              <w:ind w:firstLineChars="0"/>
              <w:rPr>
                <w:ins w:id="63" w:author="Theron Tang" w:date="2026-09-28T22:33:00Z"/>
              </w:rPr>
              <w:pPrChange w:id="62" w:author="Theron Tang" w:date="2026-09-28T22:34:00Z">
                <w:pPr>
                  <w:spacing w:line="240" w:lineRule="auto"/>
                  <w:ind w:firstLine="0" w:firstLineChars="0"/>
                </w:pPr>
              </w:pPrChange>
            </w:pPr>
            <w:ins w:id="64" w:author="Theron Tang" w:date="2026-09-28T22:33:00Z">
              <w:r>
                <w:rPr/>
                <w:t>存储</w:t>
              </w:r>
            </w:ins>
          </w:p>
        </w:tc>
        <w:tc>
          <w:tcPr>
            <w:tcW w:w="1105" w:type="dxa"/>
            <w:shd w:val="clear" w:color="auto" w:fill="D8D8D8" w:themeFill="background1" w:themeFillShade="D9"/>
            <w:tcPrChange w:id="65" w:author="Theron Tang" w:date="2026-09-28T22:35:00Z">
              <w:tcPr>
                <w:tcW w:w="1361" w:type="dxa"/>
                <w:shd w:val="clear" w:color="auto" w:fill="1F4E78"/>
                <w:tcMar>
                  <w:top w:w="28" w:type="dxa"/>
                  <w:left w:w="28" w:type="dxa"/>
                  <w:bottom w:w="28" w:type="dxa"/>
                  <w:right w:w="28" w:type="dxa"/>
                </w:tcMar>
                <w:vAlign w:val="center"/>
              </w:tcPr>
            </w:tcPrChange>
          </w:tcPr>
          <w:p w14:paraId="3D71FF12">
            <w:pPr>
              <w:pStyle w:val="57"/>
              <w:widowControl w:val="0"/>
              <w:ind w:firstLineChars="0"/>
              <w:rPr>
                <w:ins w:id="67" w:author="Theron Tang" w:date="2026-09-28T22:33:00Z"/>
              </w:rPr>
              <w:pPrChange w:id="66" w:author="Theron Tang" w:date="2026-09-28T22:34:00Z">
                <w:pPr>
                  <w:spacing w:line="240" w:lineRule="auto"/>
                  <w:ind w:firstLine="0" w:firstLineChars="0"/>
                </w:pPr>
              </w:pPrChange>
            </w:pPr>
            <w:ins w:id="68" w:author="Theron Tang" w:date="2026-09-28T22:33:00Z">
              <w:r>
                <w:rPr/>
                <w:t>算力卡</w:t>
              </w:r>
            </w:ins>
          </w:p>
        </w:tc>
        <w:tc>
          <w:tcPr>
            <w:tcW w:w="1728" w:type="dxa"/>
            <w:shd w:val="clear" w:color="auto" w:fill="D8D8D8" w:themeFill="background1" w:themeFillShade="D9"/>
            <w:tcPrChange w:id="69" w:author="Theron Tang" w:date="2026-09-28T22:35:00Z">
              <w:tcPr>
                <w:tcW w:w="2211" w:type="dxa"/>
                <w:shd w:val="clear" w:color="auto" w:fill="1F4E78"/>
                <w:tcMar>
                  <w:top w:w="28" w:type="dxa"/>
                  <w:left w:w="28" w:type="dxa"/>
                  <w:bottom w:w="28" w:type="dxa"/>
                  <w:right w:w="28" w:type="dxa"/>
                </w:tcMar>
                <w:vAlign w:val="center"/>
              </w:tcPr>
            </w:tcPrChange>
          </w:tcPr>
          <w:p w14:paraId="59531C45">
            <w:pPr>
              <w:pStyle w:val="57"/>
              <w:widowControl w:val="0"/>
              <w:ind w:firstLineChars="0"/>
              <w:rPr>
                <w:ins w:id="71" w:author="Theron Tang" w:date="2026-09-28T22:33:00Z"/>
              </w:rPr>
              <w:pPrChange w:id="70" w:author="Theron Tang" w:date="2026-09-28T22:34:00Z">
                <w:pPr>
                  <w:spacing w:line="240" w:lineRule="auto"/>
                  <w:ind w:firstLine="0" w:firstLineChars="0"/>
                </w:pPr>
              </w:pPrChange>
            </w:pPr>
            <w:ins w:id="72" w:author="Theron Tang" w:date="2026-09-28T22:33:00Z">
              <w:r>
                <w:rPr/>
                <w:t>主要用途</w:t>
              </w:r>
            </w:ins>
          </w:p>
        </w:tc>
      </w:tr>
      <w:tr w14:paraId="622D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4"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73" w:author="Theron Tang" w:date="2026-09-28T22:33:00Z"/>
          <w:trPrChange w:id="74" w:author="Theron Tang" w:date="2026-09-28T22:35:00Z">
            <w:trPr>
              <w:jc w:val="center"/>
            </w:trPr>
          </w:trPrChange>
        </w:trPr>
        <w:tc>
          <w:tcPr>
            <w:tcW w:w="704" w:type="dxa"/>
            <w:tcPrChange w:id="75" w:author="Theron Tang" w:date="2026-09-28T22:35:00Z">
              <w:tcPr>
                <w:tcW w:w="562" w:type="dxa"/>
                <w:tcMar>
                  <w:top w:w="28" w:type="dxa"/>
                  <w:left w:w="28" w:type="dxa"/>
                  <w:bottom w:w="28" w:type="dxa"/>
                  <w:right w:w="28" w:type="dxa"/>
                </w:tcMar>
                <w:vAlign w:val="center"/>
              </w:tcPr>
            </w:tcPrChange>
          </w:tcPr>
          <w:p w14:paraId="485AE2EA">
            <w:pPr>
              <w:pStyle w:val="58"/>
              <w:ind w:firstLineChars="0"/>
              <w:jc w:val="both"/>
              <w:rPr>
                <w:ins w:id="77" w:author="Theron Tang" w:date="2026-09-28T22:33:00Z"/>
              </w:rPr>
              <w:pPrChange w:id="76" w:author="Theron Tang" w:date="2026-09-28T22:33:00Z">
                <w:pPr>
                  <w:spacing w:line="240" w:lineRule="auto"/>
                  <w:ind w:firstLine="0" w:firstLineChars="0"/>
                </w:pPr>
              </w:pPrChange>
            </w:pPr>
            <w:ins w:id="78" w:author="Theron Tang" w:date="2026-09-28T22:33:00Z">
              <w:r>
                <w:rPr>
                  <w:color w:val="000000"/>
                </w:rPr>
                <w:t>1</w:t>
              </w:r>
            </w:ins>
          </w:p>
        </w:tc>
        <w:tc>
          <w:tcPr>
            <w:tcW w:w="1418" w:type="dxa"/>
            <w:tcPrChange w:id="79" w:author="Theron Tang" w:date="2026-09-28T22:35:00Z">
              <w:tcPr>
                <w:tcW w:w="1247" w:type="dxa"/>
                <w:tcMar>
                  <w:top w:w="28" w:type="dxa"/>
                  <w:left w:w="28" w:type="dxa"/>
                  <w:bottom w:w="28" w:type="dxa"/>
                  <w:right w:w="28" w:type="dxa"/>
                </w:tcMar>
                <w:vAlign w:val="center"/>
              </w:tcPr>
            </w:tcPrChange>
          </w:tcPr>
          <w:p w14:paraId="61C00CCA">
            <w:pPr>
              <w:pStyle w:val="58"/>
              <w:ind w:firstLineChars="0"/>
              <w:jc w:val="both"/>
              <w:rPr>
                <w:ins w:id="81" w:author="Theron Tang" w:date="2026-09-28T22:33:00Z"/>
              </w:rPr>
              <w:pPrChange w:id="80" w:author="Theron Tang" w:date="2026-09-28T22:33:00Z">
                <w:pPr>
                  <w:spacing w:line="240" w:lineRule="auto"/>
                  <w:ind w:firstLine="0" w:firstLineChars="0"/>
                </w:pPr>
              </w:pPrChange>
            </w:pPr>
            <w:ins w:id="82" w:author="Theron Tang" w:date="2026-09-28T22:33:00Z">
              <w:r>
                <w:rPr>
                  <w:color w:val="000000"/>
                </w:rPr>
                <w:t>地面站数据预处理与分析</w:t>
              </w:r>
            </w:ins>
          </w:p>
        </w:tc>
        <w:tc>
          <w:tcPr>
            <w:tcW w:w="1305" w:type="dxa"/>
            <w:tcPrChange w:id="83" w:author="Theron Tang" w:date="2026-09-28T22:35:00Z">
              <w:tcPr>
                <w:tcW w:w="1305" w:type="dxa"/>
                <w:tcMar>
                  <w:top w:w="28" w:type="dxa"/>
                  <w:left w:w="28" w:type="dxa"/>
                  <w:bottom w:w="28" w:type="dxa"/>
                  <w:right w:w="28" w:type="dxa"/>
                </w:tcMar>
                <w:vAlign w:val="center"/>
              </w:tcPr>
            </w:tcPrChange>
          </w:tcPr>
          <w:p w14:paraId="1FB77CCC">
            <w:pPr>
              <w:pStyle w:val="58"/>
              <w:ind w:firstLineChars="0"/>
              <w:jc w:val="both"/>
              <w:rPr>
                <w:ins w:id="85" w:author="Theron Tang" w:date="2026-09-28T22:33:00Z"/>
              </w:rPr>
              <w:pPrChange w:id="84" w:author="Theron Tang" w:date="2026-09-28T22:33:00Z">
                <w:pPr>
                  <w:spacing w:line="240" w:lineRule="auto"/>
                  <w:ind w:firstLine="0" w:firstLineChars="0"/>
                </w:pPr>
              </w:pPrChange>
            </w:pPr>
            <w:ins w:id="86" w:author="Theron Tang" w:date="2026-09-28T22:33:00Z">
              <w:r>
                <w:rPr>
                  <w:rFonts w:hint="eastAsia"/>
                  <w:color w:val="000000"/>
                </w:rPr>
                <w:t>遥感</w:t>
              </w:r>
            </w:ins>
            <w:ins w:id="87" w:author="Theron Tang" w:date="2026-09-28T22:33:00Z">
              <w:r>
                <w:rPr>
                  <w:color w:val="000000"/>
                </w:rPr>
                <w:t>发布服务器</w:t>
              </w:r>
            </w:ins>
          </w:p>
        </w:tc>
        <w:tc>
          <w:tcPr>
            <w:tcW w:w="794" w:type="dxa"/>
            <w:tcPrChange w:id="88" w:author="Theron Tang" w:date="2026-09-28T22:35:00Z">
              <w:tcPr>
                <w:tcW w:w="794" w:type="dxa"/>
                <w:tcMar>
                  <w:top w:w="28" w:type="dxa"/>
                  <w:left w:w="28" w:type="dxa"/>
                  <w:bottom w:w="28" w:type="dxa"/>
                  <w:right w:w="28" w:type="dxa"/>
                </w:tcMar>
                <w:vAlign w:val="center"/>
              </w:tcPr>
            </w:tcPrChange>
          </w:tcPr>
          <w:p w14:paraId="5D3B68A9">
            <w:pPr>
              <w:pStyle w:val="58"/>
              <w:ind w:firstLineChars="0"/>
              <w:jc w:val="both"/>
              <w:rPr>
                <w:ins w:id="90" w:author="Theron Tang" w:date="2026-09-28T22:33:00Z"/>
              </w:rPr>
              <w:pPrChange w:id="89" w:author="Theron Tang" w:date="2026-09-28T22:33:00Z">
                <w:pPr>
                  <w:spacing w:line="240" w:lineRule="auto"/>
                  <w:ind w:firstLine="0" w:firstLineChars="0"/>
                </w:pPr>
              </w:pPrChange>
            </w:pPr>
            <w:ins w:id="91" w:author="Theron Tang" w:date="2026-09-28T22:33:00Z">
              <w:r>
                <w:rPr>
                  <w:color w:val="000000"/>
                </w:rPr>
                <w:t>24 vCPU</w:t>
              </w:r>
            </w:ins>
          </w:p>
        </w:tc>
        <w:tc>
          <w:tcPr>
            <w:tcW w:w="737" w:type="dxa"/>
            <w:tcPrChange w:id="92" w:author="Theron Tang" w:date="2026-09-28T22:35:00Z">
              <w:tcPr>
                <w:tcW w:w="737" w:type="dxa"/>
                <w:tcMar>
                  <w:top w:w="28" w:type="dxa"/>
                  <w:left w:w="28" w:type="dxa"/>
                  <w:bottom w:w="28" w:type="dxa"/>
                  <w:right w:w="28" w:type="dxa"/>
                </w:tcMar>
                <w:vAlign w:val="center"/>
              </w:tcPr>
            </w:tcPrChange>
          </w:tcPr>
          <w:p w14:paraId="4B2B1155">
            <w:pPr>
              <w:pStyle w:val="58"/>
              <w:ind w:firstLineChars="0"/>
              <w:jc w:val="both"/>
              <w:rPr>
                <w:ins w:id="94" w:author="Theron Tang" w:date="2026-09-28T22:33:00Z"/>
              </w:rPr>
              <w:pPrChange w:id="93" w:author="Theron Tang" w:date="2026-09-28T22:33:00Z">
                <w:pPr>
                  <w:spacing w:line="240" w:lineRule="auto"/>
                  <w:ind w:firstLine="0" w:firstLineChars="0"/>
                </w:pPr>
              </w:pPrChange>
            </w:pPr>
            <w:ins w:id="95" w:author="Theron Tang" w:date="2026-09-28T22:33:00Z">
              <w:r>
                <w:rPr>
                  <w:color w:val="000000"/>
                </w:rPr>
                <w:t>64GB</w:t>
              </w:r>
            </w:ins>
          </w:p>
        </w:tc>
        <w:tc>
          <w:tcPr>
            <w:tcW w:w="991" w:type="dxa"/>
            <w:tcPrChange w:id="96" w:author="Theron Tang" w:date="2026-09-28T22:35:00Z">
              <w:tcPr>
                <w:tcW w:w="1361" w:type="dxa"/>
                <w:tcMar>
                  <w:top w:w="28" w:type="dxa"/>
                  <w:left w:w="28" w:type="dxa"/>
                  <w:bottom w:w="28" w:type="dxa"/>
                  <w:right w:w="28" w:type="dxa"/>
                </w:tcMar>
                <w:vAlign w:val="center"/>
              </w:tcPr>
            </w:tcPrChange>
          </w:tcPr>
          <w:p w14:paraId="4E44BFF9">
            <w:pPr>
              <w:pStyle w:val="58"/>
              <w:ind w:firstLineChars="0"/>
              <w:jc w:val="both"/>
              <w:rPr>
                <w:ins w:id="98" w:author="Theron Tang" w:date="2026-09-28T22:33:00Z"/>
              </w:rPr>
              <w:pPrChange w:id="97" w:author="Theron Tang" w:date="2026-09-28T22:33:00Z">
                <w:pPr>
                  <w:spacing w:line="240" w:lineRule="auto"/>
                  <w:ind w:firstLine="0" w:firstLineChars="0"/>
                </w:pPr>
              </w:pPrChange>
            </w:pPr>
            <w:ins w:id="99" w:author="Theron Tang" w:date="2026-09-28T22:33:00Z">
              <w:r>
                <w:rPr>
                  <w:color w:val="000000"/>
                </w:rPr>
                <w:t>1,024GB块存储</w:t>
              </w:r>
            </w:ins>
          </w:p>
        </w:tc>
        <w:tc>
          <w:tcPr>
            <w:tcW w:w="1105" w:type="dxa"/>
            <w:tcPrChange w:id="100" w:author="Theron Tang" w:date="2026-09-28T22:35:00Z">
              <w:tcPr>
                <w:tcW w:w="1361" w:type="dxa"/>
                <w:tcMar>
                  <w:top w:w="28" w:type="dxa"/>
                  <w:left w:w="28" w:type="dxa"/>
                  <w:bottom w:w="28" w:type="dxa"/>
                  <w:right w:w="28" w:type="dxa"/>
                </w:tcMar>
                <w:vAlign w:val="center"/>
              </w:tcPr>
            </w:tcPrChange>
          </w:tcPr>
          <w:p w14:paraId="3E8581FB">
            <w:pPr>
              <w:pStyle w:val="58"/>
              <w:ind w:firstLineChars="0"/>
              <w:jc w:val="both"/>
              <w:rPr>
                <w:ins w:id="102" w:author="Theron Tang" w:date="2026-09-28T22:33:00Z"/>
              </w:rPr>
              <w:pPrChange w:id="101" w:author="Theron Tang" w:date="2026-09-28T22:33:00Z">
                <w:pPr>
                  <w:spacing w:line="240" w:lineRule="auto"/>
                  <w:ind w:firstLine="0" w:firstLineChars="0"/>
                </w:pPr>
              </w:pPrChange>
            </w:pPr>
            <w:ins w:id="103" w:author="Theron Tang" w:date="2026-09-28T22:33:00Z">
              <w:r>
                <w:rPr>
                  <w:color w:val="000000"/>
                </w:rPr>
                <w:t>无</w:t>
              </w:r>
            </w:ins>
          </w:p>
        </w:tc>
        <w:tc>
          <w:tcPr>
            <w:tcW w:w="1728" w:type="dxa"/>
            <w:tcPrChange w:id="104" w:author="Theron Tang" w:date="2026-09-28T22:35:00Z">
              <w:tcPr>
                <w:tcW w:w="2211" w:type="dxa"/>
                <w:tcMar>
                  <w:top w:w="28" w:type="dxa"/>
                  <w:left w:w="28" w:type="dxa"/>
                  <w:bottom w:w="28" w:type="dxa"/>
                  <w:right w:w="28" w:type="dxa"/>
                </w:tcMar>
                <w:vAlign w:val="center"/>
              </w:tcPr>
            </w:tcPrChange>
          </w:tcPr>
          <w:p w14:paraId="22D861D0">
            <w:pPr>
              <w:pStyle w:val="58"/>
              <w:ind w:firstLineChars="0"/>
              <w:jc w:val="both"/>
              <w:rPr>
                <w:ins w:id="106" w:author="Theron Tang" w:date="2026-09-28T22:33:00Z"/>
              </w:rPr>
              <w:pPrChange w:id="105" w:author="Theron Tang" w:date="2026-09-28T22:33:00Z">
                <w:pPr>
                  <w:spacing w:line="240" w:lineRule="auto"/>
                  <w:ind w:firstLine="0" w:firstLineChars="0"/>
                </w:pPr>
              </w:pPrChange>
            </w:pPr>
            <w:ins w:id="107" w:author="Theron Tang" w:date="2026-09-28T22:33:00Z">
              <w:r>
                <w:rPr>
                  <w:color w:val="000000"/>
                </w:rPr>
                <w:t>发布遥感影像成果和地图服务，维持并发服务进程</w:t>
              </w:r>
            </w:ins>
          </w:p>
        </w:tc>
      </w:tr>
      <w:tr w14:paraId="289E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9"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108" w:author="Theron Tang" w:date="2026-09-28T22:33:00Z"/>
          <w:trPrChange w:id="109" w:author="Theron Tang" w:date="2026-09-28T22:35:00Z">
            <w:trPr>
              <w:jc w:val="center"/>
            </w:trPr>
          </w:trPrChange>
        </w:trPr>
        <w:tc>
          <w:tcPr>
            <w:tcW w:w="704" w:type="dxa"/>
            <w:tcPrChange w:id="110" w:author="Theron Tang" w:date="2026-09-28T22:35:00Z">
              <w:tcPr>
                <w:tcW w:w="562" w:type="dxa"/>
                <w:tcMar>
                  <w:top w:w="28" w:type="dxa"/>
                  <w:left w:w="28" w:type="dxa"/>
                  <w:bottom w:w="28" w:type="dxa"/>
                  <w:right w:w="28" w:type="dxa"/>
                </w:tcMar>
                <w:vAlign w:val="center"/>
              </w:tcPr>
            </w:tcPrChange>
          </w:tcPr>
          <w:p w14:paraId="78CD0F77">
            <w:pPr>
              <w:pStyle w:val="58"/>
              <w:ind w:firstLineChars="0"/>
              <w:jc w:val="both"/>
              <w:rPr>
                <w:ins w:id="112" w:author="Theron Tang" w:date="2026-09-28T22:33:00Z"/>
              </w:rPr>
              <w:pPrChange w:id="111" w:author="Theron Tang" w:date="2026-09-28T22:33:00Z">
                <w:pPr>
                  <w:spacing w:line="240" w:lineRule="auto"/>
                  <w:ind w:firstLine="0" w:firstLineChars="0"/>
                </w:pPr>
              </w:pPrChange>
            </w:pPr>
            <w:ins w:id="113" w:author="Theron Tang" w:date="2026-09-28T22:33:00Z">
              <w:r>
                <w:rPr>
                  <w:color w:val="000000"/>
                </w:rPr>
                <w:t>2</w:t>
              </w:r>
            </w:ins>
          </w:p>
        </w:tc>
        <w:tc>
          <w:tcPr>
            <w:tcW w:w="1418" w:type="dxa"/>
            <w:tcPrChange w:id="114" w:author="Theron Tang" w:date="2026-09-28T22:35:00Z">
              <w:tcPr>
                <w:tcW w:w="1247" w:type="dxa"/>
                <w:tcMar>
                  <w:top w:w="28" w:type="dxa"/>
                  <w:left w:w="28" w:type="dxa"/>
                  <w:bottom w:w="28" w:type="dxa"/>
                  <w:right w:w="28" w:type="dxa"/>
                </w:tcMar>
                <w:vAlign w:val="center"/>
              </w:tcPr>
            </w:tcPrChange>
          </w:tcPr>
          <w:p w14:paraId="6DD73506">
            <w:pPr>
              <w:pStyle w:val="58"/>
              <w:ind w:firstLineChars="0"/>
              <w:jc w:val="both"/>
              <w:rPr>
                <w:ins w:id="116" w:author="Theron Tang" w:date="2026-09-28T22:33:00Z"/>
              </w:rPr>
              <w:pPrChange w:id="115" w:author="Theron Tang" w:date="2026-09-28T22:33:00Z">
                <w:pPr>
                  <w:spacing w:line="240" w:lineRule="auto"/>
                  <w:ind w:firstLine="0" w:firstLineChars="0"/>
                </w:pPr>
              </w:pPrChange>
            </w:pPr>
            <w:ins w:id="117" w:author="Theron Tang" w:date="2026-09-28T22:33:00Z">
              <w:r>
                <w:rPr>
                  <w:color w:val="000000"/>
                </w:rPr>
                <w:t>地面站数据预处理与分析</w:t>
              </w:r>
            </w:ins>
          </w:p>
        </w:tc>
        <w:tc>
          <w:tcPr>
            <w:tcW w:w="1305" w:type="dxa"/>
            <w:tcPrChange w:id="118" w:author="Theron Tang" w:date="2026-09-28T22:35:00Z">
              <w:tcPr>
                <w:tcW w:w="1305" w:type="dxa"/>
                <w:tcMar>
                  <w:top w:w="28" w:type="dxa"/>
                  <w:left w:w="28" w:type="dxa"/>
                  <w:bottom w:w="28" w:type="dxa"/>
                  <w:right w:w="28" w:type="dxa"/>
                </w:tcMar>
                <w:vAlign w:val="center"/>
              </w:tcPr>
            </w:tcPrChange>
          </w:tcPr>
          <w:p w14:paraId="741A1D7D">
            <w:pPr>
              <w:pStyle w:val="58"/>
              <w:ind w:firstLineChars="0"/>
              <w:jc w:val="both"/>
              <w:rPr>
                <w:ins w:id="120" w:author="Theron Tang" w:date="2026-09-28T22:33:00Z"/>
              </w:rPr>
              <w:pPrChange w:id="119" w:author="Theron Tang" w:date="2026-09-28T22:33:00Z">
                <w:pPr>
                  <w:spacing w:line="240" w:lineRule="auto"/>
                  <w:ind w:firstLine="0" w:firstLineChars="0"/>
                </w:pPr>
              </w:pPrChange>
            </w:pPr>
            <w:ins w:id="121" w:author="Theron Tang" w:date="2026-09-28T22:33:00Z">
              <w:r>
                <w:rPr>
                  <w:rFonts w:hint="eastAsia"/>
                  <w:color w:val="000000"/>
                </w:rPr>
                <w:t>遥感</w:t>
              </w:r>
            </w:ins>
            <w:ins w:id="122" w:author="Theron Tang" w:date="2026-09-28T22:33:00Z">
              <w:r>
                <w:rPr>
                  <w:color w:val="000000"/>
                </w:rPr>
                <w:t>计算服务器</w:t>
              </w:r>
            </w:ins>
          </w:p>
        </w:tc>
        <w:tc>
          <w:tcPr>
            <w:tcW w:w="794" w:type="dxa"/>
            <w:tcPrChange w:id="123" w:author="Theron Tang" w:date="2026-09-28T22:35:00Z">
              <w:tcPr>
                <w:tcW w:w="794" w:type="dxa"/>
                <w:tcMar>
                  <w:top w:w="28" w:type="dxa"/>
                  <w:left w:w="28" w:type="dxa"/>
                  <w:bottom w:w="28" w:type="dxa"/>
                  <w:right w:w="28" w:type="dxa"/>
                </w:tcMar>
                <w:vAlign w:val="center"/>
              </w:tcPr>
            </w:tcPrChange>
          </w:tcPr>
          <w:p w14:paraId="28EA3D6C">
            <w:pPr>
              <w:pStyle w:val="58"/>
              <w:ind w:firstLineChars="0"/>
              <w:jc w:val="both"/>
              <w:rPr>
                <w:ins w:id="125" w:author="Theron Tang" w:date="2026-09-28T22:33:00Z"/>
              </w:rPr>
              <w:pPrChange w:id="124" w:author="Theron Tang" w:date="2026-09-28T22:33:00Z">
                <w:pPr>
                  <w:spacing w:line="240" w:lineRule="auto"/>
                  <w:ind w:firstLine="0" w:firstLineChars="0"/>
                </w:pPr>
              </w:pPrChange>
            </w:pPr>
            <w:ins w:id="126" w:author="Theron Tang" w:date="2026-09-28T22:33:00Z">
              <w:r>
                <w:rPr>
                  <w:rFonts w:hint="eastAsia"/>
                  <w:color w:val="000000"/>
                </w:rPr>
                <w:t>12</w:t>
              </w:r>
            </w:ins>
            <w:ins w:id="127" w:author="Theron Tang" w:date="2026-09-28T22:33:00Z">
              <w:r>
                <w:rPr>
                  <w:color w:val="000000"/>
                </w:rPr>
                <w:t xml:space="preserve"> vCPU</w:t>
              </w:r>
            </w:ins>
          </w:p>
        </w:tc>
        <w:tc>
          <w:tcPr>
            <w:tcW w:w="737" w:type="dxa"/>
            <w:tcPrChange w:id="128" w:author="Theron Tang" w:date="2026-09-28T22:35:00Z">
              <w:tcPr>
                <w:tcW w:w="737" w:type="dxa"/>
                <w:tcMar>
                  <w:top w:w="28" w:type="dxa"/>
                  <w:left w:w="28" w:type="dxa"/>
                  <w:bottom w:w="28" w:type="dxa"/>
                  <w:right w:w="28" w:type="dxa"/>
                </w:tcMar>
                <w:vAlign w:val="center"/>
              </w:tcPr>
            </w:tcPrChange>
          </w:tcPr>
          <w:p w14:paraId="3D431933">
            <w:pPr>
              <w:pStyle w:val="58"/>
              <w:ind w:firstLineChars="0"/>
              <w:jc w:val="both"/>
              <w:rPr>
                <w:ins w:id="130" w:author="Theron Tang" w:date="2026-09-28T22:33:00Z"/>
              </w:rPr>
              <w:pPrChange w:id="129" w:author="Theron Tang" w:date="2026-09-28T22:33:00Z">
                <w:pPr>
                  <w:spacing w:line="240" w:lineRule="auto"/>
                  <w:ind w:firstLine="0" w:firstLineChars="0"/>
                </w:pPr>
              </w:pPrChange>
            </w:pPr>
            <w:ins w:id="131" w:author="Theron Tang" w:date="2026-09-28T22:33:00Z">
              <w:r>
                <w:rPr>
                  <w:rFonts w:hint="eastAsia"/>
                  <w:color w:val="000000"/>
                </w:rPr>
                <w:t>128</w:t>
              </w:r>
            </w:ins>
            <w:ins w:id="132" w:author="Theron Tang" w:date="2026-09-28T22:33:00Z">
              <w:r>
                <w:rPr>
                  <w:color w:val="000000"/>
                </w:rPr>
                <w:t>GB</w:t>
              </w:r>
            </w:ins>
          </w:p>
        </w:tc>
        <w:tc>
          <w:tcPr>
            <w:tcW w:w="991" w:type="dxa"/>
            <w:tcPrChange w:id="133" w:author="Theron Tang" w:date="2026-09-28T22:35:00Z">
              <w:tcPr>
                <w:tcW w:w="1361" w:type="dxa"/>
                <w:tcMar>
                  <w:top w:w="28" w:type="dxa"/>
                  <w:left w:w="28" w:type="dxa"/>
                  <w:bottom w:w="28" w:type="dxa"/>
                  <w:right w:w="28" w:type="dxa"/>
                </w:tcMar>
                <w:vAlign w:val="center"/>
              </w:tcPr>
            </w:tcPrChange>
          </w:tcPr>
          <w:p w14:paraId="522A7F82">
            <w:pPr>
              <w:pStyle w:val="58"/>
              <w:ind w:firstLineChars="0"/>
              <w:jc w:val="both"/>
              <w:rPr>
                <w:ins w:id="135" w:author="Theron Tang" w:date="2026-09-28T22:33:00Z"/>
              </w:rPr>
              <w:pPrChange w:id="134" w:author="Theron Tang" w:date="2026-09-28T22:33:00Z">
                <w:pPr>
                  <w:spacing w:line="240" w:lineRule="auto"/>
                  <w:ind w:firstLine="0" w:firstLineChars="0"/>
                </w:pPr>
              </w:pPrChange>
            </w:pPr>
            <w:ins w:id="136" w:author="Theron Tang" w:date="2026-09-28T22:33:00Z">
              <w:r>
                <w:rPr>
                  <w:rFonts w:hint="eastAsia"/>
                  <w:color w:val="000000"/>
                </w:rPr>
                <w:t>16384</w:t>
              </w:r>
            </w:ins>
            <w:ins w:id="137" w:author="Theron Tang" w:date="2026-09-28T22:33:00Z">
              <w:r>
                <w:rPr>
                  <w:color w:val="000000"/>
                </w:rPr>
                <w:t>GB块存储</w:t>
              </w:r>
            </w:ins>
          </w:p>
        </w:tc>
        <w:tc>
          <w:tcPr>
            <w:tcW w:w="1105" w:type="dxa"/>
            <w:tcPrChange w:id="138" w:author="Theron Tang" w:date="2026-09-28T22:35:00Z">
              <w:tcPr>
                <w:tcW w:w="1361" w:type="dxa"/>
                <w:tcMar>
                  <w:top w:w="28" w:type="dxa"/>
                  <w:left w:w="28" w:type="dxa"/>
                  <w:bottom w:w="28" w:type="dxa"/>
                  <w:right w:w="28" w:type="dxa"/>
                </w:tcMar>
                <w:vAlign w:val="center"/>
              </w:tcPr>
            </w:tcPrChange>
          </w:tcPr>
          <w:p w14:paraId="436A9117">
            <w:pPr>
              <w:pStyle w:val="58"/>
              <w:ind w:firstLineChars="0"/>
              <w:jc w:val="both"/>
              <w:rPr>
                <w:ins w:id="140" w:author="Theron Tang" w:date="2026-09-28T22:33:00Z"/>
              </w:rPr>
              <w:pPrChange w:id="139" w:author="Theron Tang" w:date="2026-09-28T22:33:00Z">
                <w:pPr>
                  <w:spacing w:line="240" w:lineRule="auto"/>
                  <w:ind w:firstLine="0" w:firstLineChars="0"/>
                </w:pPr>
              </w:pPrChange>
            </w:pPr>
            <w:ins w:id="141" w:author="Theron Tang" w:date="2026-09-28T22:33:00Z">
              <w:r>
                <w:rPr>
                  <w:color w:val="000000"/>
                </w:rPr>
                <w:t>无</w:t>
              </w:r>
            </w:ins>
          </w:p>
        </w:tc>
        <w:tc>
          <w:tcPr>
            <w:tcW w:w="1728" w:type="dxa"/>
            <w:tcPrChange w:id="142" w:author="Theron Tang" w:date="2026-09-28T22:35:00Z">
              <w:tcPr>
                <w:tcW w:w="2211" w:type="dxa"/>
                <w:tcMar>
                  <w:top w:w="28" w:type="dxa"/>
                  <w:left w:w="28" w:type="dxa"/>
                  <w:bottom w:w="28" w:type="dxa"/>
                  <w:right w:w="28" w:type="dxa"/>
                </w:tcMar>
                <w:vAlign w:val="center"/>
              </w:tcPr>
            </w:tcPrChange>
          </w:tcPr>
          <w:p w14:paraId="6A4D0AA7">
            <w:pPr>
              <w:pStyle w:val="58"/>
              <w:ind w:firstLineChars="0"/>
              <w:jc w:val="both"/>
              <w:rPr>
                <w:ins w:id="144" w:author="Theron Tang" w:date="2026-09-28T22:33:00Z"/>
              </w:rPr>
              <w:pPrChange w:id="143" w:author="Theron Tang" w:date="2026-09-28T22:33:00Z">
                <w:pPr>
                  <w:spacing w:line="240" w:lineRule="auto"/>
                  <w:ind w:firstLine="0" w:firstLineChars="0"/>
                </w:pPr>
              </w:pPrChange>
            </w:pPr>
            <w:ins w:id="145" w:author="Theron Tang" w:date="2026-09-28T22:33:00Z">
              <w:r>
                <w:rPr>
                  <w:color w:val="000000"/>
                </w:rPr>
                <w:t>运行遥感数据生产工具，</w:t>
              </w:r>
            </w:ins>
            <w:ins w:id="146" w:author="Theron Tang" w:date="2026-09-28T22:33:00Z">
              <w:r>
                <w:rPr>
                  <w:rFonts w:hint="eastAsia"/>
                  <w:color w:val="000000"/>
                </w:rPr>
                <w:t>根据数据生产频率，该台实例处理长时间资源占用高的</w:t>
              </w:r>
            </w:ins>
            <w:ins w:id="147" w:author="Theron Tang" w:date="2026-09-28T22:33:00Z">
              <w:r>
                <w:rPr>
                  <w:color w:val="000000"/>
                </w:rPr>
                <w:t>影像处理及并发生产任务</w:t>
              </w:r>
            </w:ins>
          </w:p>
        </w:tc>
      </w:tr>
      <w:tr w14:paraId="5672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9"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148" w:author="Theron Tang" w:date="2026-09-28T22:33:00Z"/>
          <w:trPrChange w:id="149" w:author="Theron Tang" w:date="2026-09-28T22:35:00Z">
            <w:trPr>
              <w:jc w:val="center"/>
            </w:trPr>
          </w:trPrChange>
        </w:trPr>
        <w:tc>
          <w:tcPr>
            <w:tcW w:w="704" w:type="dxa"/>
            <w:tcPrChange w:id="150" w:author="Theron Tang" w:date="2026-09-28T22:35:00Z">
              <w:tcPr>
                <w:tcW w:w="562" w:type="dxa"/>
                <w:tcMar>
                  <w:top w:w="28" w:type="dxa"/>
                  <w:left w:w="28" w:type="dxa"/>
                  <w:bottom w:w="28" w:type="dxa"/>
                  <w:right w:w="28" w:type="dxa"/>
                </w:tcMar>
                <w:vAlign w:val="center"/>
              </w:tcPr>
            </w:tcPrChange>
          </w:tcPr>
          <w:p w14:paraId="64A27FA7">
            <w:pPr>
              <w:pStyle w:val="58"/>
              <w:ind w:firstLineChars="0"/>
              <w:jc w:val="both"/>
              <w:rPr>
                <w:ins w:id="152" w:author="Theron Tang" w:date="2026-09-28T22:33:00Z"/>
              </w:rPr>
              <w:pPrChange w:id="151" w:author="Theron Tang" w:date="2026-09-28T22:33:00Z">
                <w:pPr>
                  <w:spacing w:line="240" w:lineRule="auto"/>
                  <w:ind w:firstLine="0" w:firstLineChars="0"/>
                </w:pPr>
              </w:pPrChange>
            </w:pPr>
            <w:ins w:id="153" w:author="Theron Tang" w:date="2026-09-28T22:33:00Z">
              <w:r>
                <w:rPr>
                  <w:color w:val="000000"/>
                </w:rPr>
                <w:t>3</w:t>
              </w:r>
            </w:ins>
          </w:p>
        </w:tc>
        <w:tc>
          <w:tcPr>
            <w:tcW w:w="1418" w:type="dxa"/>
            <w:tcPrChange w:id="154" w:author="Theron Tang" w:date="2026-09-28T22:35:00Z">
              <w:tcPr>
                <w:tcW w:w="1247" w:type="dxa"/>
                <w:tcMar>
                  <w:top w:w="28" w:type="dxa"/>
                  <w:left w:w="28" w:type="dxa"/>
                  <w:bottom w:w="28" w:type="dxa"/>
                  <w:right w:w="28" w:type="dxa"/>
                </w:tcMar>
                <w:vAlign w:val="center"/>
              </w:tcPr>
            </w:tcPrChange>
          </w:tcPr>
          <w:p w14:paraId="490828D2">
            <w:pPr>
              <w:pStyle w:val="58"/>
              <w:ind w:firstLineChars="0"/>
              <w:jc w:val="both"/>
              <w:rPr>
                <w:ins w:id="156" w:author="Theron Tang" w:date="2026-09-28T22:33:00Z"/>
              </w:rPr>
              <w:pPrChange w:id="155" w:author="Theron Tang" w:date="2026-09-28T22:33:00Z">
                <w:pPr>
                  <w:spacing w:line="240" w:lineRule="auto"/>
                  <w:ind w:firstLine="0" w:firstLineChars="0"/>
                </w:pPr>
              </w:pPrChange>
            </w:pPr>
            <w:ins w:id="157" w:author="Theron Tang" w:date="2026-09-28T22:33:00Z">
              <w:r>
                <w:rPr>
                  <w:color w:val="000000"/>
                </w:rPr>
                <w:t>地面站数据预处理与分析</w:t>
              </w:r>
            </w:ins>
          </w:p>
        </w:tc>
        <w:tc>
          <w:tcPr>
            <w:tcW w:w="1305" w:type="dxa"/>
            <w:tcPrChange w:id="158" w:author="Theron Tang" w:date="2026-09-28T22:35:00Z">
              <w:tcPr>
                <w:tcW w:w="1305" w:type="dxa"/>
                <w:tcMar>
                  <w:top w:w="28" w:type="dxa"/>
                  <w:left w:w="28" w:type="dxa"/>
                  <w:bottom w:w="28" w:type="dxa"/>
                  <w:right w:w="28" w:type="dxa"/>
                </w:tcMar>
                <w:vAlign w:val="center"/>
              </w:tcPr>
            </w:tcPrChange>
          </w:tcPr>
          <w:p w14:paraId="5912E37E">
            <w:pPr>
              <w:pStyle w:val="58"/>
              <w:ind w:firstLineChars="0"/>
              <w:jc w:val="both"/>
              <w:rPr>
                <w:ins w:id="160" w:author="Theron Tang" w:date="2026-09-28T22:33:00Z"/>
              </w:rPr>
              <w:pPrChange w:id="159" w:author="Theron Tang" w:date="2026-09-28T22:33:00Z">
                <w:pPr>
                  <w:spacing w:line="240" w:lineRule="auto"/>
                  <w:ind w:firstLine="0" w:firstLineChars="0"/>
                </w:pPr>
              </w:pPrChange>
            </w:pPr>
            <w:ins w:id="161" w:author="Theron Tang" w:date="2026-09-28T22:33:00Z">
              <w:r>
                <w:rPr>
                  <w:rFonts w:hint="eastAsia"/>
                  <w:color w:val="000000"/>
                </w:rPr>
                <w:t>任务触发计算</w:t>
              </w:r>
            </w:ins>
            <w:ins w:id="162" w:author="Theron Tang" w:date="2026-09-28T22:33:00Z">
              <w:r>
                <w:rPr>
                  <w:color w:val="000000"/>
                </w:rPr>
                <w:t>服务器</w:t>
              </w:r>
            </w:ins>
          </w:p>
        </w:tc>
        <w:tc>
          <w:tcPr>
            <w:tcW w:w="794" w:type="dxa"/>
            <w:tcPrChange w:id="163" w:author="Theron Tang" w:date="2026-09-28T22:35:00Z">
              <w:tcPr>
                <w:tcW w:w="794" w:type="dxa"/>
                <w:tcMar>
                  <w:top w:w="28" w:type="dxa"/>
                  <w:left w:w="28" w:type="dxa"/>
                  <w:bottom w:w="28" w:type="dxa"/>
                  <w:right w:w="28" w:type="dxa"/>
                </w:tcMar>
                <w:vAlign w:val="center"/>
              </w:tcPr>
            </w:tcPrChange>
          </w:tcPr>
          <w:p w14:paraId="44AE457F">
            <w:pPr>
              <w:pStyle w:val="58"/>
              <w:ind w:firstLineChars="0"/>
              <w:jc w:val="both"/>
              <w:rPr>
                <w:ins w:id="165" w:author="Theron Tang" w:date="2026-09-28T22:33:00Z"/>
              </w:rPr>
              <w:pPrChange w:id="164" w:author="Theron Tang" w:date="2026-09-28T22:33:00Z">
                <w:pPr>
                  <w:spacing w:line="240" w:lineRule="auto"/>
                  <w:ind w:firstLine="0" w:firstLineChars="0"/>
                </w:pPr>
              </w:pPrChange>
            </w:pPr>
            <w:ins w:id="166" w:author="Theron Tang" w:date="2026-09-28T22:33:00Z">
              <w:r>
                <w:rPr>
                  <w:rFonts w:hint="eastAsia"/>
                  <w:color w:val="000000"/>
                </w:rPr>
                <w:t>12</w:t>
              </w:r>
            </w:ins>
            <w:ins w:id="167" w:author="Theron Tang" w:date="2026-09-28T22:33:00Z">
              <w:r>
                <w:rPr>
                  <w:color w:val="000000"/>
                </w:rPr>
                <w:t xml:space="preserve"> vCPU</w:t>
              </w:r>
            </w:ins>
          </w:p>
        </w:tc>
        <w:tc>
          <w:tcPr>
            <w:tcW w:w="737" w:type="dxa"/>
            <w:tcPrChange w:id="168" w:author="Theron Tang" w:date="2026-09-28T22:35:00Z">
              <w:tcPr>
                <w:tcW w:w="737" w:type="dxa"/>
                <w:tcMar>
                  <w:top w:w="28" w:type="dxa"/>
                  <w:left w:w="28" w:type="dxa"/>
                  <w:bottom w:w="28" w:type="dxa"/>
                  <w:right w:w="28" w:type="dxa"/>
                </w:tcMar>
                <w:vAlign w:val="center"/>
              </w:tcPr>
            </w:tcPrChange>
          </w:tcPr>
          <w:p w14:paraId="6CACE21D">
            <w:pPr>
              <w:pStyle w:val="58"/>
              <w:ind w:firstLineChars="0"/>
              <w:jc w:val="both"/>
              <w:rPr>
                <w:ins w:id="170" w:author="Theron Tang" w:date="2026-09-28T22:33:00Z"/>
              </w:rPr>
              <w:pPrChange w:id="169" w:author="Theron Tang" w:date="2026-09-28T22:33:00Z">
                <w:pPr>
                  <w:spacing w:line="240" w:lineRule="auto"/>
                  <w:ind w:firstLine="0" w:firstLineChars="0"/>
                </w:pPr>
              </w:pPrChange>
            </w:pPr>
            <w:ins w:id="171" w:author="Theron Tang" w:date="2026-09-28T22:33:00Z">
              <w:r>
                <w:rPr>
                  <w:rFonts w:hint="eastAsia"/>
                  <w:color w:val="000000"/>
                </w:rPr>
                <w:t>128</w:t>
              </w:r>
            </w:ins>
            <w:ins w:id="172" w:author="Theron Tang" w:date="2026-09-28T22:33:00Z">
              <w:r>
                <w:rPr>
                  <w:color w:val="000000"/>
                </w:rPr>
                <w:t>GB</w:t>
              </w:r>
            </w:ins>
          </w:p>
        </w:tc>
        <w:tc>
          <w:tcPr>
            <w:tcW w:w="991" w:type="dxa"/>
            <w:tcPrChange w:id="173" w:author="Theron Tang" w:date="2026-09-28T22:35:00Z">
              <w:tcPr>
                <w:tcW w:w="1361" w:type="dxa"/>
                <w:tcMar>
                  <w:top w:w="28" w:type="dxa"/>
                  <w:left w:w="28" w:type="dxa"/>
                  <w:bottom w:w="28" w:type="dxa"/>
                  <w:right w:w="28" w:type="dxa"/>
                </w:tcMar>
                <w:vAlign w:val="center"/>
              </w:tcPr>
            </w:tcPrChange>
          </w:tcPr>
          <w:p w14:paraId="3F6B6F97">
            <w:pPr>
              <w:pStyle w:val="58"/>
              <w:ind w:firstLineChars="0"/>
              <w:jc w:val="both"/>
              <w:rPr>
                <w:ins w:id="175" w:author="Theron Tang" w:date="2026-09-28T22:33:00Z"/>
              </w:rPr>
              <w:pPrChange w:id="174" w:author="Theron Tang" w:date="2026-09-28T22:33:00Z">
                <w:pPr>
                  <w:spacing w:line="240" w:lineRule="auto"/>
                  <w:ind w:firstLine="0" w:firstLineChars="0"/>
                </w:pPr>
              </w:pPrChange>
            </w:pPr>
            <w:ins w:id="176" w:author="Theron Tang" w:date="2026-09-28T22:33:00Z">
              <w:r>
                <w:rPr>
                  <w:rFonts w:hint="eastAsia"/>
                  <w:color w:val="000000"/>
                </w:rPr>
                <w:t>16384</w:t>
              </w:r>
            </w:ins>
            <w:ins w:id="177" w:author="Theron Tang" w:date="2026-09-28T22:33:00Z">
              <w:r>
                <w:rPr>
                  <w:color w:val="000000"/>
                </w:rPr>
                <w:t>GB块存储</w:t>
              </w:r>
            </w:ins>
          </w:p>
        </w:tc>
        <w:tc>
          <w:tcPr>
            <w:tcW w:w="1105" w:type="dxa"/>
            <w:tcPrChange w:id="178" w:author="Theron Tang" w:date="2026-09-28T22:35:00Z">
              <w:tcPr>
                <w:tcW w:w="1361" w:type="dxa"/>
                <w:tcMar>
                  <w:top w:w="28" w:type="dxa"/>
                  <w:left w:w="28" w:type="dxa"/>
                  <w:bottom w:w="28" w:type="dxa"/>
                  <w:right w:w="28" w:type="dxa"/>
                </w:tcMar>
                <w:vAlign w:val="center"/>
              </w:tcPr>
            </w:tcPrChange>
          </w:tcPr>
          <w:p w14:paraId="17A4D3D7">
            <w:pPr>
              <w:pStyle w:val="58"/>
              <w:ind w:firstLineChars="0"/>
              <w:jc w:val="both"/>
              <w:rPr>
                <w:ins w:id="180" w:author="Theron Tang" w:date="2026-09-28T22:33:00Z"/>
              </w:rPr>
              <w:pPrChange w:id="179" w:author="Theron Tang" w:date="2026-09-28T22:33:00Z">
                <w:pPr>
                  <w:spacing w:line="240" w:lineRule="auto"/>
                  <w:ind w:firstLine="0" w:firstLineChars="0"/>
                </w:pPr>
              </w:pPrChange>
            </w:pPr>
            <w:ins w:id="181" w:author="Theron Tang" w:date="2026-09-28T22:33:00Z">
              <w:r>
                <w:rPr>
                  <w:color w:val="000000"/>
                </w:rPr>
                <w:t>无</w:t>
              </w:r>
            </w:ins>
          </w:p>
        </w:tc>
        <w:tc>
          <w:tcPr>
            <w:tcW w:w="1728" w:type="dxa"/>
            <w:tcPrChange w:id="182" w:author="Theron Tang" w:date="2026-09-28T22:35:00Z">
              <w:tcPr>
                <w:tcW w:w="2211" w:type="dxa"/>
                <w:tcMar>
                  <w:top w:w="28" w:type="dxa"/>
                  <w:left w:w="28" w:type="dxa"/>
                  <w:bottom w:w="28" w:type="dxa"/>
                  <w:right w:w="28" w:type="dxa"/>
                </w:tcMar>
                <w:vAlign w:val="center"/>
              </w:tcPr>
            </w:tcPrChange>
          </w:tcPr>
          <w:p w14:paraId="295FACBC">
            <w:pPr>
              <w:pStyle w:val="58"/>
              <w:ind w:firstLineChars="0"/>
              <w:jc w:val="both"/>
              <w:rPr>
                <w:ins w:id="184" w:author="Theron Tang" w:date="2026-09-28T22:33:00Z"/>
              </w:rPr>
              <w:pPrChange w:id="183" w:author="Theron Tang" w:date="2026-09-28T22:33:00Z">
                <w:pPr>
                  <w:spacing w:line="240" w:lineRule="auto"/>
                  <w:ind w:firstLine="0" w:firstLineChars="0"/>
                </w:pPr>
              </w:pPrChange>
            </w:pPr>
            <w:ins w:id="185" w:author="Theron Tang" w:date="2026-09-28T22:33:00Z">
              <w:r>
                <w:rPr>
                  <w:color w:val="000000"/>
                </w:rPr>
                <w:t>运行遥感数据生产工具，</w:t>
              </w:r>
            </w:ins>
            <w:ins w:id="186" w:author="Theron Tang" w:date="2026-09-28T22:33:00Z">
              <w:r>
                <w:rPr>
                  <w:rFonts w:hint="eastAsia"/>
                  <w:color w:val="000000"/>
                </w:rPr>
                <w:t>根据数据生产频率，该台实例根据定时任务和事件触发机制处理</w:t>
              </w:r>
            </w:ins>
            <w:ins w:id="187" w:author="Theron Tang" w:date="2026-09-28T22:33:00Z">
              <w:r>
                <w:rPr>
                  <w:color w:val="000000"/>
                </w:rPr>
                <w:t>多类型影像处理及并发生产任务</w:t>
              </w:r>
            </w:ins>
          </w:p>
        </w:tc>
      </w:tr>
      <w:tr w14:paraId="6113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9"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188" w:author="Theron Tang" w:date="2026-09-28T22:33:00Z"/>
          <w:trPrChange w:id="189" w:author="Theron Tang" w:date="2026-09-28T22:35:00Z">
            <w:trPr>
              <w:jc w:val="center"/>
            </w:trPr>
          </w:trPrChange>
        </w:trPr>
        <w:tc>
          <w:tcPr>
            <w:tcW w:w="704" w:type="dxa"/>
            <w:tcPrChange w:id="190" w:author="Theron Tang" w:date="2026-09-28T22:35:00Z">
              <w:tcPr>
                <w:tcW w:w="562" w:type="dxa"/>
                <w:tcMar>
                  <w:top w:w="28" w:type="dxa"/>
                  <w:left w:w="28" w:type="dxa"/>
                  <w:bottom w:w="28" w:type="dxa"/>
                  <w:right w:w="28" w:type="dxa"/>
                </w:tcMar>
                <w:vAlign w:val="center"/>
              </w:tcPr>
            </w:tcPrChange>
          </w:tcPr>
          <w:p w14:paraId="7D4000B3">
            <w:pPr>
              <w:pStyle w:val="58"/>
              <w:ind w:firstLineChars="0"/>
              <w:jc w:val="both"/>
              <w:rPr>
                <w:ins w:id="192" w:author="Theron Tang" w:date="2026-09-28T22:33:00Z"/>
              </w:rPr>
              <w:pPrChange w:id="191" w:author="Theron Tang" w:date="2026-09-28T22:33:00Z">
                <w:pPr>
                  <w:spacing w:line="240" w:lineRule="auto"/>
                  <w:ind w:firstLine="0" w:firstLineChars="0"/>
                </w:pPr>
              </w:pPrChange>
            </w:pPr>
            <w:ins w:id="193" w:author="Theron Tang" w:date="2026-09-28T22:33:00Z">
              <w:r>
                <w:rPr>
                  <w:color w:val="000000"/>
                </w:rPr>
                <w:t>4</w:t>
              </w:r>
            </w:ins>
          </w:p>
        </w:tc>
        <w:tc>
          <w:tcPr>
            <w:tcW w:w="1418" w:type="dxa"/>
            <w:tcPrChange w:id="194" w:author="Theron Tang" w:date="2026-09-28T22:35:00Z">
              <w:tcPr>
                <w:tcW w:w="1247" w:type="dxa"/>
                <w:tcMar>
                  <w:top w:w="28" w:type="dxa"/>
                  <w:left w:w="28" w:type="dxa"/>
                  <w:bottom w:w="28" w:type="dxa"/>
                  <w:right w:w="28" w:type="dxa"/>
                </w:tcMar>
                <w:vAlign w:val="center"/>
              </w:tcPr>
            </w:tcPrChange>
          </w:tcPr>
          <w:p w14:paraId="1B67D747">
            <w:pPr>
              <w:pStyle w:val="58"/>
              <w:ind w:firstLineChars="0"/>
              <w:jc w:val="both"/>
              <w:rPr>
                <w:ins w:id="196" w:author="Theron Tang" w:date="2026-09-28T22:33:00Z"/>
              </w:rPr>
              <w:pPrChange w:id="195" w:author="Theron Tang" w:date="2026-09-28T22:33:00Z">
                <w:pPr>
                  <w:spacing w:line="240" w:lineRule="auto"/>
                  <w:ind w:firstLine="0" w:firstLineChars="0"/>
                </w:pPr>
              </w:pPrChange>
            </w:pPr>
            <w:ins w:id="197" w:author="Theron Tang" w:date="2026-09-28T22:33:00Z">
              <w:r>
                <w:rPr>
                  <w:color w:val="000000"/>
                </w:rPr>
                <w:t>地震风险区域监测</w:t>
              </w:r>
            </w:ins>
          </w:p>
        </w:tc>
        <w:tc>
          <w:tcPr>
            <w:tcW w:w="1305" w:type="dxa"/>
            <w:tcPrChange w:id="198" w:author="Theron Tang" w:date="2026-09-28T22:35:00Z">
              <w:tcPr>
                <w:tcW w:w="1305" w:type="dxa"/>
                <w:tcMar>
                  <w:top w:w="28" w:type="dxa"/>
                  <w:left w:w="28" w:type="dxa"/>
                  <w:bottom w:w="28" w:type="dxa"/>
                  <w:right w:w="28" w:type="dxa"/>
                </w:tcMar>
                <w:vAlign w:val="center"/>
              </w:tcPr>
            </w:tcPrChange>
          </w:tcPr>
          <w:p w14:paraId="79BA8932">
            <w:pPr>
              <w:pStyle w:val="58"/>
              <w:ind w:firstLineChars="0"/>
              <w:jc w:val="both"/>
              <w:rPr>
                <w:ins w:id="200" w:author="Theron Tang" w:date="2026-09-28T22:33:00Z"/>
              </w:rPr>
              <w:pPrChange w:id="199" w:author="Theron Tang" w:date="2026-09-28T22:33:00Z">
                <w:pPr>
                  <w:spacing w:line="240" w:lineRule="auto"/>
                  <w:ind w:firstLine="0" w:firstLineChars="0"/>
                </w:pPr>
              </w:pPrChange>
            </w:pPr>
            <w:ins w:id="201" w:author="Theron Tang" w:date="2026-09-28T22:33:00Z">
              <w:r>
                <w:rPr>
                  <w:color w:val="000000"/>
                </w:rPr>
                <w:t>风险区域监测业务服务器</w:t>
              </w:r>
            </w:ins>
          </w:p>
        </w:tc>
        <w:tc>
          <w:tcPr>
            <w:tcW w:w="794" w:type="dxa"/>
            <w:tcPrChange w:id="202" w:author="Theron Tang" w:date="2026-09-28T22:35:00Z">
              <w:tcPr>
                <w:tcW w:w="794" w:type="dxa"/>
                <w:tcMar>
                  <w:top w:w="28" w:type="dxa"/>
                  <w:left w:w="28" w:type="dxa"/>
                  <w:bottom w:w="28" w:type="dxa"/>
                  <w:right w:w="28" w:type="dxa"/>
                </w:tcMar>
                <w:vAlign w:val="center"/>
              </w:tcPr>
            </w:tcPrChange>
          </w:tcPr>
          <w:p w14:paraId="042E2B2B">
            <w:pPr>
              <w:pStyle w:val="58"/>
              <w:ind w:firstLineChars="0"/>
              <w:jc w:val="both"/>
              <w:rPr>
                <w:ins w:id="204" w:author="Theron Tang" w:date="2026-09-28T22:33:00Z"/>
              </w:rPr>
              <w:pPrChange w:id="203" w:author="Theron Tang" w:date="2026-09-28T22:33:00Z">
                <w:pPr>
                  <w:spacing w:line="240" w:lineRule="auto"/>
                  <w:ind w:firstLine="0" w:firstLineChars="0"/>
                </w:pPr>
              </w:pPrChange>
            </w:pPr>
            <w:ins w:id="205" w:author="Theron Tang" w:date="2026-09-28T22:33:00Z">
              <w:r>
                <w:rPr>
                  <w:color w:val="000000"/>
                </w:rPr>
                <w:t>16 vCPU</w:t>
              </w:r>
            </w:ins>
          </w:p>
        </w:tc>
        <w:tc>
          <w:tcPr>
            <w:tcW w:w="737" w:type="dxa"/>
            <w:tcPrChange w:id="206" w:author="Theron Tang" w:date="2026-09-28T22:35:00Z">
              <w:tcPr>
                <w:tcW w:w="737" w:type="dxa"/>
                <w:tcMar>
                  <w:top w:w="28" w:type="dxa"/>
                  <w:left w:w="28" w:type="dxa"/>
                  <w:bottom w:w="28" w:type="dxa"/>
                  <w:right w:w="28" w:type="dxa"/>
                </w:tcMar>
                <w:vAlign w:val="center"/>
              </w:tcPr>
            </w:tcPrChange>
          </w:tcPr>
          <w:p w14:paraId="7A3AC897">
            <w:pPr>
              <w:pStyle w:val="58"/>
              <w:ind w:firstLineChars="0"/>
              <w:jc w:val="both"/>
              <w:rPr>
                <w:ins w:id="208" w:author="Theron Tang" w:date="2026-09-28T22:33:00Z"/>
              </w:rPr>
              <w:pPrChange w:id="207" w:author="Theron Tang" w:date="2026-09-28T22:33:00Z">
                <w:pPr>
                  <w:spacing w:line="240" w:lineRule="auto"/>
                  <w:ind w:firstLine="0" w:firstLineChars="0"/>
                </w:pPr>
              </w:pPrChange>
            </w:pPr>
            <w:ins w:id="209" w:author="Theron Tang" w:date="2026-09-28T22:33:00Z">
              <w:r>
                <w:rPr>
                  <w:color w:val="000000"/>
                </w:rPr>
                <w:t>32GB</w:t>
              </w:r>
            </w:ins>
          </w:p>
        </w:tc>
        <w:tc>
          <w:tcPr>
            <w:tcW w:w="991" w:type="dxa"/>
            <w:tcPrChange w:id="210" w:author="Theron Tang" w:date="2026-09-28T22:35:00Z">
              <w:tcPr>
                <w:tcW w:w="1361" w:type="dxa"/>
                <w:tcMar>
                  <w:top w:w="28" w:type="dxa"/>
                  <w:left w:w="28" w:type="dxa"/>
                  <w:bottom w:w="28" w:type="dxa"/>
                  <w:right w:w="28" w:type="dxa"/>
                </w:tcMar>
                <w:vAlign w:val="center"/>
              </w:tcPr>
            </w:tcPrChange>
          </w:tcPr>
          <w:p w14:paraId="3C2E3CFF">
            <w:pPr>
              <w:pStyle w:val="58"/>
              <w:ind w:firstLineChars="0"/>
              <w:jc w:val="both"/>
              <w:rPr>
                <w:ins w:id="212" w:author="Theron Tang" w:date="2026-09-28T22:33:00Z"/>
              </w:rPr>
              <w:pPrChange w:id="211" w:author="Theron Tang" w:date="2026-09-28T22:33:00Z">
                <w:pPr>
                  <w:spacing w:line="240" w:lineRule="auto"/>
                  <w:ind w:firstLine="0" w:firstLineChars="0"/>
                </w:pPr>
              </w:pPrChange>
            </w:pPr>
            <w:ins w:id="213" w:author="Theron Tang" w:date="2026-09-28T22:33:00Z">
              <w:r>
                <w:rPr>
                  <w:color w:val="000000"/>
                </w:rPr>
                <w:t>5,120GB块存储</w:t>
              </w:r>
            </w:ins>
          </w:p>
        </w:tc>
        <w:tc>
          <w:tcPr>
            <w:tcW w:w="1105" w:type="dxa"/>
            <w:tcPrChange w:id="214" w:author="Theron Tang" w:date="2026-09-28T22:35:00Z">
              <w:tcPr>
                <w:tcW w:w="1361" w:type="dxa"/>
                <w:tcMar>
                  <w:top w:w="28" w:type="dxa"/>
                  <w:left w:w="28" w:type="dxa"/>
                  <w:bottom w:w="28" w:type="dxa"/>
                  <w:right w:w="28" w:type="dxa"/>
                </w:tcMar>
                <w:vAlign w:val="center"/>
              </w:tcPr>
            </w:tcPrChange>
          </w:tcPr>
          <w:p w14:paraId="54E6CB17">
            <w:pPr>
              <w:pStyle w:val="58"/>
              <w:ind w:firstLineChars="0"/>
              <w:jc w:val="both"/>
              <w:rPr>
                <w:ins w:id="216" w:author="Theron Tang" w:date="2026-09-28T22:33:00Z"/>
              </w:rPr>
              <w:pPrChange w:id="215" w:author="Theron Tang" w:date="2026-09-28T22:33:00Z">
                <w:pPr>
                  <w:spacing w:line="240" w:lineRule="auto"/>
                  <w:ind w:firstLine="0" w:firstLineChars="0"/>
                </w:pPr>
              </w:pPrChange>
            </w:pPr>
            <w:ins w:id="217" w:author="Theron Tang" w:date="2026-09-28T22:33:00Z">
              <w:r>
                <w:rPr>
                  <w:color w:val="000000"/>
                </w:rPr>
                <w:t>无</w:t>
              </w:r>
            </w:ins>
          </w:p>
        </w:tc>
        <w:tc>
          <w:tcPr>
            <w:tcW w:w="1728" w:type="dxa"/>
            <w:tcPrChange w:id="218" w:author="Theron Tang" w:date="2026-09-28T22:35:00Z">
              <w:tcPr>
                <w:tcW w:w="2211" w:type="dxa"/>
                <w:tcMar>
                  <w:top w:w="28" w:type="dxa"/>
                  <w:left w:w="28" w:type="dxa"/>
                  <w:bottom w:w="28" w:type="dxa"/>
                  <w:right w:w="28" w:type="dxa"/>
                </w:tcMar>
                <w:vAlign w:val="center"/>
              </w:tcPr>
            </w:tcPrChange>
          </w:tcPr>
          <w:p w14:paraId="350A23FF">
            <w:pPr>
              <w:pStyle w:val="58"/>
              <w:ind w:firstLineChars="0"/>
              <w:jc w:val="both"/>
              <w:rPr>
                <w:ins w:id="220" w:author="Theron Tang" w:date="2026-09-28T22:33:00Z"/>
              </w:rPr>
              <w:pPrChange w:id="219" w:author="Theron Tang" w:date="2026-09-28T22:33:00Z">
                <w:pPr>
                  <w:spacing w:line="240" w:lineRule="auto"/>
                  <w:ind w:firstLine="0" w:firstLineChars="0"/>
                </w:pPr>
              </w:pPrChange>
            </w:pPr>
            <w:ins w:id="221" w:author="Theron Tang" w:date="2026-09-28T22:33:00Z">
              <w:r>
                <w:rPr>
                  <w:color w:val="000000"/>
                </w:rPr>
                <w:t>存储和分析InSAR形变成果，支撑风险区监测与隐患识别</w:t>
              </w:r>
            </w:ins>
          </w:p>
        </w:tc>
      </w:tr>
      <w:tr w14:paraId="6849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3"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222" w:author="Theron Tang" w:date="2026-09-28T22:33:00Z"/>
          <w:trPrChange w:id="223" w:author="Theron Tang" w:date="2026-09-28T22:35:00Z">
            <w:trPr>
              <w:jc w:val="center"/>
            </w:trPr>
          </w:trPrChange>
        </w:trPr>
        <w:tc>
          <w:tcPr>
            <w:tcW w:w="704" w:type="dxa"/>
            <w:tcPrChange w:id="224" w:author="Theron Tang" w:date="2026-09-28T22:35:00Z">
              <w:tcPr>
                <w:tcW w:w="562" w:type="dxa"/>
                <w:tcMar>
                  <w:top w:w="28" w:type="dxa"/>
                  <w:left w:w="28" w:type="dxa"/>
                  <w:bottom w:w="28" w:type="dxa"/>
                  <w:right w:w="28" w:type="dxa"/>
                </w:tcMar>
                <w:vAlign w:val="center"/>
              </w:tcPr>
            </w:tcPrChange>
          </w:tcPr>
          <w:p w14:paraId="4E542AF1">
            <w:pPr>
              <w:pStyle w:val="58"/>
              <w:ind w:firstLineChars="0"/>
              <w:jc w:val="both"/>
              <w:rPr>
                <w:ins w:id="226" w:author="Theron Tang" w:date="2026-09-28T22:33:00Z"/>
              </w:rPr>
              <w:pPrChange w:id="225" w:author="Theron Tang" w:date="2026-09-28T22:33:00Z">
                <w:pPr>
                  <w:spacing w:line="240" w:lineRule="auto"/>
                  <w:ind w:firstLine="0" w:firstLineChars="0"/>
                </w:pPr>
              </w:pPrChange>
            </w:pPr>
            <w:ins w:id="227" w:author="Theron Tang" w:date="2026-09-28T22:33:00Z">
              <w:r>
                <w:rPr>
                  <w:color w:val="000000"/>
                </w:rPr>
                <w:t>5</w:t>
              </w:r>
            </w:ins>
          </w:p>
        </w:tc>
        <w:tc>
          <w:tcPr>
            <w:tcW w:w="1418" w:type="dxa"/>
            <w:tcPrChange w:id="228" w:author="Theron Tang" w:date="2026-09-28T22:35:00Z">
              <w:tcPr>
                <w:tcW w:w="1247" w:type="dxa"/>
                <w:tcMar>
                  <w:top w:w="28" w:type="dxa"/>
                  <w:left w:w="28" w:type="dxa"/>
                  <w:bottom w:w="28" w:type="dxa"/>
                  <w:right w:w="28" w:type="dxa"/>
                </w:tcMar>
                <w:vAlign w:val="center"/>
              </w:tcPr>
            </w:tcPrChange>
          </w:tcPr>
          <w:p w14:paraId="0E0036B2">
            <w:pPr>
              <w:pStyle w:val="58"/>
              <w:ind w:firstLineChars="0"/>
              <w:jc w:val="both"/>
              <w:rPr>
                <w:ins w:id="230" w:author="Theron Tang" w:date="2026-09-28T22:33:00Z"/>
              </w:rPr>
              <w:pPrChange w:id="229" w:author="Theron Tang" w:date="2026-09-28T22:33:00Z">
                <w:pPr>
                  <w:spacing w:line="240" w:lineRule="auto"/>
                  <w:ind w:firstLine="0" w:firstLineChars="0"/>
                </w:pPr>
              </w:pPrChange>
            </w:pPr>
            <w:ins w:id="231" w:author="Theron Tang" w:date="2026-09-28T22:33:00Z">
              <w:r>
                <w:rPr>
                  <w:color w:val="000000"/>
                </w:rPr>
                <w:t>中短期宏观异常监测</w:t>
              </w:r>
            </w:ins>
          </w:p>
        </w:tc>
        <w:tc>
          <w:tcPr>
            <w:tcW w:w="1305" w:type="dxa"/>
            <w:tcPrChange w:id="232" w:author="Theron Tang" w:date="2026-09-28T22:35:00Z">
              <w:tcPr>
                <w:tcW w:w="1305" w:type="dxa"/>
                <w:tcMar>
                  <w:top w:w="28" w:type="dxa"/>
                  <w:left w:w="28" w:type="dxa"/>
                  <w:bottom w:w="28" w:type="dxa"/>
                  <w:right w:w="28" w:type="dxa"/>
                </w:tcMar>
                <w:vAlign w:val="center"/>
              </w:tcPr>
            </w:tcPrChange>
          </w:tcPr>
          <w:p w14:paraId="393F07A8">
            <w:pPr>
              <w:pStyle w:val="58"/>
              <w:ind w:firstLineChars="0"/>
              <w:jc w:val="both"/>
              <w:rPr>
                <w:ins w:id="234" w:author="Theron Tang" w:date="2026-09-28T22:33:00Z"/>
              </w:rPr>
              <w:pPrChange w:id="233" w:author="Theron Tang" w:date="2026-09-28T22:33:00Z">
                <w:pPr>
                  <w:spacing w:line="240" w:lineRule="auto"/>
                  <w:ind w:firstLine="0" w:firstLineChars="0"/>
                </w:pPr>
              </w:pPrChange>
            </w:pPr>
            <w:ins w:id="235" w:author="Theron Tang" w:date="2026-09-28T22:33:00Z">
              <w:r>
                <w:rPr>
                  <w:color w:val="000000"/>
                </w:rPr>
                <w:t>大模型</w:t>
              </w:r>
            </w:ins>
            <w:ins w:id="236" w:author="Theron Tang" w:date="2026-09-28T22:33:00Z">
              <w:r>
                <w:rPr>
                  <w:rFonts w:hint="eastAsia"/>
                  <w:color w:val="000000"/>
                </w:rPr>
                <w:t>部署服务器</w:t>
              </w:r>
            </w:ins>
          </w:p>
        </w:tc>
        <w:tc>
          <w:tcPr>
            <w:tcW w:w="794" w:type="dxa"/>
            <w:tcPrChange w:id="237" w:author="Theron Tang" w:date="2026-09-28T22:35:00Z">
              <w:tcPr>
                <w:tcW w:w="794" w:type="dxa"/>
                <w:tcMar>
                  <w:top w:w="28" w:type="dxa"/>
                  <w:left w:w="28" w:type="dxa"/>
                  <w:bottom w:w="28" w:type="dxa"/>
                  <w:right w:w="28" w:type="dxa"/>
                </w:tcMar>
                <w:vAlign w:val="center"/>
              </w:tcPr>
            </w:tcPrChange>
          </w:tcPr>
          <w:p w14:paraId="42158C53">
            <w:pPr>
              <w:pStyle w:val="58"/>
              <w:ind w:firstLineChars="0"/>
              <w:jc w:val="both"/>
              <w:rPr>
                <w:ins w:id="239" w:author="Theron Tang" w:date="2026-09-28T22:33:00Z"/>
              </w:rPr>
              <w:pPrChange w:id="238" w:author="Theron Tang" w:date="2026-09-28T22:33:00Z">
                <w:pPr>
                  <w:spacing w:line="240" w:lineRule="auto"/>
                  <w:ind w:firstLine="0" w:firstLineChars="0"/>
                </w:pPr>
              </w:pPrChange>
            </w:pPr>
            <w:ins w:id="240" w:author="Theron Tang" w:date="2026-09-28T22:33:00Z">
              <w:r>
                <w:rPr>
                  <w:color w:val="000000"/>
                </w:rPr>
                <w:t>64 vCPU</w:t>
              </w:r>
            </w:ins>
          </w:p>
        </w:tc>
        <w:tc>
          <w:tcPr>
            <w:tcW w:w="737" w:type="dxa"/>
            <w:tcPrChange w:id="241" w:author="Theron Tang" w:date="2026-09-28T22:35:00Z">
              <w:tcPr>
                <w:tcW w:w="737" w:type="dxa"/>
                <w:tcMar>
                  <w:top w:w="28" w:type="dxa"/>
                  <w:left w:w="28" w:type="dxa"/>
                  <w:bottom w:w="28" w:type="dxa"/>
                  <w:right w:w="28" w:type="dxa"/>
                </w:tcMar>
                <w:vAlign w:val="center"/>
              </w:tcPr>
            </w:tcPrChange>
          </w:tcPr>
          <w:p w14:paraId="4FB53341">
            <w:pPr>
              <w:pStyle w:val="58"/>
              <w:ind w:firstLineChars="0"/>
              <w:jc w:val="both"/>
              <w:rPr>
                <w:ins w:id="243" w:author="Theron Tang" w:date="2026-09-28T22:33:00Z"/>
              </w:rPr>
              <w:pPrChange w:id="242" w:author="Theron Tang" w:date="2026-09-28T22:33:00Z">
                <w:pPr>
                  <w:spacing w:line="240" w:lineRule="auto"/>
                  <w:ind w:firstLine="0" w:firstLineChars="0"/>
                </w:pPr>
              </w:pPrChange>
            </w:pPr>
            <w:ins w:id="244" w:author="Theron Tang" w:date="2026-09-28T22:33:00Z">
              <w:r>
                <w:rPr>
                  <w:color w:val="000000"/>
                </w:rPr>
                <w:t>128GB</w:t>
              </w:r>
            </w:ins>
          </w:p>
        </w:tc>
        <w:tc>
          <w:tcPr>
            <w:tcW w:w="991" w:type="dxa"/>
            <w:tcPrChange w:id="245" w:author="Theron Tang" w:date="2026-09-28T22:35:00Z">
              <w:tcPr>
                <w:tcW w:w="1361" w:type="dxa"/>
                <w:tcMar>
                  <w:top w:w="28" w:type="dxa"/>
                  <w:left w:w="28" w:type="dxa"/>
                  <w:bottom w:w="28" w:type="dxa"/>
                  <w:right w:w="28" w:type="dxa"/>
                </w:tcMar>
                <w:vAlign w:val="center"/>
              </w:tcPr>
            </w:tcPrChange>
          </w:tcPr>
          <w:p w14:paraId="757C1C0D">
            <w:pPr>
              <w:pStyle w:val="58"/>
              <w:ind w:firstLineChars="0"/>
              <w:jc w:val="both"/>
              <w:rPr>
                <w:ins w:id="247" w:author="Theron Tang" w:date="2026-09-28T22:33:00Z"/>
              </w:rPr>
              <w:pPrChange w:id="246" w:author="Theron Tang" w:date="2026-09-28T22:33:00Z">
                <w:pPr>
                  <w:spacing w:line="240" w:lineRule="auto"/>
                  <w:ind w:firstLine="0" w:firstLineChars="0"/>
                </w:pPr>
              </w:pPrChange>
            </w:pPr>
            <w:ins w:id="248" w:author="Theron Tang" w:date="2026-09-28T22:33:00Z">
              <w:r>
                <w:rPr>
                  <w:color w:val="000000"/>
                </w:rPr>
                <w:t>1</w:t>
              </w:r>
            </w:ins>
            <w:ins w:id="249" w:author="Theron Tang" w:date="2026-09-28T22:33:00Z">
              <w:r>
                <w:rPr>
                  <w:rFonts w:hint="eastAsia"/>
                  <w:color w:val="000000"/>
                </w:rPr>
                <w:t>5</w:t>
              </w:r>
            </w:ins>
            <w:ins w:id="250" w:author="Theron Tang" w:date="2026-09-28T22:33:00Z">
              <w:r>
                <w:rPr>
                  <w:color w:val="000000"/>
                </w:rPr>
                <w:t>,000GB</w:t>
              </w:r>
            </w:ins>
          </w:p>
        </w:tc>
        <w:tc>
          <w:tcPr>
            <w:tcW w:w="1105" w:type="dxa"/>
            <w:tcPrChange w:id="251" w:author="Theron Tang" w:date="2026-09-28T22:35:00Z">
              <w:tcPr>
                <w:tcW w:w="1361" w:type="dxa"/>
                <w:tcMar>
                  <w:top w:w="28" w:type="dxa"/>
                  <w:left w:w="28" w:type="dxa"/>
                  <w:bottom w:w="28" w:type="dxa"/>
                  <w:right w:w="28" w:type="dxa"/>
                </w:tcMar>
                <w:vAlign w:val="center"/>
              </w:tcPr>
            </w:tcPrChange>
          </w:tcPr>
          <w:p w14:paraId="6A82DD99">
            <w:pPr>
              <w:pStyle w:val="58"/>
              <w:ind w:firstLineChars="0"/>
              <w:jc w:val="both"/>
              <w:rPr>
                <w:ins w:id="253" w:author="Theron Tang" w:date="2026-09-28T22:33:00Z"/>
                <w:color w:val="000000"/>
                <w:rPrChange w:id="254" w:author="Theron Tang" w:date="2026-09-28T22:34:00Z">
                  <w:rPr>
                    <w:ins w:id="255" w:author="Theron Tang" w:date="2026-09-28T22:33:00Z"/>
                  </w:rPr>
                </w:rPrChange>
              </w:rPr>
              <w:pPrChange w:id="252" w:author="Theron Tang" w:date="2026-09-28T22:33:00Z">
                <w:pPr>
                  <w:spacing w:line="240" w:lineRule="auto"/>
                  <w:ind w:firstLine="0" w:firstLineChars="0"/>
                </w:pPr>
              </w:pPrChange>
            </w:pPr>
            <w:ins w:id="256" w:author="Theron Tang" w:date="2026-09-28T22:33:00Z">
              <w:r>
                <w:rPr>
                  <w:color w:val="000000"/>
                </w:rPr>
                <w:t>4×</w:t>
              </w:r>
            </w:ins>
            <w:ins w:id="257" w:author="Theron Tang" w:date="2026-09-28T22:33:00Z">
              <w:r>
                <w:rPr>
                  <w:rFonts w:hint="eastAsia"/>
                  <w:color w:val="000000"/>
                </w:rPr>
                <w:t>华为910B</w:t>
              </w:r>
            </w:ins>
            <w:ins w:id="258" w:author="Theron Tang" w:date="2026-09-28T22:33:00Z">
              <w:r>
                <w:rPr>
                  <w:color w:val="000000"/>
                </w:rPr>
                <w:t>（96GB/张）</w:t>
              </w:r>
            </w:ins>
          </w:p>
        </w:tc>
        <w:tc>
          <w:tcPr>
            <w:tcW w:w="1728" w:type="dxa"/>
            <w:tcPrChange w:id="259" w:author="Theron Tang" w:date="2026-09-28T22:35:00Z">
              <w:tcPr>
                <w:tcW w:w="2211" w:type="dxa"/>
                <w:tcMar>
                  <w:top w:w="28" w:type="dxa"/>
                  <w:left w:w="28" w:type="dxa"/>
                  <w:bottom w:w="28" w:type="dxa"/>
                  <w:right w:w="28" w:type="dxa"/>
                </w:tcMar>
                <w:vAlign w:val="center"/>
              </w:tcPr>
            </w:tcPrChange>
          </w:tcPr>
          <w:p w14:paraId="6BDBBF5F">
            <w:pPr>
              <w:pStyle w:val="58"/>
              <w:ind w:firstLineChars="0"/>
              <w:jc w:val="both"/>
              <w:rPr>
                <w:ins w:id="261" w:author="Theron Tang" w:date="2026-09-28T22:33:00Z"/>
                <w:color w:val="000000"/>
              </w:rPr>
              <w:pPrChange w:id="260" w:author="Theron Tang" w:date="2026-09-28T22:33:00Z">
                <w:pPr>
                  <w:spacing w:line="240" w:lineRule="auto"/>
                  <w:ind w:firstLine="0" w:firstLineChars="0"/>
                </w:pPr>
              </w:pPrChange>
            </w:pPr>
            <w:ins w:id="262" w:author="Theron Tang" w:date="2026-09-28T22:33:00Z">
              <w:r>
                <w:rPr>
                  <w:color w:val="000000"/>
                </w:rPr>
                <w:t>部署</w:t>
              </w:r>
            </w:ins>
            <w:ins w:id="263" w:author="Theron Tang" w:date="2026-09-28T22:33:00Z">
              <w:r>
                <w:rPr>
                  <w:rFonts w:hint="eastAsia"/>
                  <w:color w:val="000000"/>
                </w:rPr>
                <w:t>GLM-4.6V</w:t>
              </w:r>
            </w:ins>
            <w:ins w:id="264" w:author="Theron Tang" w:date="2026-09-28T22:33:00Z">
              <w:r>
                <w:rPr>
                  <w:color w:val="000000"/>
                </w:rPr>
                <w:t>模型</w:t>
              </w:r>
            </w:ins>
          </w:p>
        </w:tc>
      </w:tr>
      <w:tr w14:paraId="2531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6"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265" w:author="Theron Tang" w:date="2026-09-28T22:33:00Z"/>
          <w:trPrChange w:id="266" w:author="Theron Tang" w:date="2026-09-28T22:35:00Z">
            <w:trPr>
              <w:jc w:val="center"/>
            </w:trPr>
          </w:trPrChange>
        </w:trPr>
        <w:tc>
          <w:tcPr>
            <w:tcW w:w="704" w:type="dxa"/>
            <w:tcPrChange w:id="267" w:author="Theron Tang" w:date="2026-09-28T22:35:00Z">
              <w:tcPr>
                <w:tcW w:w="562" w:type="dxa"/>
                <w:tcMar>
                  <w:top w:w="28" w:type="dxa"/>
                  <w:left w:w="28" w:type="dxa"/>
                  <w:bottom w:w="28" w:type="dxa"/>
                  <w:right w:w="28" w:type="dxa"/>
                </w:tcMar>
                <w:vAlign w:val="center"/>
              </w:tcPr>
            </w:tcPrChange>
          </w:tcPr>
          <w:p w14:paraId="6A9DEB5E">
            <w:pPr>
              <w:pStyle w:val="58"/>
              <w:ind w:firstLineChars="0"/>
              <w:jc w:val="both"/>
              <w:rPr>
                <w:ins w:id="269" w:author="Theron Tang" w:date="2026-09-28T22:33:00Z"/>
                <w:color w:val="000000"/>
              </w:rPr>
              <w:pPrChange w:id="268" w:author="Theron Tang" w:date="2026-09-28T22:33:00Z">
                <w:pPr>
                  <w:spacing w:line="240" w:lineRule="auto"/>
                  <w:ind w:firstLine="0" w:firstLineChars="0"/>
                </w:pPr>
              </w:pPrChange>
            </w:pPr>
            <w:ins w:id="270" w:author="Theron Tang" w:date="2026-09-28T22:33:00Z">
              <w:r>
                <w:rPr>
                  <w:rFonts w:hint="eastAsia"/>
                  <w:color w:val="000000"/>
                </w:rPr>
                <w:t>6</w:t>
              </w:r>
            </w:ins>
          </w:p>
        </w:tc>
        <w:tc>
          <w:tcPr>
            <w:tcW w:w="1418" w:type="dxa"/>
            <w:tcPrChange w:id="271" w:author="Theron Tang" w:date="2026-09-28T22:35:00Z">
              <w:tcPr>
                <w:tcW w:w="1247" w:type="dxa"/>
                <w:tcMar>
                  <w:top w:w="28" w:type="dxa"/>
                  <w:left w:w="28" w:type="dxa"/>
                  <w:bottom w:w="28" w:type="dxa"/>
                  <w:right w:w="28" w:type="dxa"/>
                </w:tcMar>
                <w:vAlign w:val="center"/>
              </w:tcPr>
            </w:tcPrChange>
          </w:tcPr>
          <w:p w14:paraId="475B6132">
            <w:pPr>
              <w:pStyle w:val="58"/>
              <w:ind w:firstLineChars="0"/>
              <w:jc w:val="both"/>
              <w:rPr>
                <w:ins w:id="273" w:author="Theron Tang" w:date="2026-09-28T22:33:00Z"/>
                <w:color w:val="000000"/>
              </w:rPr>
              <w:pPrChange w:id="272" w:author="Theron Tang" w:date="2026-09-28T22:33:00Z">
                <w:pPr>
                  <w:spacing w:line="240" w:lineRule="auto"/>
                  <w:ind w:firstLine="0" w:firstLineChars="0"/>
                </w:pPr>
              </w:pPrChange>
            </w:pPr>
            <w:ins w:id="274" w:author="Theron Tang" w:date="2026-09-28T22:33:00Z">
              <w:r>
                <w:rPr>
                  <w:color w:val="000000"/>
                </w:rPr>
                <w:t>中短期宏观异常监测</w:t>
              </w:r>
            </w:ins>
          </w:p>
        </w:tc>
        <w:tc>
          <w:tcPr>
            <w:tcW w:w="1305" w:type="dxa"/>
            <w:tcPrChange w:id="275" w:author="Theron Tang" w:date="2026-09-28T22:35:00Z">
              <w:tcPr>
                <w:tcW w:w="1305" w:type="dxa"/>
                <w:tcMar>
                  <w:top w:w="28" w:type="dxa"/>
                  <w:left w:w="28" w:type="dxa"/>
                  <w:bottom w:w="28" w:type="dxa"/>
                  <w:right w:w="28" w:type="dxa"/>
                </w:tcMar>
                <w:vAlign w:val="center"/>
              </w:tcPr>
            </w:tcPrChange>
          </w:tcPr>
          <w:p w14:paraId="17AC9229">
            <w:pPr>
              <w:pStyle w:val="58"/>
              <w:ind w:firstLineChars="0"/>
              <w:jc w:val="both"/>
              <w:rPr>
                <w:ins w:id="277" w:author="Theron Tang" w:date="2026-09-28T22:33:00Z"/>
                <w:color w:val="000000"/>
              </w:rPr>
              <w:pPrChange w:id="276" w:author="Theron Tang" w:date="2026-09-28T22:33:00Z">
                <w:pPr>
                  <w:spacing w:line="240" w:lineRule="auto"/>
                  <w:ind w:firstLine="0" w:firstLineChars="0"/>
                </w:pPr>
              </w:pPrChange>
            </w:pPr>
            <w:ins w:id="278" w:author="Theron Tang" w:date="2026-09-28T22:33:00Z">
              <w:r>
                <w:rPr>
                  <w:rFonts w:hint="eastAsia"/>
                  <w:color w:val="000000"/>
                </w:rPr>
                <w:t>可视化与</w:t>
              </w:r>
            </w:ins>
            <w:ins w:id="279" w:author="Theron Tang" w:date="2026-09-28T22:33:00Z">
              <w:r>
                <w:rPr>
                  <w:color w:val="000000"/>
                </w:rPr>
                <w:t>渲染服务器</w:t>
              </w:r>
            </w:ins>
          </w:p>
        </w:tc>
        <w:tc>
          <w:tcPr>
            <w:tcW w:w="794" w:type="dxa"/>
            <w:tcPrChange w:id="280" w:author="Theron Tang" w:date="2026-09-28T22:35:00Z">
              <w:tcPr>
                <w:tcW w:w="794" w:type="dxa"/>
                <w:tcMar>
                  <w:top w:w="28" w:type="dxa"/>
                  <w:left w:w="28" w:type="dxa"/>
                  <w:bottom w:w="28" w:type="dxa"/>
                  <w:right w:w="28" w:type="dxa"/>
                </w:tcMar>
                <w:vAlign w:val="center"/>
              </w:tcPr>
            </w:tcPrChange>
          </w:tcPr>
          <w:p w14:paraId="526FDDF3">
            <w:pPr>
              <w:pStyle w:val="58"/>
              <w:ind w:firstLineChars="0"/>
              <w:jc w:val="both"/>
              <w:rPr>
                <w:ins w:id="282" w:author="Theron Tang" w:date="2026-09-28T22:33:00Z"/>
                <w:color w:val="000000"/>
              </w:rPr>
              <w:pPrChange w:id="281" w:author="Theron Tang" w:date="2026-09-28T22:33:00Z">
                <w:pPr>
                  <w:spacing w:line="240" w:lineRule="auto"/>
                  <w:ind w:firstLine="0" w:firstLineChars="0"/>
                </w:pPr>
              </w:pPrChange>
            </w:pPr>
            <w:ins w:id="283" w:author="Theron Tang" w:date="2026-09-28T22:33:00Z">
              <w:r>
                <w:rPr>
                  <w:rFonts w:hint="eastAsia"/>
                  <w:color w:val="000000"/>
                </w:rPr>
                <w:t>16</w:t>
              </w:r>
            </w:ins>
            <w:ins w:id="284" w:author="Theron Tang" w:date="2026-09-28T22:33:00Z">
              <w:r>
                <w:rPr>
                  <w:color w:val="000000"/>
                </w:rPr>
                <w:t xml:space="preserve"> vCPU</w:t>
              </w:r>
            </w:ins>
          </w:p>
        </w:tc>
        <w:tc>
          <w:tcPr>
            <w:tcW w:w="737" w:type="dxa"/>
            <w:tcPrChange w:id="285" w:author="Theron Tang" w:date="2026-09-28T22:35:00Z">
              <w:tcPr>
                <w:tcW w:w="737" w:type="dxa"/>
                <w:tcMar>
                  <w:top w:w="28" w:type="dxa"/>
                  <w:left w:w="28" w:type="dxa"/>
                  <w:bottom w:w="28" w:type="dxa"/>
                  <w:right w:w="28" w:type="dxa"/>
                </w:tcMar>
                <w:vAlign w:val="center"/>
              </w:tcPr>
            </w:tcPrChange>
          </w:tcPr>
          <w:p w14:paraId="28A28FD1">
            <w:pPr>
              <w:pStyle w:val="58"/>
              <w:ind w:firstLineChars="0"/>
              <w:jc w:val="both"/>
              <w:rPr>
                <w:ins w:id="287" w:author="Theron Tang" w:date="2026-09-28T22:33:00Z"/>
                <w:color w:val="000000"/>
              </w:rPr>
              <w:pPrChange w:id="286" w:author="Theron Tang" w:date="2026-09-28T22:33:00Z">
                <w:pPr>
                  <w:spacing w:line="240" w:lineRule="auto"/>
                  <w:ind w:firstLine="0" w:firstLineChars="0"/>
                </w:pPr>
              </w:pPrChange>
            </w:pPr>
            <w:ins w:id="288" w:author="Theron Tang" w:date="2026-09-28T22:33:00Z">
              <w:r>
                <w:rPr>
                  <w:rFonts w:hint="eastAsia"/>
                  <w:color w:val="000000"/>
                </w:rPr>
                <w:t>32</w:t>
              </w:r>
            </w:ins>
            <w:ins w:id="289" w:author="Theron Tang" w:date="2026-09-28T22:33:00Z">
              <w:r>
                <w:rPr>
                  <w:color w:val="000000"/>
                </w:rPr>
                <w:t>GB</w:t>
              </w:r>
            </w:ins>
          </w:p>
        </w:tc>
        <w:tc>
          <w:tcPr>
            <w:tcW w:w="991" w:type="dxa"/>
            <w:tcPrChange w:id="290" w:author="Theron Tang" w:date="2026-09-28T22:35:00Z">
              <w:tcPr>
                <w:tcW w:w="1361" w:type="dxa"/>
                <w:tcMar>
                  <w:top w:w="28" w:type="dxa"/>
                  <w:left w:w="28" w:type="dxa"/>
                  <w:bottom w:w="28" w:type="dxa"/>
                  <w:right w:w="28" w:type="dxa"/>
                </w:tcMar>
                <w:vAlign w:val="center"/>
              </w:tcPr>
            </w:tcPrChange>
          </w:tcPr>
          <w:p w14:paraId="7F7404E9">
            <w:pPr>
              <w:pStyle w:val="58"/>
              <w:ind w:firstLineChars="0"/>
              <w:jc w:val="both"/>
              <w:rPr>
                <w:ins w:id="292" w:author="Theron Tang" w:date="2026-09-28T22:33:00Z"/>
                <w:color w:val="000000"/>
              </w:rPr>
              <w:pPrChange w:id="291" w:author="Theron Tang" w:date="2026-09-28T22:33:00Z">
                <w:pPr>
                  <w:spacing w:line="240" w:lineRule="auto"/>
                  <w:ind w:firstLine="0" w:firstLineChars="0"/>
                </w:pPr>
              </w:pPrChange>
            </w:pPr>
            <w:ins w:id="293" w:author="Theron Tang" w:date="2026-09-28T22:33:00Z">
              <w:r>
                <w:rPr>
                  <w:color w:val="000000"/>
                </w:rPr>
                <w:t>2,000GB块存储</w:t>
              </w:r>
            </w:ins>
          </w:p>
        </w:tc>
        <w:tc>
          <w:tcPr>
            <w:tcW w:w="1105" w:type="dxa"/>
            <w:tcPrChange w:id="294" w:author="Theron Tang" w:date="2026-09-28T22:35:00Z">
              <w:tcPr>
                <w:tcW w:w="1361" w:type="dxa"/>
                <w:tcMar>
                  <w:top w:w="28" w:type="dxa"/>
                  <w:left w:w="28" w:type="dxa"/>
                  <w:bottom w:w="28" w:type="dxa"/>
                  <w:right w:w="28" w:type="dxa"/>
                </w:tcMar>
                <w:vAlign w:val="center"/>
              </w:tcPr>
            </w:tcPrChange>
          </w:tcPr>
          <w:p w14:paraId="20ED637F">
            <w:pPr>
              <w:pStyle w:val="58"/>
              <w:ind w:hangingChars="100"/>
              <w:jc w:val="both"/>
              <w:rPr>
                <w:ins w:id="296" w:author="Theron Tang" w:date="2026-09-28T22:33:00Z"/>
                <w:color w:val="000000"/>
              </w:rPr>
              <w:pPrChange w:id="295" w:author="Theron Tang" w:date="2026-09-28T22:33:00Z">
                <w:pPr>
                  <w:spacing w:line="240" w:lineRule="auto"/>
                  <w:ind w:left="210" w:hanging="210" w:hangingChars="100"/>
                </w:pPr>
              </w:pPrChange>
            </w:pPr>
            <w:ins w:id="297" w:author="Theron Tang" w:date="2026-09-28T22:33:00Z">
              <w:r>
                <w:rPr>
                  <w:color w:val="000000"/>
                </w:rPr>
                <w:t>1×RTX 40</w:t>
              </w:r>
            </w:ins>
            <w:ins w:id="298" w:author="Theron Tang" w:date="2026-09-28T22:33:00Z">
              <w:r>
                <w:rPr>
                  <w:rFonts w:hint="eastAsia"/>
                  <w:color w:val="000000"/>
                </w:rPr>
                <w:t>60</w:t>
              </w:r>
            </w:ins>
            <w:ins w:id="299" w:author="Theron Tang" w:date="2026-09-28T22:33:00Z">
              <w:r>
                <w:rPr>
                  <w:color w:val="000000"/>
                </w:rPr>
                <w:t>同等性能卡</w:t>
              </w:r>
            </w:ins>
          </w:p>
        </w:tc>
        <w:tc>
          <w:tcPr>
            <w:tcW w:w="1728" w:type="dxa"/>
            <w:tcPrChange w:id="300" w:author="Theron Tang" w:date="2026-09-28T22:35:00Z">
              <w:tcPr>
                <w:tcW w:w="2211" w:type="dxa"/>
                <w:tcMar>
                  <w:top w:w="28" w:type="dxa"/>
                  <w:left w:w="28" w:type="dxa"/>
                  <w:bottom w:w="28" w:type="dxa"/>
                  <w:right w:w="28" w:type="dxa"/>
                </w:tcMar>
                <w:vAlign w:val="center"/>
              </w:tcPr>
            </w:tcPrChange>
          </w:tcPr>
          <w:p w14:paraId="4E0EB48F">
            <w:pPr>
              <w:pStyle w:val="58"/>
              <w:ind w:firstLineChars="0"/>
              <w:jc w:val="both"/>
              <w:rPr>
                <w:ins w:id="302" w:author="Theron Tang" w:date="2026-09-28T22:33:00Z"/>
                <w:color w:val="000000"/>
              </w:rPr>
              <w:pPrChange w:id="301" w:author="Theron Tang" w:date="2026-09-28T22:33:00Z">
                <w:pPr>
                  <w:spacing w:line="240" w:lineRule="auto"/>
                  <w:ind w:firstLine="0" w:firstLineChars="0"/>
                </w:pPr>
              </w:pPrChange>
            </w:pPr>
            <w:ins w:id="303" w:author="Theron Tang" w:date="2026-09-28T22:33:00Z">
              <w:r>
                <w:rPr>
                  <w:rFonts w:hint="eastAsia"/>
                  <w:color w:val="000000"/>
                </w:rPr>
                <w:t>结果管理模块，</w:t>
              </w:r>
            </w:ins>
            <w:ins w:id="304" w:author="Theron Tang" w:date="2026-09-28T22:33:00Z">
              <w:r>
                <w:rPr>
                  <w:color w:val="000000"/>
                </w:rPr>
                <w:t>对外提供地图服务及成果展示</w:t>
              </w:r>
            </w:ins>
            <w:ins w:id="305" w:author="Theron Tang" w:date="2026-09-28T22:33:00Z">
              <w:r>
                <w:rPr>
                  <w:rFonts w:hint="eastAsia"/>
                  <w:color w:val="000000"/>
                </w:rPr>
                <w:t>，栅格数据叠加,</w:t>
              </w:r>
            </w:ins>
            <w:ins w:id="306" w:author="Theron Tang" w:date="2026-09-28T22:33:00Z">
              <w:r>
                <w:rPr>
                  <w:color w:val="000000"/>
                </w:rPr>
                <w:t>地图瓦片、复杂场景</w:t>
              </w:r>
            </w:ins>
            <w:ins w:id="307" w:author="Theron Tang" w:date="2026-09-28T22:33:00Z">
              <w:r>
                <w:rPr>
                  <w:rFonts w:hint="eastAsia"/>
                  <w:color w:val="000000"/>
                </w:rPr>
                <w:t>数据可视化，投影变换，矢量处理，三维地形场景构建</w:t>
              </w:r>
            </w:ins>
          </w:p>
        </w:tc>
      </w:tr>
      <w:tr w14:paraId="5CC2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9"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308" w:author="Theron Tang" w:date="2026-09-28T22:33:00Z"/>
          <w:trPrChange w:id="309" w:author="Theron Tang" w:date="2026-09-28T22:35:00Z">
            <w:trPr>
              <w:jc w:val="center"/>
            </w:trPr>
          </w:trPrChange>
        </w:trPr>
        <w:tc>
          <w:tcPr>
            <w:tcW w:w="704" w:type="dxa"/>
            <w:tcPrChange w:id="310" w:author="Theron Tang" w:date="2026-09-28T22:35:00Z">
              <w:tcPr>
                <w:tcW w:w="562" w:type="dxa"/>
                <w:tcMar>
                  <w:top w:w="28" w:type="dxa"/>
                  <w:left w:w="28" w:type="dxa"/>
                  <w:bottom w:w="28" w:type="dxa"/>
                  <w:right w:w="28" w:type="dxa"/>
                </w:tcMar>
                <w:vAlign w:val="center"/>
              </w:tcPr>
            </w:tcPrChange>
          </w:tcPr>
          <w:p w14:paraId="0086744E">
            <w:pPr>
              <w:pStyle w:val="58"/>
              <w:ind w:firstLineChars="0"/>
              <w:jc w:val="both"/>
              <w:rPr>
                <w:ins w:id="312" w:author="Theron Tang" w:date="2026-09-28T22:33:00Z"/>
              </w:rPr>
              <w:pPrChange w:id="311" w:author="Theron Tang" w:date="2026-09-28T22:33:00Z">
                <w:pPr>
                  <w:spacing w:line="240" w:lineRule="auto"/>
                  <w:ind w:firstLine="0" w:firstLineChars="0"/>
                </w:pPr>
              </w:pPrChange>
            </w:pPr>
            <w:ins w:id="313" w:author="Theron Tang" w:date="2026-09-28T22:33:00Z">
              <w:r>
                <w:rPr>
                  <w:rFonts w:hint="eastAsia"/>
                  <w:color w:val="000000"/>
                </w:rPr>
                <w:t>7</w:t>
              </w:r>
            </w:ins>
          </w:p>
        </w:tc>
        <w:tc>
          <w:tcPr>
            <w:tcW w:w="1418" w:type="dxa"/>
            <w:tcPrChange w:id="314" w:author="Theron Tang" w:date="2026-09-28T22:35:00Z">
              <w:tcPr>
                <w:tcW w:w="1247" w:type="dxa"/>
                <w:tcMar>
                  <w:top w:w="28" w:type="dxa"/>
                  <w:left w:w="28" w:type="dxa"/>
                  <w:bottom w:w="28" w:type="dxa"/>
                  <w:right w:w="28" w:type="dxa"/>
                </w:tcMar>
                <w:vAlign w:val="center"/>
              </w:tcPr>
            </w:tcPrChange>
          </w:tcPr>
          <w:p w14:paraId="412885F0">
            <w:pPr>
              <w:pStyle w:val="58"/>
              <w:ind w:firstLineChars="0"/>
              <w:jc w:val="both"/>
              <w:rPr>
                <w:ins w:id="316" w:author="Theron Tang" w:date="2026-09-28T22:33:00Z"/>
              </w:rPr>
              <w:pPrChange w:id="315" w:author="Theron Tang" w:date="2026-09-28T22:33:00Z">
                <w:pPr>
                  <w:spacing w:line="240" w:lineRule="auto"/>
                  <w:ind w:firstLine="0" w:firstLineChars="0"/>
                </w:pPr>
              </w:pPrChange>
            </w:pPr>
            <w:ins w:id="317" w:author="Theron Tang" w:date="2026-09-28T22:33:00Z">
              <w:r>
                <w:rPr>
                  <w:color w:val="000000"/>
                </w:rPr>
                <w:t>中短期宏观异常监测</w:t>
              </w:r>
            </w:ins>
          </w:p>
        </w:tc>
        <w:tc>
          <w:tcPr>
            <w:tcW w:w="1305" w:type="dxa"/>
            <w:tcPrChange w:id="318" w:author="Theron Tang" w:date="2026-09-28T22:35:00Z">
              <w:tcPr>
                <w:tcW w:w="1305" w:type="dxa"/>
                <w:tcMar>
                  <w:top w:w="28" w:type="dxa"/>
                  <w:left w:w="28" w:type="dxa"/>
                  <w:bottom w:w="28" w:type="dxa"/>
                  <w:right w:w="28" w:type="dxa"/>
                </w:tcMar>
                <w:vAlign w:val="center"/>
              </w:tcPr>
            </w:tcPrChange>
          </w:tcPr>
          <w:p w14:paraId="4AA72B78">
            <w:pPr>
              <w:pStyle w:val="58"/>
              <w:ind w:firstLineChars="0"/>
              <w:jc w:val="both"/>
              <w:rPr>
                <w:ins w:id="320" w:author="Theron Tang" w:date="2026-09-28T22:33:00Z"/>
              </w:rPr>
              <w:pPrChange w:id="319" w:author="Theron Tang" w:date="2026-09-28T22:33:00Z">
                <w:pPr>
                  <w:spacing w:line="240" w:lineRule="auto"/>
                  <w:ind w:firstLine="0" w:firstLineChars="0"/>
                </w:pPr>
              </w:pPrChange>
            </w:pPr>
            <w:ins w:id="321" w:author="Theron Tang" w:date="2026-09-28T22:33:00Z">
              <w:r>
                <w:rPr>
                  <w:color w:val="000000"/>
                </w:rPr>
                <w:t>中短期宏观异常监测平台服务器</w:t>
              </w:r>
            </w:ins>
          </w:p>
        </w:tc>
        <w:tc>
          <w:tcPr>
            <w:tcW w:w="794" w:type="dxa"/>
            <w:tcPrChange w:id="322" w:author="Theron Tang" w:date="2026-09-28T22:35:00Z">
              <w:tcPr>
                <w:tcW w:w="794" w:type="dxa"/>
                <w:tcMar>
                  <w:top w:w="28" w:type="dxa"/>
                  <w:left w:w="28" w:type="dxa"/>
                  <w:bottom w:w="28" w:type="dxa"/>
                  <w:right w:w="28" w:type="dxa"/>
                </w:tcMar>
                <w:vAlign w:val="center"/>
              </w:tcPr>
            </w:tcPrChange>
          </w:tcPr>
          <w:p w14:paraId="0A3B7363">
            <w:pPr>
              <w:pStyle w:val="58"/>
              <w:ind w:firstLineChars="0"/>
              <w:jc w:val="both"/>
              <w:rPr>
                <w:ins w:id="324" w:author="Theron Tang" w:date="2026-09-28T22:33:00Z"/>
              </w:rPr>
              <w:pPrChange w:id="323" w:author="Theron Tang" w:date="2026-09-28T22:33:00Z">
                <w:pPr>
                  <w:spacing w:line="240" w:lineRule="auto"/>
                  <w:ind w:firstLine="0" w:firstLineChars="0"/>
                </w:pPr>
              </w:pPrChange>
            </w:pPr>
            <w:ins w:id="325" w:author="Theron Tang" w:date="2026-09-28T22:33:00Z">
              <w:r>
                <w:rPr>
                  <w:rFonts w:hint="eastAsia"/>
                  <w:color w:val="000000"/>
                </w:rPr>
                <w:t>16</w:t>
              </w:r>
            </w:ins>
            <w:ins w:id="326" w:author="Theron Tang" w:date="2026-09-28T22:33:00Z">
              <w:r>
                <w:rPr>
                  <w:color w:val="000000"/>
                </w:rPr>
                <w:t xml:space="preserve"> vCPU</w:t>
              </w:r>
            </w:ins>
          </w:p>
        </w:tc>
        <w:tc>
          <w:tcPr>
            <w:tcW w:w="737" w:type="dxa"/>
            <w:tcPrChange w:id="327" w:author="Theron Tang" w:date="2026-09-28T22:35:00Z">
              <w:tcPr>
                <w:tcW w:w="737" w:type="dxa"/>
                <w:tcMar>
                  <w:top w:w="28" w:type="dxa"/>
                  <w:left w:w="28" w:type="dxa"/>
                  <w:bottom w:w="28" w:type="dxa"/>
                  <w:right w:w="28" w:type="dxa"/>
                </w:tcMar>
                <w:vAlign w:val="center"/>
              </w:tcPr>
            </w:tcPrChange>
          </w:tcPr>
          <w:p w14:paraId="25C659CF">
            <w:pPr>
              <w:pStyle w:val="58"/>
              <w:ind w:firstLineChars="0"/>
              <w:jc w:val="both"/>
              <w:rPr>
                <w:ins w:id="329" w:author="Theron Tang" w:date="2026-09-28T22:33:00Z"/>
              </w:rPr>
              <w:pPrChange w:id="328" w:author="Theron Tang" w:date="2026-09-28T22:33:00Z">
                <w:pPr>
                  <w:spacing w:line="240" w:lineRule="auto"/>
                  <w:ind w:firstLine="0" w:firstLineChars="0"/>
                </w:pPr>
              </w:pPrChange>
            </w:pPr>
            <w:ins w:id="330" w:author="Theron Tang" w:date="2026-09-28T22:33:00Z">
              <w:r>
                <w:rPr>
                  <w:rFonts w:hint="eastAsia"/>
                  <w:color w:val="000000"/>
                </w:rPr>
                <w:t>32</w:t>
              </w:r>
            </w:ins>
            <w:ins w:id="331" w:author="Theron Tang" w:date="2026-09-28T22:33:00Z">
              <w:r>
                <w:rPr>
                  <w:color w:val="000000"/>
                </w:rPr>
                <w:t>GB</w:t>
              </w:r>
            </w:ins>
          </w:p>
        </w:tc>
        <w:tc>
          <w:tcPr>
            <w:tcW w:w="991" w:type="dxa"/>
            <w:tcPrChange w:id="332" w:author="Theron Tang" w:date="2026-09-28T22:35:00Z">
              <w:tcPr>
                <w:tcW w:w="1361" w:type="dxa"/>
                <w:tcMar>
                  <w:top w:w="28" w:type="dxa"/>
                  <w:left w:w="28" w:type="dxa"/>
                  <w:bottom w:w="28" w:type="dxa"/>
                  <w:right w:w="28" w:type="dxa"/>
                </w:tcMar>
                <w:vAlign w:val="center"/>
              </w:tcPr>
            </w:tcPrChange>
          </w:tcPr>
          <w:p w14:paraId="4570208F">
            <w:pPr>
              <w:pStyle w:val="58"/>
              <w:ind w:firstLineChars="0"/>
              <w:jc w:val="both"/>
              <w:rPr>
                <w:ins w:id="334" w:author="Theron Tang" w:date="2026-09-28T22:33:00Z"/>
              </w:rPr>
              <w:pPrChange w:id="333" w:author="Theron Tang" w:date="2026-09-28T22:33:00Z">
                <w:pPr>
                  <w:spacing w:line="240" w:lineRule="auto"/>
                  <w:ind w:firstLine="0" w:firstLineChars="0"/>
                </w:pPr>
              </w:pPrChange>
            </w:pPr>
            <w:ins w:id="335" w:author="Theron Tang" w:date="2026-09-28T22:33:00Z">
              <w:r>
                <w:rPr>
                  <w:rFonts w:hint="eastAsia"/>
                  <w:color w:val="000000"/>
                </w:rPr>
                <w:t>2</w:t>
              </w:r>
            </w:ins>
            <w:ins w:id="336" w:author="Theron Tang" w:date="2026-09-28T22:33:00Z">
              <w:r>
                <w:rPr>
                  <w:color w:val="000000"/>
                </w:rPr>
                <w:t>,000GB块存储</w:t>
              </w:r>
            </w:ins>
          </w:p>
        </w:tc>
        <w:tc>
          <w:tcPr>
            <w:tcW w:w="1105" w:type="dxa"/>
            <w:tcPrChange w:id="337" w:author="Theron Tang" w:date="2026-09-28T22:35:00Z">
              <w:tcPr>
                <w:tcW w:w="1361" w:type="dxa"/>
                <w:tcMar>
                  <w:top w:w="28" w:type="dxa"/>
                  <w:left w:w="28" w:type="dxa"/>
                  <w:bottom w:w="28" w:type="dxa"/>
                  <w:right w:w="28" w:type="dxa"/>
                </w:tcMar>
                <w:vAlign w:val="center"/>
              </w:tcPr>
            </w:tcPrChange>
          </w:tcPr>
          <w:p w14:paraId="799DD6ED">
            <w:pPr>
              <w:pStyle w:val="58"/>
              <w:ind w:firstLineChars="0"/>
              <w:jc w:val="both"/>
              <w:rPr>
                <w:ins w:id="339" w:author="Theron Tang" w:date="2026-09-28T22:33:00Z"/>
              </w:rPr>
              <w:pPrChange w:id="338" w:author="Theron Tang" w:date="2026-09-28T22:33:00Z">
                <w:pPr>
                  <w:spacing w:line="240" w:lineRule="auto"/>
                  <w:ind w:firstLine="0" w:firstLineChars="0"/>
                </w:pPr>
              </w:pPrChange>
            </w:pPr>
            <w:ins w:id="340" w:author="Theron Tang" w:date="2026-09-28T22:33:00Z">
              <w:r>
                <w:rPr>
                  <w:color w:val="000000"/>
                </w:rPr>
                <w:t>无</w:t>
              </w:r>
            </w:ins>
          </w:p>
        </w:tc>
        <w:tc>
          <w:tcPr>
            <w:tcW w:w="1728" w:type="dxa"/>
            <w:tcPrChange w:id="341" w:author="Theron Tang" w:date="2026-09-28T22:35:00Z">
              <w:tcPr>
                <w:tcW w:w="2211" w:type="dxa"/>
                <w:tcMar>
                  <w:top w:w="28" w:type="dxa"/>
                  <w:left w:w="28" w:type="dxa"/>
                  <w:bottom w:w="28" w:type="dxa"/>
                  <w:right w:w="28" w:type="dxa"/>
                </w:tcMar>
                <w:vAlign w:val="center"/>
              </w:tcPr>
            </w:tcPrChange>
          </w:tcPr>
          <w:p w14:paraId="374B3F27">
            <w:pPr>
              <w:pStyle w:val="58"/>
              <w:ind w:firstLineChars="0"/>
              <w:jc w:val="both"/>
              <w:rPr>
                <w:ins w:id="343" w:author="Theron Tang" w:date="2026-09-28T22:33:00Z"/>
              </w:rPr>
              <w:pPrChange w:id="342" w:author="Theron Tang" w:date="2026-09-28T22:33:00Z">
                <w:pPr>
                  <w:spacing w:line="240" w:lineRule="auto"/>
                  <w:ind w:firstLine="0" w:firstLineChars="0"/>
                </w:pPr>
              </w:pPrChange>
            </w:pPr>
            <w:ins w:id="344" w:author="Theron Tang" w:date="2026-09-28T22:33:00Z">
              <w:r>
                <w:rPr>
                  <w:color w:val="000000"/>
                </w:rPr>
                <w:t>部署中间件和地图平台，</w:t>
              </w:r>
            </w:ins>
            <w:ins w:id="345" w:author="Theron Tang" w:date="2026-09-28T22:33:00Z">
              <w:r>
                <w:rPr>
                  <w:rFonts w:hint="eastAsia"/>
                  <w:color w:val="000000"/>
                </w:rPr>
                <w:t>多源数据接入模块与智能识别算法，负责遥感数据的标准化检测</w:t>
              </w:r>
            </w:ins>
          </w:p>
        </w:tc>
      </w:tr>
      <w:tr w14:paraId="1897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7"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97" w:hRule="atLeast"/>
          <w:jc w:val="center"/>
          <w:ins w:id="346" w:author="Theron Tang" w:date="2026-09-28T22:33:00Z"/>
          <w:trPrChange w:id="347" w:author="Theron Tang" w:date="2026-09-28T22:35:00Z">
            <w:trPr>
              <w:trHeight w:val="997" w:hRule="atLeast"/>
              <w:jc w:val="center"/>
            </w:trPr>
          </w:trPrChange>
        </w:trPr>
        <w:tc>
          <w:tcPr>
            <w:tcW w:w="704" w:type="dxa"/>
            <w:tcPrChange w:id="348" w:author="Theron Tang" w:date="2026-09-28T22:35:00Z">
              <w:tcPr>
                <w:tcW w:w="562" w:type="dxa"/>
                <w:tcMar>
                  <w:top w:w="28" w:type="dxa"/>
                  <w:left w:w="28" w:type="dxa"/>
                  <w:bottom w:w="28" w:type="dxa"/>
                  <w:right w:w="28" w:type="dxa"/>
                </w:tcMar>
                <w:vAlign w:val="center"/>
              </w:tcPr>
            </w:tcPrChange>
          </w:tcPr>
          <w:p w14:paraId="30C6F4CC">
            <w:pPr>
              <w:pStyle w:val="58"/>
              <w:ind w:firstLineChars="0"/>
              <w:jc w:val="both"/>
              <w:rPr>
                <w:ins w:id="350" w:author="Theron Tang" w:date="2026-09-28T22:33:00Z"/>
              </w:rPr>
              <w:pPrChange w:id="349" w:author="Theron Tang" w:date="2026-09-28T22:33:00Z">
                <w:pPr>
                  <w:spacing w:line="240" w:lineRule="auto"/>
                  <w:ind w:firstLine="0" w:firstLineChars="0"/>
                </w:pPr>
              </w:pPrChange>
            </w:pPr>
            <w:ins w:id="351" w:author="Theron Tang" w:date="2026-09-28T22:33:00Z">
              <w:r>
                <w:rPr>
                  <w:rFonts w:hint="eastAsia"/>
                </w:rPr>
                <w:t>8</w:t>
              </w:r>
            </w:ins>
          </w:p>
        </w:tc>
        <w:tc>
          <w:tcPr>
            <w:tcW w:w="1418" w:type="dxa"/>
            <w:tcPrChange w:id="352" w:author="Theron Tang" w:date="2026-09-28T22:35:00Z">
              <w:tcPr>
                <w:tcW w:w="1247" w:type="dxa"/>
                <w:tcMar>
                  <w:top w:w="28" w:type="dxa"/>
                  <w:left w:w="28" w:type="dxa"/>
                  <w:bottom w:w="28" w:type="dxa"/>
                  <w:right w:w="28" w:type="dxa"/>
                </w:tcMar>
                <w:vAlign w:val="center"/>
              </w:tcPr>
            </w:tcPrChange>
          </w:tcPr>
          <w:p w14:paraId="5BA9F07A">
            <w:pPr>
              <w:pStyle w:val="58"/>
              <w:ind w:firstLineChars="0"/>
              <w:jc w:val="both"/>
              <w:rPr>
                <w:ins w:id="354" w:author="Theron Tang" w:date="2026-09-28T22:33:00Z"/>
              </w:rPr>
              <w:pPrChange w:id="353" w:author="Theron Tang" w:date="2026-09-28T22:33:00Z">
                <w:pPr>
                  <w:spacing w:line="240" w:lineRule="auto"/>
                  <w:ind w:firstLine="0" w:firstLineChars="0"/>
                </w:pPr>
              </w:pPrChange>
            </w:pPr>
            <w:ins w:id="355" w:author="Theron Tang" w:date="2026-09-28T22:33:00Z">
              <w:r>
                <w:rPr>
                  <w:color w:val="000000"/>
                </w:rPr>
                <w:t>灾害损失与影响快速评估</w:t>
              </w:r>
            </w:ins>
          </w:p>
        </w:tc>
        <w:tc>
          <w:tcPr>
            <w:tcW w:w="1305" w:type="dxa"/>
            <w:tcPrChange w:id="356" w:author="Theron Tang" w:date="2026-09-28T22:35:00Z">
              <w:tcPr>
                <w:tcW w:w="1305" w:type="dxa"/>
                <w:tcMar>
                  <w:top w:w="28" w:type="dxa"/>
                  <w:left w:w="28" w:type="dxa"/>
                  <w:bottom w:w="28" w:type="dxa"/>
                  <w:right w:w="28" w:type="dxa"/>
                </w:tcMar>
                <w:vAlign w:val="center"/>
              </w:tcPr>
            </w:tcPrChange>
          </w:tcPr>
          <w:p w14:paraId="217B6545">
            <w:pPr>
              <w:pStyle w:val="58"/>
              <w:ind w:firstLineChars="0"/>
              <w:jc w:val="both"/>
              <w:rPr>
                <w:ins w:id="358" w:author="Theron Tang" w:date="2026-09-28T22:33:00Z"/>
              </w:rPr>
              <w:pPrChange w:id="357" w:author="Theron Tang" w:date="2026-09-28T22:33:00Z">
                <w:pPr>
                  <w:spacing w:line="240" w:lineRule="auto"/>
                  <w:ind w:firstLine="0" w:firstLineChars="0"/>
                </w:pPr>
              </w:pPrChange>
            </w:pPr>
            <w:ins w:id="359" w:author="Theron Tang" w:date="2026-09-28T22:33:00Z">
              <w:r>
                <w:rPr>
                  <w:color w:val="000000"/>
                </w:rPr>
                <w:t>灾害损失与影响快速评估服务器</w:t>
              </w:r>
            </w:ins>
            <w:ins w:id="360" w:author="Theron Tang" w:date="2026-09-28T22:33:00Z">
              <w:r>
                <w:rPr>
                  <w:rFonts w:hint="eastAsia"/>
                  <w:color w:val="000000"/>
                </w:rPr>
                <w:t>1</w:t>
              </w:r>
            </w:ins>
          </w:p>
        </w:tc>
        <w:tc>
          <w:tcPr>
            <w:tcW w:w="794" w:type="dxa"/>
            <w:tcPrChange w:id="361" w:author="Theron Tang" w:date="2026-09-28T22:35:00Z">
              <w:tcPr>
                <w:tcW w:w="794" w:type="dxa"/>
                <w:tcMar>
                  <w:top w:w="28" w:type="dxa"/>
                  <w:left w:w="28" w:type="dxa"/>
                  <w:bottom w:w="28" w:type="dxa"/>
                  <w:right w:w="28" w:type="dxa"/>
                </w:tcMar>
                <w:vAlign w:val="center"/>
              </w:tcPr>
            </w:tcPrChange>
          </w:tcPr>
          <w:p w14:paraId="15E8BF97">
            <w:pPr>
              <w:pStyle w:val="58"/>
              <w:ind w:firstLineChars="0"/>
              <w:jc w:val="both"/>
              <w:rPr>
                <w:ins w:id="363" w:author="Theron Tang" w:date="2026-09-28T22:33:00Z"/>
              </w:rPr>
              <w:pPrChange w:id="362" w:author="Theron Tang" w:date="2026-09-28T22:33:00Z">
                <w:pPr>
                  <w:spacing w:line="240" w:lineRule="auto"/>
                  <w:ind w:firstLine="0" w:firstLineChars="0"/>
                </w:pPr>
              </w:pPrChange>
            </w:pPr>
            <w:ins w:id="364" w:author="Theron Tang" w:date="2026-09-28T22:33:00Z">
              <w:r>
                <w:rPr>
                  <w:rFonts w:hint="eastAsia"/>
                  <w:color w:val="000000"/>
                </w:rPr>
                <w:t>16</w:t>
              </w:r>
            </w:ins>
            <w:ins w:id="365" w:author="Theron Tang" w:date="2026-09-28T22:33:00Z">
              <w:r>
                <w:rPr>
                  <w:color w:val="000000"/>
                </w:rPr>
                <w:t xml:space="preserve"> vCPU</w:t>
              </w:r>
            </w:ins>
          </w:p>
        </w:tc>
        <w:tc>
          <w:tcPr>
            <w:tcW w:w="737" w:type="dxa"/>
            <w:tcPrChange w:id="366" w:author="Theron Tang" w:date="2026-09-28T22:35:00Z">
              <w:tcPr>
                <w:tcW w:w="737" w:type="dxa"/>
                <w:tcMar>
                  <w:top w:w="28" w:type="dxa"/>
                  <w:left w:w="28" w:type="dxa"/>
                  <w:bottom w:w="28" w:type="dxa"/>
                  <w:right w:w="28" w:type="dxa"/>
                </w:tcMar>
                <w:vAlign w:val="center"/>
              </w:tcPr>
            </w:tcPrChange>
          </w:tcPr>
          <w:p w14:paraId="1D0ACE30">
            <w:pPr>
              <w:pStyle w:val="58"/>
              <w:ind w:firstLineChars="0"/>
              <w:jc w:val="both"/>
              <w:rPr>
                <w:ins w:id="368" w:author="Theron Tang" w:date="2026-09-28T22:33:00Z"/>
              </w:rPr>
              <w:pPrChange w:id="367" w:author="Theron Tang" w:date="2026-09-28T22:33:00Z">
                <w:pPr>
                  <w:spacing w:line="240" w:lineRule="auto"/>
                  <w:ind w:firstLine="0" w:firstLineChars="0"/>
                </w:pPr>
              </w:pPrChange>
            </w:pPr>
            <w:ins w:id="369" w:author="Theron Tang" w:date="2026-09-28T22:33:00Z">
              <w:r>
                <w:rPr>
                  <w:rFonts w:hint="eastAsia"/>
                  <w:color w:val="000000"/>
                </w:rPr>
                <w:t>32</w:t>
              </w:r>
            </w:ins>
            <w:ins w:id="370" w:author="Theron Tang" w:date="2026-09-28T22:33:00Z">
              <w:r>
                <w:rPr>
                  <w:color w:val="000000"/>
                </w:rPr>
                <w:t>GB</w:t>
              </w:r>
            </w:ins>
          </w:p>
        </w:tc>
        <w:tc>
          <w:tcPr>
            <w:tcW w:w="991" w:type="dxa"/>
            <w:tcPrChange w:id="371" w:author="Theron Tang" w:date="2026-09-28T22:35:00Z">
              <w:tcPr>
                <w:tcW w:w="1361" w:type="dxa"/>
                <w:tcMar>
                  <w:top w:w="28" w:type="dxa"/>
                  <w:left w:w="28" w:type="dxa"/>
                  <w:bottom w:w="28" w:type="dxa"/>
                  <w:right w:w="28" w:type="dxa"/>
                </w:tcMar>
                <w:vAlign w:val="center"/>
              </w:tcPr>
            </w:tcPrChange>
          </w:tcPr>
          <w:p w14:paraId="4294C21B">
            <w:pPr>
              <w:pStyle w:val="58"/>
              <w:ind w:firstLineChars="0"/>
              <w:jc w:val="both"/>
              <w:rPr>
                <w:ins w:id="373" w:author="Theron Tang" w:date="2026-09-28T22:33:00Z"/>
              </w:rPr>
              <w:pPrChange w:id="372" w:author="Theron Tang" w:date="2026-09-28T22:33:00Z">
                <w:pPr>
                  <w:spacing w:line="240" w:lineRule="auto"/>
                  <w:ind w:firstLine="0" w:firstLineChars="0"/>
                </w:pPr>
              </w:pPrChange>
            </w:pPr>
            <w:ins w:id="374" w:author="Theron Tang" w:date="2026-09-28T22:33:00Z">
              <w:r>
                <w:rPr>
                  <w:rFonts w:hint="eastAsia"/>
                  <w:color w:val="000000"/>
                </w:rPr>
                <w:t>2000</w:t>
              </w:r>
            </w:ins>
            <w:ins w:id="375" w:author="Theron Tang" w:date="2026-09-28T22:33:00Z">
              <w:r>
                <w:rPr>
                  <w:color w:val="000000"/>
                </w:rPr>
                <w:t>GB块存储</w:t>
              </w:r>
            </w:ins>
          </w:p>
        </w:tc>
        <w:tc>
          <w:tcPr>
            <w:tcW w:w="1105" w:type="dxa"/>
            <w:tcPrChange w:id="376" w:author="Theron Tang" w:date="2026-09-28T22:35:00Z">
              <w:tcPr>
                <w:tcW w:w="1361" w:type="dxa"/>
                <w:tcMar>
                  <w:top w:w="28" w:type="dxa"/>
                  <w:left w:w="28" w:type="dxa"/>
                  <w:bottom w:w="28" w:type="dxa"/>
                  <w:right w:w="28" w:type="dxa"/>
                </w:tcMar>
                <w:vAlign w:val="center"/>
              </w:tcPr>
            </w:tcPrChange>
          </w:tcPr>
          <w:p w14:paraId="5FE76843">
            <w:pPr>
              <w:pStyle w:val="58"/>
              <w:ind w:firstLineChars="0"/>
              <w:jc w:val="both"/>
              <w:rPr>
                <w:ins w:id="378" w:author="Theron Tang" w:date="2026-09-28T22:33:00Z"/>
              </w:rPr>
              <w:pPrChange w:id="377" w:author="Theron Tang" w:date="2026-09-28T22:33:00Z">
                <w:pPr>
                  <w:spacing w:line="240" w:lineRule="auto"/>
                  <w:ind w:firstLine="0" w:firstLineChars="0"/>
                </w:pPr>
              </w:pPrChange>
            </w:pPr>
            <w:ins w:id="379" w:author="Theron Tang" w:date="2026-09-28T22:33:00Z">
              <w:r>
                <w:rPr>
                  <w:color w:val="000000"/>
                </w:rPr>
                <w:t>无</w:t>
              </w:r>
            </w:ins>
          </w:p>
        </w:tc>
        <w:tc>
          <w:tcPr>
            <w:tcW w:w="1728" w:type="dxa"/>
            <w:tcPrChange w:id="380" w:author="Theron Tang" w:date="2026-09-28T22:35:00Z">
              <w:tcPr>
                <w:tcW w:w="2211" w:type="dxa"/>
                <w:tcMar>
                  <w:top w:w="28" w:type="dxa"/>
                  <w:left w:w="28" w:type="dxa"/>
                  <w:bottom w:w="28" w:type="dxa"/>
                  <w:right w:w="28" w:type="dxa"/>
                </w:tcMar>
                <w:vAlign w:val="center"/>
              </w:tcPr>
            </w:tcPrChange>
          </w:tcPr>
          <w:p w14:paraId="4B97C61B">
            <w:pPr>
              <w:pStyle w:val="58"/>
              <w:ind w:firstLineChars="0"/>
              <w:jc w:val="both"/>
              <w:rPr>
                <w:ins w:id="382" w:author="Theron Tang" w:date="2026-09-28T22:33:00Z"/>
              </w:rPr>
              <w:pPrChange w:id="381" w:author="Theron Tang" w:date="2026-09-28T22:33:00Z">
                <w:pPr>
                  <w:spacing w:line="240" w:lineRule="auto"/>
                  <w:ind w:firstLine="0" w:firstLineChars="0"/>
                </w:pPr>
              </w:pPrChange>
            </w:pPr>
            <w:ins w:id="383" w:author="Theron Tang" w:date="2026-09-28T22:33:00Z">
              <w:r>
                <w:rPr>
                  <w:color w:val="000000"/>
                </w:rPr>
                <w:t>部署中间件及可视化平台</w:t>
              </w:r>
            </w:ins>
          </w:p>
        </w:tc>
      </w:tr>
      <w:tr w14:paraId="6EFE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5"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384" w:author="Theron Tang" w:date="2026-09-28T22:33:00Z"/>
          <w:trPrChange w:id="385" w:author="Theron Tang" w:date="2026-09-28T22:35:00Z">
            <w:trPr>
              <w:jc w:val="center"/>
            </w:trPr>
          </w:trPrChange>
        </w:trPr>
        <w:tc>
          <w:tcPr>
            <w:tcW w:w="704" w:type="dxa"/>
            <w:tcPrChange w:id="386" w:author="Theron Tang" w:date="2026-09-28T22:35:00Z">
              <w:tcPr>
                <w:tcW w:w="562" w:type="dxa"/>
                <w:tcMar>
                  <w:top w:w="28" w:type="dxa"/>
                  <w:left w:w="28" w:type="dxa"/>
                  <w:bottom w:w="28" w:type="dxa"/>
                  <w:right w:w="28" w:type="dxa"/>
                </w:tcMar>
                <w:vAlign w:val="center"/>
              </w:tcPr>
            </w:tcPrChange>
          </w:tcPr>
          <w:p w14:paraId="1185D12A">
            <w:pPr>
              <w:pStyle w:val="58"/>
              <w:ind w:firstLineChars="0"/>
              <w:jc w:val="both"/>
              <w:rPr>
                <w:ins w:id="388" w:author="Theron Tang" w:date="2026-09-28T22:33:00Z"/>
                <w:color w:val="000000"/>
              </w:rPr>
              <w:pPrChange w:id="387" w:author="Theron Tang" w:date="2026-09-28T22:33:00Z">
                <w:pPr>
                  <w:spacing w:line="240" w:lineRule="auto"/>
                  <w:ind w:firstLine="0" w:firstLineChars="0"/>
                </w:pPr>
              </w:pPrChange>
            </w:pPr>
            <w:ins w:id="389" w:author="Theron Tang" w:date="2026-09-28T22:33:00Z">
              <w:r>
                <w:rPr>
                  <w:rFonts w:hint="eastAsia"/>
                  <w:color w:val="000000"/>
                </w:rPr>
                <w:t>9</w:t>
              </w:r>
            </w:ins>
          </w:p>
        </w:tc>
        <w:tc>
          <w:tcPr>
            <w:tcW w:w="1418" w:type="dxa"/>
            <w:tcPrChange w:id="390" w:author="Theron Tang" w:date="2026-09-28T22:35:00Z">
              <w:tcPr>
                <w:tcW w:w="1247" w:type="dxa"/>
                <w:tcMar>
                  <w:top w:w="28" w:type="dxa"/>
                  <w:left w:w="28" w:type="dxa"/>
                  <w:bottom w:w="28" w:type="dxa"/>
                  <w:right w:w="28" w:type="dxa"/>
                </w:tcMar>
                <w:vAlign w:val="center"/>
              </w:tcPr>
            </w:tcPrChange>
          </w:tcPr>
          <w:p w14:paraId="55B5EEA8">
            <w:pPr>
              <w:pStyle w:val="58"/>
              <w:ind w:firstLineChars="0"/>
              <w:jc w:val="both"/>
              <w:rPr>
                <w:ins w:id="392" w:author="Theron Tang" w:date="2026-09-28T22:33:00Z"/>
              </w:rPr>
              <w:pPrChange w:id="391" w:author="Theron Tang" w:date="2026-09-28T22:33:00Z">
                <w:pPr>
                  <w:spacing w:line="240" w:lineRule="auto"/>
                  <w:ind w:firstLine="0" w:firstLineChars="0"/>
                </w:pPr>
              </w:pPrChange>
            </w:pPr>
            <w:ins w:id="393" w:author="Theron Tang" w:date="2026-09-28T22:33:00Z">
              <w:r>
                <w:rPr>
                  <w:color w:val="000000"/>
                </w:rPr>
                <w:t>灾害损失与影响快速评估</w:t>
              </w:r>
            </w:ins>
          </w:p>
        </w:tc>
        <w:tc>
          <w:tcPr>
            <w:tcW w:w="1305" w:type="dxa"/>
            <w:tcPrChange w:id="394" w:author="Theron Tang" w:date="2026-09-28T22:35:00Z">
              <w:tcPr>
                <w:tcW w:w="1305" w:type="dxa"/>
                <w:tcMar>
                  <w:top w:w="28" w:type="dxa"/>
                  <w:left w:w="28" w:type="dxa"/>
                  <w:bottom w:w="28" w:type="dxa"/>
                  <w:right w:w="28" w:type="dxa"/>
                </w:tcMar>
                <w:vAlign w:val="center"/>
              </w:tcPr>
            </w:tcPrChange>
          </w:tcPr>
          <w:p w14:paraId="3F9177ED">
            <w:pPr>
              <w:pStyle w:val="58"/>
              <w:ind w:firstLineChars="0"/>
              <w:jc w:val="both"/>
              <w:rPr>
                <w:ins w:id="396" w:author="Theron Tang" w:date="2026-09-28T22:33:00Z"/>
              </w:rPr>
              <w:pPrChange w:id="395" w:author="Theron Tang" w:date="2026-09-28T22:33:00Z">
                <w:pPr>
                  <w:spacing w:line="240" w:lineRule="auto"/>
                  <w:ind w:firstLine="0" w:firstLineChars="0"/>
                </w:pPr>
              </w:pPrChange>
            </w:pPr>
            <w:ins w:id="397" w:author="Theron Tang" w:date="2026-09-28T22:33:00Z">
              <w:r>
                <w:rPr>
                  <w:color w:val="000000"/>
                </w:rPr>
                <w:t>灾害损失与影响快速评估服务器</w:t>
              </w:r>
            </w:ins>
            <w:ins w:id="398" w:author="Theron Tang" w:date="2026-09-28T22:33:00Z">
              <w:r>
                <w:rPr>
                  <w:rFonts w:hint="eastAsia"/>
                  <w:color w:val="000000"/>
                </w:rPr>
                <w:t>2</w:t>
              </w:r>
            </w:ins>
          </w:p>
        </w:tc>
        <w:tc>
          <w:tcPr>
            <w:tcW w:w="794" w:type="dxa"/>
            <w:tcPrChange w:id="399" w:author="Theron Tang" w:date="2026-09-28T22:35:00Z">
              <w:tcPr>
                <w:tcW w:w="794" w:type="dxa"/>
                <w:tcMar>
                  <w:top w:w="28" w:type="dxa"/>
                  <w:left w:w="28" w:type="dxa"/>
                  <w:bottom w:w="28" w:type="dxa"/>
                  <w:right w:w="28" w:type="dxa"/>
                </w:tcMar>
                <w:vAlign w:val="center"/>
              </w:tcPr>
            </w:tcPrChange>
          </w:tcPr>
          <w:p w14:paraId="4AB29138">
            <w:pPr>
              <w:pStyle w:val="58"/>
              <w:ind w:firstLineChars="0"/>
              <w:jc w:val="both"/>
              <w:rPr>
                <w:ins w:id="401" w:author="Theron Tang" w:date="2026-09-28T22:33:00Z"/>
              </w:rPr>
              <w:pPrChange w:id="400" w:author="Theron Tang" w:date="2026-09-28T22:33:00Z">
                <w:pPr>
                  <w:spacing w:line="240" w:lineRule="auto"/>
                  <w:ind w:firstLine="0" w:firstLineChars="0"/>
                </w:pPr>
              </w:pPrChange>
            </w:pPr>
            <w:ins w:id="402" w:author="Theron Tang" w:date="2026-09-28T22:33:00Z">
              <w:r>
                <w:rPr>
                  <w:rFonts w:hint="eastAsia"/>
                  <w:color w:val="000000"/>
                </w:rPr>
                <w:t>16</w:t>
              </w:r>
            </w:ins>
            <w:ins w:id="403" w:author="Theron Tang" w:date="2026-09-28T22:33:00Z">
              <w:r>
                <w:rPr>
                  <w:color w:val="000000"/>
                </w:rPr>
                <w:t xml:space="preserve"> vCPU</w:t>
              </w:r>
            </w:ins>
          </w:p>
        </w:tc>
        <w:tc>
          <w:tcPr>
            <w:tcW w:w="737" w:type="dxa"/>
            <w:tcPrChange w:id="404" w:author="Theron Tang" w:date="2026-09-28T22:35:00Z">
              <w:tcPr>
                <w:tcW w:w="737" w:type="dxa"/>
                <w:tcMar>
                  <w:top w:w="28" w:type="dxa"/>
                  <w:left w:w="28" w:type="dxa"/>
                  <w:bottom w:w="28" w:type="dxa"/>
                  <w:right w:w="28" w:type="dxa"/>
                </w:tcMar>
                <w:vAlign w:val="center"/>
              </w:tcPr>
            </w:tcPrChange>
          </w:tcPr>
          <w:p w14:paraId="3F79EE2E">
            <w:pPr>
              <w:pStyle w:val="58"/>
              <w:ind w:firstLineChars="0"/>
              <w:jc w:val="both"/>
              <w:rPr>
                <w:ins w:id="406" w:author="Theron Tang" w:date="2026-09-28T22:33:00Z"/>
              </w:rPr>
              <w:pPrChange w:id="405" w:author="Theron Tang" w:date="2026-09-28T22:33:00Z">
                <w:pPr>
                  <w:spacing w:line="240" w:lineRule="auto"/>
                  <w:ind w:firstLine="0" w:firstLineChars="0"/>
                </w:pPr>
              </w:pPrChange>
            </w:pPr>
            <w:ins w:id="407" w:author="Theron Tang" w:date="2026-09-28T22:33:00Z">
              <w:r>
                <w:rPr>
                  <w:rFonts w:hint="eastAsia"/>
                  <w:color w:val="000000"/>
                </w:rPr>
                <w:t>32</w:t>
              </w:r>
            </w:ins>
            <w:ins w:id="408" w:author="Theron Tang" w:date="2026-09-28T22:33:00Z">
              <w:r>
                <w:rPr>
                  <w:color w:val="000000"/>
                </w:rPr>
                <w:t>GB</w:t>
              </w:r>
            </w:ins>
          </w:p>
        </w:tc>
        <w:tc>
          <w:tcPr>
            <w:tcW w:w="991" w:type="dxa"/>
            <w:tcPrChange w:id="409" w:author="Theron Tang" w:date="2026-09-28T22:35:00Z">
              <w:tcPr>
                <w:tcW w:w="1361" w:type="dxa"/>
                <w:tcMar>
                  <w:top w:w="28" w:type="dxa"/>
                  <w:left w:w="28" w:type="dxa"/>
                  <w:bottom w:w="28" w:type="dxa"/>
                  <w:right w:w="28" w:type="dxa"/>
                </w:tcMar>
                <w:vAlign w:val="center"/>
              </w:tcPr>
            </w:tcPrChange>
          </w:tcPr>
          <w:p w14:paraId="43B33693">
            <w:pPr>
              <w:pStyle w:val="58"/>
              <w:ind w:firstLineChars="0"/>
              <w:jc w:val="both"/>
              <w:rPr>
                <w:ins w:id="411" w:author="Theron Tang" w:date="2026-09-28T22:33:00Z"/>
              </w:rPr>
              <w:pPrChange w:id="410" w:author="Theron Tang" w:date="2026-09-28T22:33:00Z">
                <w:pPr>
                  <w:spacing w:line="240" w:lineRule="auto"/>
                  <w:ind w:firstLine="0" w:firstLineChars="0"/>
                </w:pPr>
              </w:pPrChange>
            </w:pPr>
            <w:ins w:id="412" w:author="Theron Tang" w:date="2026-09-28T22:33:00Z">
              <w:r>
                <w:rPr>
                  <w:rFonts w:hint="eastAsia"/>
                  <w:color w:val="000000"/>
                </w:rPr>
                <w:t>2</w:t>
              </w:r>
            </w:ins>
            <w:ins w:id="413" w:author="Theron Tang" w:date="2026-09-28T22:33:00Z">
              <w:r>
                <w:rPr>
                  <w:color w:val="000000"/>
                </w:rPr>
                <w:t>,000GB块存储</w:t>
              </w:r>
            </w:ins>
          </w:p>
        </w:tc>
        <w:tc>
          <w:tcPr>
            <w:tcW w:w="1105" w:type="dxa"/>
            <w:tcPrChange w:id="414" w:author="Theron Tang" w:date="2026-09-28T22:35:00Z">
              <w:tcPr>
                <w:tcW w:w="1361" w:type="dxa"/>
                <w:tcMar>
                  <w:top w:w="28" w:type="dxa"/>
                  <w:left w:w="28" w:type="dxa"/>
                  <w:bottom w:w="28" w:type="dxa"/>
                  <w:right w:w="28" w:type="dxa"/>
                </w:tcMar>
                <w:vAlign w:val="center"/>
              </w:tcPr>
            </w:tcPrChange>
          </w:tcPr>
          <w:p w14:paraId="4D417367">
            <w:pPr>
              <w:pStyle w:val="58"/>
              <w:ind w:firstLineChars="0"/>
              <w:jc w:val="both"/>
              <w:rPr>
                <w:ins w:id="416" w:author="Theron Tang" w:date="2026-09-28T22:33:00Z"/>
              </w:rPr>
              <w:pPrChange w:id="415" w:author="Theron Tang" w:date="2026-09-28T22:33:00Z">
                <w:pPr>
                  <w:spacing w:line="240" w:lineRule="auto"/>
                  <w:ind w:firstLine="0" w:firstLineChars="0"/>
                </w:pPr>
              </w:pPrChange>
            </w:pPr>
            <w:ins w:id="417" w:author="Theron Tang" w:date="2026-09-28T22:33:00Z">
              <w:r>
                <w:rPr>
                  <w:color w:val="000000"/>
                </w:rPr>
                <w:t>无</w:t>
              </w:r>
            </w:ins>
          </w:p>
        </w:tc>
        <w:tc>
          <w:tcPr>
            <w:tcW w:w="1728" w:type="dxa"/>
            <w:tcPrChange w:id="418" w:author="Theron Tang" w:date="2026-09-28T22:35:00Z">
              <w:tcPr>
                <w:tcW w:w="2211" w:type="dxa"/>
                <w:tcMar>
                  <w:top w:w="28" w:type="dxa"/>
                  <w:left w:w="28" w:type="dxa"/>
                  <w:bottom w:w="28" w:type="dxa"/>
                  <w:right w:w="28" w:type="dxa"/>
                </w:tcMar>
                <w:vAlign w:val="center"/>
              </w:tcPr>
            </w:tcPrChange>
          </w:tcPr>
          <w:p w14:paraId="62F513A1">
            <w:pPr>
              <w:pStyle w:val="58"/>
              <w:ind w:firstLineChars="0"/>
              <w:jc w:val="both"/>
              <w:rPr>
                <w:ins w:id="420" w:author="Theron Tang" w:date="2026-09-28T22:33:00Z"/>
              </w:rPr>
              <w:pPrChange w:id="419" w:author="Theron Tang" w:date="2026-09-28T22:33:00Z">
                <w:pPr>
                  <w:spacing w:line="240" w:lineRule="auto"/>
                  <w:ind w:firstLine="0" w:firstLineChars="0"/>
                </w:pPr>
              </w:pPrChange>
            </w:pPr>
            <w:ins w:id="421" w:author="Theron Tang" w:date="2026-09-28T22:33:00Z">
              <w:r>
                <w:rPr>
                  <w:color w:val="000000"/>
                </w:rPr>
                <w:t>展示风险评估结果</w:t>
              </w:r>
            </w:ins>
          </w:p>
        </w:tc>
      </w:tr>
      <w:tr w14:paraId="60EB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3" w:author="Theron Tang" w:date="2026-09-28T22:35: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422" w:author="Theron Tang" w:date="2026-09-28T22:33:00Z"/>
          <w:trPrChange w:id="423" w:author="Theron Tang" w:date="2026-09-28T22:35:00Z">
            <w:trPr>
              <w:jc w:val="center"/>
            </w:trPr>
          </w:trPrChange>
        </w:trPr>
        <w:tc>
          <w:tcPr>
            <w:tcW w:w="704" w:type="dxa"/>
            <w:tcPrChange w:id="424" w:author="Theron Tang" w:date="2026-09-28T22:35:00Z">
              <w:tcPr>
                <w:tcW w:w="562" w:type="dxa"/>
                <w:tcMar>
                  <w:top w:w="28" w:type="dxa"/>
                  <w:left w:w="28" w:type="dxa"/>
                  <w:bottom w:w="28" w:type="dxa"/>
                  <w:right w:w="28" w:type="dxa"/>
                </w:tcMar>
                <w:vAlign w:val="center"/>
              </w:tcPr>
            </w:tcPrChange>
          </w:tcPr>
          <w:p w14:paraId="42DDA7C6">
            <w:pPr>
              <w:pStyle w:val="58"/>
              <w:ind w:firstLineChars="0"/>
              <w:jc w:val="both"/>
              <w:rPr>
                <w:ins w:id="426" w:author="Theron Tang" w:date="2026-09-28T22:33:00Z"/>
              </w:rPr>
              <w:pPrChange w:id="425" w:author="Theron Tang" w:date="2026-09-28T22:33:00Z">
                <w:pPr>
                  <w:spacing w:line="240" w:lineRule="auto"/>
                  <w:ind w:firstLine="0" w:firstLineChars="0"/>
                </w:pPr>
              </w:pPrChange>
            </w:pPr>
            <w:ins w:id="427" w:author="Theron Tang" w:date="2026-09-28T22:33:00Z">
              <w:r>
                <w:rPr>
                  <w:rFonts w:hint="eastAsia"/>
                </w:rPr>
                <w:t>10</w:t>
              </w:r>
            </w:ins>
          </w:p>
        </w:tc>
        <w:tc>
          <w:tcPr>
            <w:tcW w:w="1418" w:type="dxa"/>
            <w:tcPrChange w:id="428" w:author="Theron Tang" w:date="2026-09-28T22:35:00Z">
              <w:tcPr>
                <w:tcW w:w="1247" w:type="dxa"/>
                <w:tcMar>
                  <w:top w:w="28" w:type="dxa"/>
                  <w:left w:w="28" w:type="dxa"/>
                  <w:bottom w:w="28" w:type="dxa"/>
                  <w:right w:w="28" w:type="dxa"/>
                </w:tcMar>
                <w:vAlign w:val="center"/>
              </w:tcPr>
            </w:tcPrChange>
          </w:tcPr>
          <w:p w14:paraId="4C7A362A">
            <w:pPr>
              <w:pStyle w:val="58"/>
              <w:ind w:firstLineChars="0"/>
              <w:jc w:val="both"/>
              <w:rPr>
                <w:ins w:id="430" w:author="Theron Tang" w:date="2026-09-28T22:33:00Z"/>
              </w:rPr>
              <w:pPrChange w:id="429" w:author="Theron Tang" w:date="2026-09-28T22:33:00Z">
                <w:pPr>
                  <w:spacing w:line="240" w:lineRule="auto"/>
                  <w:ind w:firstLine="0" w:firstLineChars="0"/>
                </w:pPr>
              </w:pPrChange>
            </w:pPr>
            <w:ins w:id="431" w:author="Theron Tang" w:date="2026-09-28T22:33:00Z">
              <w:r>
                <w:rPr>
                  <w:color w:val="000000"/>
                </w:rPr>
                <w:t>地震数据灾备与大数据管理</w:t>
              </w:r>
            </w:ins>
          </w:p>
        </w:tc>
        <w:tc>
          <w:tcPr>
            <w:tcW w:w="1305" w:type="dxa"/>
            <w:tcPrChange w:id="432" w:author="Theron Tang" w:date="2026-09-28T22:35:00Z">
              <w:tcPr>
                <w:tcW w:w="1305" w:type="dxa"/>
                <w:tcMar>
                  <w:top w:w="28" w:type="dxa"/>
                  <w:left w:w="28" w:type="dxa"/>
                  <w:bottom w:w="28" w:type="dxa"/>
                  <w:right w:w="28" w:type="dxa"/>
                </w:tcMar>
                <w:vAlign w:val="center"/>
              </w:tcPr>
            </w:tcPrChange>
          </w:tcPr>
          <w:p w14:paraId="077CBDEE">
            <w:pPr>
              <w:pStyle w:val="58"/>
              <w:ind w:firstLineChars="0"/>
              <w:jc w:val="both"/>
              <w:rPr>
                <w:ins w:id="434" w:author="Theron Tang" w:date="2026-09-28T22:33:00Z"/>
              </w:rPr>
              <w:pPrChange w:id="433" w:author="Theron Tang" w:date="2026-09-28T22:33:00Z">
                <w:pPr>
                  <w:spacing w:line="240" w:lineRule="auto"/>
                  <w:ind w:firstLine="0" w:firstLineChars="0"/>
                </w:pPr>
              </w:pPrChange>
            </w:pPr>
            <w:ins w:id="435" w:author="Theron Tang" w:date="2026-09-28T22:33:00Z">
              <w:r>
                <w:rPr>
                  <w:rFonts w:hint="eastAsia"/>
                  <w:color w:val="000000"/>
                </w:rPr>
                <w:t>灾备管理服务器</w:t>
              </w:r>
            </w:ins>
          </w:p>
        </w:tc>
        <w:tc>
          <w:tcPr>
            <w:tcW w:w="794" w:type="dxa"/>
            <w:tcPrChange w:id="436" w:author="Theron Tang" w:date="2026-09-28T22:35:00Z">
              <w:tcPr>
                <w:tcW w:w="794" w:type="dxa"/>
                <w:tcMar>
                  <w:top w:w="28" w:type="dxa"/>
                  <w:left w:w="28" w:type="dxa"/>
                  <w:bottom w:w="28" w:type="dxa"/>
                  <w:right w:w="28" w:type="dxa"/>
                </w:tcMar>
                <w:vAlign w:val="center"/>
              </w:tcPr>
            </w:tcPrChange>
          </w:tcPr>
          <w:p w14:paraId="578F10AD">
            <w:pPr>
              <w:pStyle w:val="58"/>
              <w:ind w:firstLineChars="0"/>
              <w:jc w:val="both"/>
              <w:rPr>
                <w:ins w:id="438" w:author="Theron Tang" w:date="2026-09-28T22:33:00Z"/>
              </w:rPr>
              <w:pPrChange w:id="437" w:author="Theron Tang" w:date="2026-09-28T22:33:00Z">
                <w:pPr>
                  <w:spacing w:line="240" w:lineRule="auto"/>
                  <w:ind w:firstLine="0" w:firstLineChars="0"/>
                </w:pPr>
              </w:pPrChange>
            </w:pPr>
            <w:ins w:id="439" w:author="Theron Tang" w:date="2026-09-28T22:33:00Z">
              <w:r>
                <w:rPr>
                  <w:rFonts w:hint="eastAsia"/>
                  <w:color w:val="000000"/>
                </w:rPr>
                <w:t>8</w:t>
              </w:r>
            </w:ins>
            <w:ins w:id="440" w:author="Theron Tang" w:date="2026-09-28T22:33:00Z">
              <w:r>
                <w:rPr>
                  <w:color w:val="000000"/>
                </w:rPr>
                <w:t xml:space="preserve"> vCPU</w:t>
              </w:r>
            </w:ins>
          </w:p>
        </w:tc>
        <w:tc>
          <w:tcPr>
            <w:tcW w:w="737" w:type="dxa"/>
            <w:tcPrChange w:id="441" w:author="Theron Tang" w:date="2026-09-28T22:35:00Z">
              <w:tcPr>
                <w:tcW w:w="737" w:type="dxa"/>
                <w:tcMar>
                  <w:top w:w="28" w:type="dxa"/>
                  <w:left w:w="28" w:type="dxa"/>
                  <w:bottom w:w="28" w:type="dxa"/>
                  <w:right w:w="28" w:type="dxa"/>
                </w:tcMar>
                <w:vAlign w:val="center"/>
              </w:tcPr>
            </w:tcPrChange>
          </w:tcPr>
          <w:p w14:paraId="267FA60D">
            <w:pPr>
              <w:pStyle w:val="58"/>
              <w:ind w:firstLineChars="0"/>
              <w:jc w:val="both"/>
              <w:rPr>
                <w:ins w:id="443" w:author="Theron Tang" w:date="2026-09-28T22:33:00Z"/>
              </w:rPr>
              <w:pPrChange w:id="442" w:author="Theron Tang" w:date="2026-09-28T22:33:00Z">
                <w:pPr>
                  <w:spacing w:line="240" w:lineRule="auto"/>
                  <w:ind w:firstLine="0" w:firstLineChars="0"/>
                </w:pPr>
              </w:pPrChange>
            </w:pPr>
            <w:ins w:id="444" w:author="Theron Tang" w:date="2026-09-28T22:33:00Z">
              <w:r>
                <w:rPr>
                  <w:rFonts w:hint="eastAsia"/>
                  <w:color w:val="000000"/>
                </w:rPr>
                <w:t>16</w:t>
              </w:r>
            </w:ins>
            <w:ins w:id="445" w:author="Theron Tang" w:date="2026-09-28T22:33:00Z">
              <w:r>
                <w:rPr>
                  <w:color w:val="000000"/>
                </w:rPr>
                <w:t>GB</w:t>
              </w:r>
            </w:ins>
          </w:p>
        </w:tc>
        <w:tc>
          <w:tcPr>
            <w:tcW w:w="991" w:type="dxa"/>
            <w:tcPrChange w:id="446" w:author="Theron Tang" w:date="2026-09-28T22:35:00Z">
              <w:tcPr>
                <w:tcW w:w="1361" w:type="dxa"/>
                <w:tcMar>
                  <w:top w:w="28" w:type="dxa"/>
                  <w:left w:w="28" w:type="dxa"/>
                  <w:bottom w:w="28" w:type="dxa"/>
                  <w:right w:w="28" w:type="dxa"/>
                </w:tcMar>
                <w:vAlign w:val="center"/>
              </w:tcPr>
            </w:tcPrChange>
          </w:tcPr>
          <w:p w14:paraId="0A11F51A">
            <w:pPr>
              <w:pStyle w:val="58"/>
              <w:ind w:firstLineChars="0"/>
              <w:jc w:val="both"/>
              <w:rPr>
                <w:ins w:id="448" w:author="Theron Tang" w:date="2026-09-28T22:33:00Z"/>
              </w:rPr>
              <w:pPrChange w:id="447" w:author="Theron Tang" w:date="2026-09-28T22:33:00Z">
                <w:pPr>
                  <w:spacing w:line="240" w:lineRule="auto"/>
                  <w:ind w:firstLine="0" w:firstLineChars="0"/>
                </w:pPr>
              </w:pPrChange>
            </w:pPr>
            <w:ins w:id="449" w:author="Theron Tang" w:date="2026-09-28T22:33:00Z">
              <w:r>
                <w:rPr>
                  <w:color w:val="000000"/>
                </w:rPr>
                <w:t>50,000GB</w:t>
              </w:r>
            </w:ins>
          </w:p>
        </w:tc>
        <w:tc>
          <w:tcPr>
            <w:tcW w:w="1105" w:type="dxa"/>
            <w:tcPrChange w:id="450" w:author="Theron Tang" w:date="2026-09-28T22:35:00Z">
              <w:tcPr>
                <w:tcW w:w="1361" w:type="dxa"/>
                <w:tcMar>
                  <w:top w:w="28" w:type="dxa"/>
                  <w:left w:w="28" w:type="dxa"/>
                  <w:bottom w:w="28" w:type="dxa"/>
                  <w:right w:w="28" w:type="dxa"/>
                </w:tcMar>
                <w:vAlign w:val="center"/>
              </w:tcPr>
            </w:tcPrChange>
          </w:tcPr>
          <w:p w14:paraId="6DF498A5">
            <w:pPr>
              <w:pStyle w:val="58"/>
              <w:ind w:firstLineChars="0"/>
              <w:jc w:val="both"/>
              <w:rPr>
                <w:ins w:id="452" w:author="Theron Tang" w:date="2026-09-28T22:33:00Z"/>
              </w:rPr>
              <w:pPrChange w:id="451" w:author="Theron Tang" w:date="2026-09-28T22:33:00Z">
                <w:pPr>
                  <w:spacing w:line="240" w:lineRule="auto"/>
                  <w:ind w:firstLine="0" w:firstLineChars="0"/>
                </w:pPr>
              </w:pPrChange>
            </w:pPr>
            <w:ins w:id="453" w:author="Theron Tang" w:date="2026-09-28T22:33:00Z">
              <w:r>
                <w:rPr>
                  <w:color w:val="000000"/>
                </w:rPr>
                <w:t>无</w:t>
              </w:r>
            </w:ins>
          </w:p>
        </w:tc>
        <w:tc>
          <w:tcPr>
            <w:tcW w:w="1728" w:type="dxa"/>
            <w:tcPrChange w:id="454" w:author="Theron Tang" w:date="2026-09-28T22:35:00Z">
              <w:tcPr>
                <w:tcW w:w="2211" w:type="dxa"/>
                <w:tcMar>
                  <w:top w:w="28" w:type="dxa"/>
                  <w:left w:w="28" w:type="dxa"/>
                  <w:bottom w:w="28" w:type="dxa"/>
                  <w:right w:w="28" w:type="dxa"/>
                </w:tcMar>
                <w:vAlign w:val="center"/>
              </w:tcPr>
            </w:tcPrChange>
          </w:tcPr>
          <w:p w14:paraId="5B90E69A">
            <w:pPr>
              <w:pStyle w:val="58"/>
              <w:ind w:firstLineChars="0"/>
              <w:jc w:val="both"/>
              <w:rPr>
                <w:ins w:id="456" w:author="Theron Tang" w:date="2026-09-28T22:33:00Z"/>
              </w:rPr>
              <w:pPrChange w:id="455" w:author="Theron Tang" w:date="2026-09-28T22:33:00Z">
                <w:pPr>
                  <w:spacing w:line="240" w:lineRule="auto"/>
                  <w:ind w:firstLine="0" w:firstLineChars="0"/>
                </w:pPr>
              </w:pPrChange>
            </w:pPr>
            <w:ins w:id="457" w:author="Theron Tang" w:date="2026-09-28T22:33:00Z">
              <w:r>
                <w:rPr>
                  <w:color w:val="000000"/>
                </w:rPr>
                <w:t>提供热备、故障切换及数据恢复能力</w:t>
              </w:r>
            </w:ins>
          </w:p>
        </w:tc>
      </w:tr>
    </w:tbl>
    <w:p w14:paraId="3BF8A81C">
      <w:pPr>
        <w:pStyle w:val="106"/>
        <w:rPr>
          <w:rFonts w:hint="eastAsia"/>
        </w:rPr>
      </w:pPr>
    </w:p>
    <w:tbl>
      <w:tblPr>
        <w:tblStyle w:val="3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1708"/>
        <w:gridCol w:w="4772"/>
        <w:gridCol w:w="1318"/>
      </w:tblGrid>
      <w:tr w14:paraId="5BB4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58" w:author="Theron Tang" w:date="2026-09-28T22:35:00Z"/>
        </w:trPr>
        <w:tc>
          <w:tcPr>
            <w:tcW w:w="526" w:type="pct"/>
            <w:shd w:val="clear" w:color="auto" w:fill="D7D7D7" w:themeFill="background1" w:themeFillShade="D8"/>
            <w:vAlign w:val="center"/>
          </w:tcPr>
          <w:p w14:paraId="0226D592">
            <w:pPr>
              <w:pStyle w:val="57"/>
              <w:rPr>
                <w:del w:id="459" w:author="Theron Tang" w:date="2026-09-28T22:35:00Z"/>
              </w:rPr>
            </w:pPr>
            <w:del w:id="460" w:author="Theron Tang" w:date="2026-09-28T22:35:00Z">
              <w:r>
                <w:rPr/>
                <w:delText>序号</w:delText>
              </w:r>
            </w:del>
          </w:p>
        </w:tc>
        <w:tc>
          <w:tcPr>
            <w:tcW w:w="980" w:type="pct"/>
            <w:shd w:val="clear" w:color="auto" w:fill="D7D7D7" w:themeFill="background1" w:themeFillShade="D8"/>
            <w:vAlign w:val="center"/>
          </w:tcPr>
          <w:p w14:paraId="26DC0627">
            <w:pPr>
              <w:pStyle w:val="57"/>
              <w:rPr>
                <w:del w:id="461" w:author="Theron Tang" w:date="2026-09-28T22:35:00Z"/>
              </w:rPr>
            </w:pPr>
            <w:del w:id="462" w:author="Theron Tang" w:date="2026-09-28T22:35:00Z">
              <w:r>
                <w:rPr/>
                <w:delText>硬件名称</w:delText>
              </w:r>
            </w:del>
          </w:p>
        </w:tc>
        <w:tc>
          <w:tcPr>
            <w:tcW w:w="2738" w:type="pct"/>
            <w:shd w:val="clear" w:color="auto" w:fill="D7D7D7" w:themeFill="background1" w:themeFillShade="D8"/>
            <w:vAlign w:val="center"/>
          </w:tcPr>
          <w:p w14:paraId="61E4BDEA">
            <w:pPr>
              <w:pStyle w:val="57"/>
              <w:rPr>
                <w:del w:id="463" w:author="Theron Tang" w:date="2026-09-28T22:35:00Z"/>
              </w:rPr>
            </w:pPr>
            <w:del w:id="464" w:author="Theron Tang" w:date="2026-09-28T22:35:00Z">
              <w:r>
                <w:rPr/>
                <w:delText>主要配置描述</w:delText>
              </w:r>
            </w:del>
          </w:p>
        </w:tc>
        <w:tc>
          <w:tcPr>
            <w:tcW w:w="756" w:type="pct"/>
            <w:shd w:val="clear" w:color="auto" w:fill="D7D7D7" w:themeFill="background1" w:themeFillShade="D8"/>
            <w:vAlign w:val="center"/>
          </w:tcPr>
          <w:p w14:paraId="1F56B03F">
            <w:pPr>
              <w:pStyle w:val="57"/>
              <w:rPr>
                <w:del w:id="465" w:author="Theron Tang" w:date="2026-09-28T22:35:00Z"/>
              </w:rPr>
            </w:pPr>
            <w:del w:id="466" w:author="Theron Tang" w:date="2026-09-28T22:35:00Z">
              <w:r>
                <w:rPr/>
                <w:delText>数量(台)</w:delText>
              </w:r>
            </w:del>
          </w:p>
        </w:tc>
      </w:tr>
      <w:tr w14:paraId="06DD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67" w:author="Theron Tang" w:date="2026-09-28T22:35:00Z"/>
        </w:trPr>
        <w:tc>
          <w:tcPr>
            <w:tcW w:w="526" w:type="pct"/>
            <w:vAlign w:val="center"/>
          </w:tcPr>
          <w:p w14:paraId="2A1B9BD1">
            <w:pPr>
              <w:pStyle w:val="58"/>
              <w:rPr>
                <w:del w:id="468" w:author="Theron Tang" w:date="2026-09-28T22:35:00Z"/>
              </w:rPr>
            </w:pPr>
            <w:del w:id="469" w:author="Theron Tang" w:date="2026-09-28T22:35:00Z">
              <w:bookmarkStart w:id="243" w:name="_Hlk118899940"/>
              <w:r>
                <w:rPr>
                  <w:rFonts w:hint="eastAsia"/>
                </w:rPr>
                <w:delText>1</w:delText>
              </w:r>
            </w:del>
          </w:p>
        </w:tc>
        <w:tc>
          <w:tcPr>
            <w:tcW w:w="980" w:type="pct"/>
            <w:vMerge w:val="restart"/>
            <w:vAlign w:val="center"/>
          </w:tcPr>
          <w:p w14:paraId="003563B1">
            <w:pPr>
              <w:pStyle w:val="58"/>
              <w:rPr>
                <w:del w:id="470" w:author="Theron Tang" w:date="2026-09-28T22:35:00Z"/>
              </w:rPr>
            </w:pPr>
            <w:del w:id="471" w:author="Theron Tang" w:date="2026-09-28T22:35:00Z">
              <w:r>
                <w:rPr>
                  <w:rFonts w:hint="eastAsia"/>
                </w:rPr>
                <w:delText>计算服务器</w:delText>
              </w:r>
            </w:del>
          </w:p>
        </w:tc>
        <w:tc>
          <w:tcPr>
            <w:tcW w:w="2738" w:type="pct"/>
            <w:vAlign w:val="center"/>
          </w:tcPr>
          <w:p w14:paraId="1B3E2AB6">
            <w:pPr>
              <w:pStyle w:val="58"/>
              <w:rPr>
                <w:del w:id="472" w:author="Theron Tang" w:date="2026-09-28T22:35:00Z"/>
              </w:rPr>
            </w:pPr>
            <w:del w:id="473" w:author="Theron Tang" w:date="2026-09-28T22:35:00Z">
              <w:r>
                <w:rPr>
                  <w:rFonts w:hint="eastAsia"/>
                </w:rPr>
                <w:delText>地面站数据预处理与分析子系统：cpu24核，内存256G，存储32768GB</w:delText>
              </w:r>
            </w:del>
          </w:p>
        </w:tc>
        <w:tc>
          <w:tcPr>
            <w:tcW w:w="756" w:type="pct"/>
            <w:vAlign w:val="center"/>
          </w:tcPr>
          <w:p w14:paraId="3AF93E71">
            <w:pPr>
              <w:pStyle w:val="58"/>
              <w:rPr>
                <w:del w:id="474" w:author="Theron Tang" w:date="2026-09-28T22:35:00Z"/>
              </w:rPr>
            </w:pPr>
            <w:del w:id="475" w:author="Theron Tang" w:date="2026-09-28T22:35:00Z">
              <w:r>
                <w:rPr>
                  <w:rFonts w:hint="eastAsia"/>
                </w:rPr>
                <w:delText>1</w:delText>
              </w:r>
            </w:del>
          </w:p>
        </w:tc>
      </w:tr>
      <w:bookmarkEnd w:id="243"/>
      <w:tr w14:paraId="72E0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del w:id="476" w:author="Theron Tang" w:date="2026-09-28T22:35:00Z"/>
        </w:trPr>
        <w:tc>
          <w:tcPr>
            <w:tcW w:w="526" w:type="pct"/>
            <w:vAlign w:val="center"/>
          </w:tcPr>
          <w:p w14:paraId="73872E3B">
            <w:pPr>
              <w:pStyle w:val="58"/>
              <w:rPr>
                <w:del w:id="477" w:author="Theron Tang" w:date="2026-09-28T22:35:00Z"/>
              </w:rPr>
            </w:pPr>
            <w:del w:id="478" w:author="Theron Tang" w:date="2026-09-28T22:35:00Z">
              <w:r>
                <w:rPr>
                  <w:rFonts w:hint="eastAsia"/>
                </w:rPr>
                <w:delText>2</w:delText>
              </w:r>
            </w:del>
          </w:p>
        </w:tc>
        <w:tc>
          <w:tcPr>
            <w:tcW w:w="980" w:type="pct"/>
            <w:vMerge w:val="continue"/>
            <w:vAlign w:val="center"/>
          </w:tcPr>
          <w:p w14:paraId="24057849">
            <w:pPr>
              <w:pStyle w:val="58"/>
              <w:rPr>
                <w:del w:id="479" w:author="Theron Tang" w:date="2026-09-28T22:35:00Z"/>
              </w:rPr>
            </w:pPr>
          </w:p>
        </w:tc>
        <w:tc>
          <w:tcPr>
            <w:tcW w:w="2738" w:type="pct"/>
            <w:vAlign w:val="center"/>
          </w:tcPr>
          <w:p w14:paraId="00E43CE6">
            <w:pPr>
              <w:pStyle w:val="58"/>
              <w:rPr>
                <w:del w:id="480" w:author="Theron Tang" w:date="2026-09-28T22:35:00Z"/>
              </w:rPr>
            </w:pPr>
            <w:del w:id="481" w:author="Theron Tang" w:date="2026-09-28T22:35:00Z">
              <w:r>
                <w:rPr>
                  <w:rFonts w:hint="eastAsia"/>
                </w:rPr>
                <w:delText>地震风险区域监测子系统：cpu16核，内存32G，存储5120GB</w:delText>
              </w:r>
            </w:del>
          </w:p>
        </w:tc>
        <w:tc>
          <w:tcPr>
            <w:tcW w:w="756" w:type="pct"/>
            <w:vAlign w:val="center"/>
          </w:tcPr>
          <w:p w14:paraId="4F00F5C2">
            <w:pPr>
              <w:pStyle w:val="58"/>
              <w:rPr>
                <w:del w:id="482" w:author="Theron Tang" w:date="2026-09-28T22:35:00Z"/>
              </w:rPr>
            </w:pPr>
            <w:del w:id="483" w:author="Theron Tang" w:date="2026-09-28T22:35:00Z">
              <w:r>
                <w:rPr>
                  <w:rFonts w:hint="eastAsia"/>
                </w:rPr>
                <w:delText>1</w:delText>
              </w:r>
            </w:del>
          </w:p>
        </w:tc>
      </w:tr>
      <w:tr w14:paraId="2FD5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84" w:author="Theron Tang" w:date="2026-09-28T22:35:00Z"/>
        </w:trPr>
        <w:tc>
          <w:tcPr>
            <w:tcW w:w="526" w:type="pct"/>
            <w:vAlign w:val="center"/>
          </w:tcPr>
          <w:p w14:paraId="38426D7B">
            <w:pPr>
              <w:pStyle w:val="58"/>
              <w:rPr>
                <w:del w:id="485" w:author="Theron Tang" w:date="2026-09-28T22:35:00Z"/>
              </w:rPr>
            </w:pPr>
            <w:del w:id="486" w:author="Theron Tang" w:date="2026-09-28T22:35:00Z">
              <w:r>
                <w:rPr>
                  <w:rFonts w:hint="eastAsia"/>
                </w:rPr>
                <w:delText>3</w:delText>
              </w:r>
            </w:del>
          </w:p>
        </w:tc>
        <w:tc>
          <w:tcPr>
            <w:tcW w:w="980" w:type="pct"/>
            <w:vMerge w:val="continue"/>
            <w:vAlign w:val="center"/>
          </w:tcPr>
          <w:p w14:paraId="676EC798">
            <w:pPr>
              <w:pStyle w:val="58"/>
              <w:rPr>
                <w:del w:id="487" w:author="Theron Tang" w:date="2026-09-28T22:35:00Z"/>
              </w:rPr>
            </w:pPr>
          </w:p>
        </w:tc>
        <w:tc>
          <w:tcPr>
            <w:tcW w:w="2738" w:type="pct"/>
            <w:vAlign w:val="center"/>
          </w:tcPr>
          <w:p w14:paraId="1FEC101A">
            <w:pPr>
              <w:pStyle w:val="58"/>
              <w:rPr>
                <w:del w:id="488" w:author="Theron Tang" w:date="2026-09-28T22:35:00Z"/>
              </w:rPr>
            </w:pPr>
            <w:del w:id="489" w:author="Theron Tang" w:date="2026-09-28T22:35:00Z">
              <w:r>
                <w:rPr/>
                <w:delText>地震中短期宏观异常监测子系统</w:delText>
              </w:r>
            </w:del>
            <w:del w:id="490" w:author="Theron Tang" w:date="2026-09-28T22:35:00Z">
              <w:r>
                <w:rPr>
                  <w:rFonts w:hint="eastAsia"/>
                </w:rPr>
                <w:delText>：cpu64核，内存128G，存储</w:delText>
              </w:r>
            </w:del>
            <w:del w:id="491" w:author="Theron Tang" w:date="2026-09-28T22:35:00Z">
              <w:r>
                <w:rPr/>
                <w:delText>15000</w:delText>
              </w:r>
            </w:del>
            <w:del w:id="492" w:author="Theron Tang" w:date="2026-09-28T22:35:00Z">
              <w:r>
                <w:rPr>
                  <w:rFonts w:hint="eastAsia"/>
                </w:rPr>
                <w:delText>GB，GPU/NPU资源（图形渲染）</w:delText>
              </w:r>
            </w:del>
          </w:p>
        </w:tc>
        <w:tc>
          <w:tcPr>
            <w:tcW w:w="756" w:type="pct"/>
            <w:vAlign w:val="center"/>
          </w:tcPr>
          <w:p w14:paraId="3E326EEA">
            <w:pPr>
              <w:pStyle w:val="58"/>
              <w:rPr>
                <w:del w:id="493" w:author="Theron Tang" w:date="2026-09-28T22:35:00Z"/>
              </w:rPr>
            </w:pPr>
            <w:del w:id="494" w:author="Theron Tang" w:date="2026-09-28T22:35:00Z">
              <w:r>
                <w:rPr>
                  <w:rFonts w:hint="eastAsia"/>
                </w:rPr>
                <w:delText>1</w:delText>
              </w:r>
            </w:del>
          </w:p>
        </w:tc>
      </w:tr>
      <w:tr w14:paraId="3D17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5" w:author="Theron Tang" w:date="2026-09-28T22:35:00Z"/>
        </w:trPr>
        <w:tc>
          <w:tcPr>
            <w:tcW w:w="526" w:type="pct"/>
            <w:vAlign w:val="center"/>
          </w:tcPr>
          <w:p w14:paraId="3CF4416D">
            <w:pPr>
              <w:pStyle w:val="58"/>
              <w:rPr>
                <w:del w:id="496" w:author="Theron Tang" w:date="2026-09-28T22:35:00Z"/>
              </w:rPr>
            </w:pPr>
            <w:del w:id="497" w:author="Theron Tang" w:date="2026-09-28T22:35:00Z">
              <w:r>
                <w:rPr>
                  <w:rFonts w:hint="eastAsia"/>
                </w:rPr>
                <w:delText>4</w:delText>
              </w:r>
            </w:del>
          </w:p>
        </w:tc>
        <w:tc>
          <w:tcPr>
            <w:tcW w:w="980" w:type="pct"/>
            <w:vMerge w:val="continue"/>
            <w:vAlign w:val="center"/>
          </w:tcPr>
          <w:p w14:paraId="017EB86F">
            <w:pPr>
              <w:pStyle w:val="58"/>
              <w:rPr>
                <w:del w:id="498" w:author="Theron Tang" w:date="2026-09-28T22:35:00Z"/>
              </w:rPr>
            </w:pPr>
          </w:p>
        </w:tc>
        <w:tc>
          <w:tcPr>
            <w:tcW w:w="2738" w:type="pct"/>
            <w:vAlign w:val="center"/>
          </w:tcPr>
          <w:p w14:paraId="757638E3">
            <w:pPr>
              <w:pStyle w:val="58"/>
              <w:rPr>
                <w:del w:id="499" w:author="Theron Tang" w:date="2026-09-28T22:35:00Z"/>
              </w:rPr>
            </w:pPr>
            <w:del w:id="500" w:author="Theron Tang" w:date="2026-09-28T22:35:00Z">
              <w:r>
                <w:rPr/>
                <w:delText>地震灾害损失与影响快速风险评估子系统</w:delText>
              </w:r>
            </w:del>
            <w:del w:id="501" w:author="Theron Tang" w:date="2026-09-28T22:35:00Z">
              <w:r>
                <w:rPr>
                  <w:rFonts w:hint="eastAsia"/>
                </w:rPr>
                <w:delText>：cpu64核，内存128G，存储</w:delText>
              </w:r>
            </w:del>
            <w:del w:id="502" w:author="Theron Tang" w:date="2026-09-28T22:35:00Z">
              <w:r>
                <w:rPr/>
                <w:delText>15000</w:delText>
              </w:r>
            </w:del>
            <w:del w:id="503" w:author="Theron Tang" w:date="2026-09-28T22:35:00Z">
              <w:r>
                <w:rPr>
                  <w:rFonts w:hint="eastAsia"/>
                </w:rPr>
                <w:delText>GB，GPU/NPU资源（AI模型推理）</w:delText>
              </w:r>
            </w:del>
          </w:p>
        </w:tc>
        <w:tc>
          <w:tcPr>
            <w:tcW w:w="756" w:type="pct"/>
            <w:vAlign w:val="center"/>
          </w:tcPr>
          <w:p w14:paraId="53715001">
            <w:pPr>
              <w:pStyle w:val="58"/>
              <w:rPr>
                <w:del w:id="504" w:author="Theron Tang" w:date="2026-09-28T22:35:00Z"/>
              </w:rPr>
            </w:pPr>
            <w:del w:id="505" w:author="Theron Tang" w:date="2026-09-28T22:35:00Z">
              <w:r>
                <w:rPr>
                  <w:rFonts w:hint="eastAsia"/>
                </w:rPr>
                <w:delText>1</w:delText>
              </w:r>
            </w:del>
          </w:p>
        </w:tc>
      </w:tr>
      <w:tr w14:paraId="22D8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6" w:author="Theron Tang" w:date="2026-09-28T22:35:00Z"/>
        </w:trPr>
        <w:tc>
          <w:tcPr>
            <w:tcW w:w="526" w:type="pct"/>
            <w:vAlign w:val="center"/>
          </w:tcPr>
          <w:p w14:paraId="3B1452B3">
            <w:pPr>
              <w:pStyle w:val="58"/>
              <w:rPr>
                <w:del w:id="507" w:author="Theron Tang" w:date="2026-09-28T22:35:00Z"/>
              </w:rPr>
            </w:pPr>
            <w:del w:id="508" w:author="Theron Tang" w:date="2026-09-28T22:35:00Z">
              <w:r>
                <w:rPr>
                  <w:rFonts w:hint="eastAsia"/>
                </w:rPr>
                <w:delText>5</w:delText>
              </w:r>
            </w:del>
          </w:p>
        </w:tc>
        <w:tc>
          <w:tcPr>
            <w:tcW w:w="980" w:type="pct"/>
            <w:vMerge w:val="restart"/>
            <w:vAlign w:val="center"/>
          </w:tcPr>
          <w:p w14:paraId="15B563D6">
            <w:pPr>
              <w:pStyle w:val="58"/>
              <w:rPr>
                <w:del w:id="509" w:author="Theron Tang" w:date="2026-09-28T22:35:00Z"/>
              </w:rPr>
            </w:pPr>
            <w:del w:id="510" w:author="Theron Tang" w:date="2026-09-28T22:35:00Z">
              <w:r>
                <w:rPr>
                  <w:rFonts w:hint="eastAsia"/>
                </w:rPr>
                <w:delText>数据库服务器</w:delText>
              </w:r>
            </w:del>
          </w:p>
        </w:tc>
        <w:tc>
          <w:tcPr>
            <w:tcW w:w="2738" w:type="pct"/>
            <w:vAlign w:val="center"/>
          </w:tcPr>
          <w:p w14:paraId="6AC3D52B">
            <w:pPr>
              <w:pStyle w:val="58"/>
              <w:rPr>
                <w:del w:id="511" w:author="Theron Tang" w:date="2026-09-28T22:35:00Z"/>
              </w:rPr>
            </w:pPr>
            <w:del w:id="512" w:author="Theron Tang" w:date="2026-09-28T22:35:00Z">
              <w:r>
                <w:rPr>
                  <w:rFonts w:hint="eastAsia"/>
                </w:rPr>
                <w:delText>地面站数据预处理与分析子系统：cpu24核，内存64G，存储10248GB</w:delText>
              </w:r>
            </w:del>
          </w:p>
        </w:tc>
        <w:tc>
          <w:tcPr>
            <w:tcW w:w="756" w:type="pct"/>
            <w:vAlign w:val="center"/>
          </w:tcPr>
          <w:p w14:paraId="75D5B6F2">
            <w:pPr>
              <w:pStyle w:val="58"/>
              <w:rPr>
                <w:del w:id="513" w:author="Theron Tang" w:date="2026-09-28T22:35:00Z"/>
              </w:rPr>
            </w:pPr>
            <w:del w:id="514" w:author="Theron Tang" w:date="2026-09-28T22:35:00Z">
              <w:r>
                <w:rPr>
                  <w:rFonts w:hint="eastAsia"/>
                </w:rPr>
                <w:delText>1</w:delText>
              </w:r>
            </w:del>
          </w:p>
        </w:tc>
      </w:tr>
      <w:tr w14:paraId="47B9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15" w:author="Theron Tang" w:date="2026-09-28T22:35:00Z"/>
        </w:trPr>
        <w:tc>
          <w:tcPr>
            <w:tcW w:w="526" w:type="pct"/>
            <w:vAlign w:val="center"/>
          </w:tcPr>
          <w:p w14:paraId="6377FC5D">
            <w:pPr>
              <w:pStyle w:val="58"/>
              <w:rPr>
                <w:del w:id="516" w:author="Theron Tang" w:date="2026-09-28T22:35:00Z"/>
              </w:rPr>
            </w:pPr>
            <w:del w:id="517" w:author="Theron Tang" w:date="2026-09-28T22:35:00Z">
              <w:r>
                <w:rPr>
                  <w:rFonts w:hint="eastAsia"/>
                </w:rPr>
                <w:delText>6</w:delText>
              </w:r>
            </w:del>
          </w:p>
        </w:tc>
        <w:tc>
          <w:tcPr>
            <w:tcW w:w="980" w:type="pct"/>
            <w:vMerge w:val="continue"/>
            <w:vAlign w:val="center"/>
          </w:tcPr>
          <w:p w14:paraId="0D196609">
            <w:pPr>
              <w:pStyle w:val="58"/>
              <w:rPr>
                <w:del w:id="518" w:author="Theron Tang" w:date="2026-09-28T22:35:00Z"/>
              </w:rPr>
            </w:pPr>
          </w:p>
        </w:tc>
        <w:tc>
          <w:tcPr>
            <w:tcW w:w="2738" w:type="pct"/>
            <w:vAlign w:val="center"/>
          </w:tcPr>
          <w:p w14:paraId="226C307A">
            <w:pPr>
              <w:pStyle w:val="58"/>
              <w:rPr>
                <w:del w:id="519" w:author="Theron Tang" w:date="2026-09-28T22:35:00Z"/>
              </w:rPr>
            </w:pPr>
            <w:del w:id="520" w:author="Theron Tang" w:date="2026-09-28T22:35:00Z">
              <w:r>
                <w:rPr/>
                <w:delText>地震数据灾备与大数据管理子系统</w:delText>
              </w:r>
            </w:del>
            <w:del w:id="521" w:author="Theron Tang" w:date="2026-09-28T22:35:00Z">
              <w:r>
                <w:rPr>
                  <w:rFonts w:hint="eastAsia"/>
                </w:rPr>
                <w:delText>：cpu16核，内存32G，存储50</w:delText>
              </w:r>
            </w:del>
            <w:del w:id="522" w:author="Theron Tang" w:date="2026-09-28T22:35:00Z">
              <w:r>
                <w:rPr/>
                <w:delText>000</w:delText>
              </w:r>
            </w:del>
            <w:del w:id="523" w:author="Theron Tang" w:date="2026-09-28T22:35:00Z">
              <w:r>
                <w:rPr>
                  <w:rFonts w:hint="eastAsia"/>
                </w:rPr>
                <w:delText>GB</w:delText>
              </w:r>
            </w:del>
          </w:p>
        </w:tc>
        <w:tc>
          <w:tcPr>
            <w:tcW w:w="756" w:type="pct"/>
            <w:vAlign w:val="center"/>
          </w:tcPr>
          <w:p w14:paraId="2B8C7D8E">
            <w:pPr>
              <w:pStyle w:val="58"/>
              <w:rPr>
                <w:del w:id="524" w:author="Theron Tang" w:date="2026-09-28T22:35:00Z"/>
              </w:rPr>
            </w:pPr>
            <w:del w:id="525" w:author="Theron Tang" w:date="2026-09-28T22:35:00Z">
              <w:r>
                <w:rPr>
                  <w:rFonts w:hint="eastAsia"/>
                </w:rPr>
                <w:delText>1</w:delText>
              </w:r>
            </w:del>
          </w:p>
        </w:tc>
      </w:tr>
      <w:tr w14:paraId="0751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26" w:author="Theron Tang" w:date="2026-09-28T22:35:00Z"/>
        </w:trPr>
        <w:tc>
          <w:tcPr>
            <w:tcW w:w="526" w:type="pct"/>
            <w:vAlign w:val="center"/>
          </w:tcPr>
          <w:p w14:paraId="330ED422">
            <w:pPr>
              <w:pStyle w:val="58"/>
              <w:rPr>
                <w:del w:id="527" w:author="Theron Tang" w:date="2026-09-28T22:35:00Z"/>
              </w:rPr>
            </w:pPr>
            <w:del w:id="528" w:author="Theron Tang" w:date="2026-09-28T22:35:00Z">
              <w:r>
                <w:rPr>
                  <w:rFonts w:hint="eastAsia"/>
                </w:rPr>
                <w:delText>7</w:delText>
              </w:r>
            </w:del>
          </w:p>
        </w:tc>
        <w:tc>
          <w:tcPr>
            <w:tcW w:w="980" w:type="pct"/>
            <w:vMerge w:val="continue"/>
            <w:vAlign w:val="center"/>
          </w:tcPr>
          <w:p w14:paraId="5AECF6A4">
            <w:pPr>
              <w:pStyle w:val="58"/>
              <w:rPr>
                <w:del w:id="529" w:author="Theron Tang" w:date="2026-09-28T22:35:00Z"/>
              </w:rPr>
            </w:pPr>
          </w:p>
        </w:tc>
        <w:tc>
          <w:tcPr>
            <w:tcW w:w="2738" w:type="pct"/>
            <w:vAlign w:val="center"/>
          </w:tcPr>
          <w:p w14:paraId="4FBEC6B2">
            <w:pPr>
              <w:pStyle w:val="58"/>
              <w:rPr>
                <w:del w:id="530" w:author="Theron Tang" w:date="2026-09-28T22:35:00Z"/>
              </w:rPr>
            </w:pPr>
            <w:del w:id="531" w:author="Theron Tang" w:date="2026-09-28T22:35:00Z">
              <w:r>
                <w:rPr/>
                <w:delText>地震数据灾备与大数据管理子系统</w:delText>
              </w:r>
            </w:del>
            <w:del w:id="532" w:author="Theron Tang" w:date="2026-09-28T22:35:00Z">
              <w:r>
                <w:rPr>
                  <w:rFonts w:hint="eastAsia"/>
                </w:rPr>
                <w:delText>：cpu16核，内存32G，存储20</w:delText>
              </w:r>
            </w:del>
            <w:del w:id="533" w:author="Theron Tang" w:date="2026-09-28T22:35:00Z">
              <w:r>
                <w:rPr/>
                <w:delText>000</w:delText>
              </w:r>
            </w:del>
            <w:del w:id="534" w:author="Theron Tang" w:date="2026-09-28T22:35:00Z">
              <w:r>
                <w:rPr>
                  <w:rFonts w:hint="eastAsia"/>
                </w:rPr>
                <w:delText>GB</w:delText>
              </w:r>
            </w:del>
          </w:p>
        </w:tc>
        <w:tc>
          <w:tcPr>
            <w:tcW w:w="756" w:type="pct"/>
            <w:vAlign w:val="center"/>
          </w:tcPr>
          <w:p w14:paraId="64D981B0">
            <w:pPr>
              <w:pStyle w:val="58"/>
              <w:rPr>
                <w:del w:id="535" w:author="Theron Tang" w:date="2026-09-28T22:35:00Z"/>
              </w:rPr>
            </w:pPr>
            <w:del w:id="536" w:author="Theron Tang" w:date="2026-09-28T22:35:00Z">
              <w:r>
                <w:rPr>
                  <w:rFonts w:hint="eastAsia"/>
                </w:rPr>
                <w:delText>1</w:delText>
              </w:r>
            </w:del>
          </w:p>
        </w:tc>
      </w:tr>
      <w:tr w14:paraId="2501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7" w:author="Theron Tang" w:date="2026-09-28T22:35:00Z"/>
        </w:trPr>
        <w:tc>
          <w:tcPr>
            <w:tcW w:w="526" w:type="pct"/>
            <w:vAlign w:val="center"/>
          </w:tcPr>
          <w:p w14:paraId="513C0FEA">
            <w:pPr>
              <w:pStyle w:val="58"/>
              <w:rPr>
                <w:del w:id="538" w:author="Theron Tang" w:date="2026-09-28T22:35:00Z"/>
              </w:rPr>
            </w:pPr>
            <w:del w:id="539" w:author="Theron Tang" w:date="2026-09-28T22:35:00Z">
              <w:r>
                <w:rPr>
                  <w:rFonts w:hint="eastAsia"/>
                </w:rPr>
                <w:delText>8</w:delText>
              </w:r>
            </w:del>
          </w:p>
        </w:tc>
        <w:tc>
          <w:tcPr>
            <w:tcW w:w="980" w:type="pct"/>
            <w:vAlign w:val="center"/>
          </w:tcPr>
          <w:p w14:paraId="083B6DCF">
            <w:pPr>
              <w:pStyle w:val="58"/>
              <w:rPr>
                <w:del w:id="540" w:author="Theron Tang" w:date="2026-09-28T22:35:00Z"/>
              </w:rPr>
            </w:pPr>
            <w:del w:id="541" w:author="Theron Tang" w:date="2026-09-28T22:35:00Z">
              <w:r>
                <w:rPr>
                  <w:rFonts w:hint="eastAsia"/>
                </w:rPr>
                <w:delText>存储服务器</w:delText>
              </w:r>
            </w:del>
          </w:p>
        </w:tc>
        <w:tc>
          <w:tcPr>
            <w:tcW w:w="2738" w:type="pct"/>
            <w:vAlign w:val="center"/>
          </w:tcPr>
          <w:p w14:paraId="6AF063F5">
            <w:pPr>
              <w:pStyle w:val="58"/>
              <w:rPr>
                <w:del w:id="542" w:author="Theron Tang" w:date="2026-09-28T22:35:00Z"/>
              </w:rPr>
            </w:pPr>
            <w:del w:id="543" w:author="Theron Tang" w:date="2026-09-28T22:35:00Z">
              <w:r>
                <w:rPr>
                  <w:rFonts w:hint="eastAsia"/>
                </w:rPr>
                <w:delText>地面站数据预处理与分析子系统：cpu16核，内存32G，存储32768GB</w:delText>
              </w:r>
            </w:del>
          </w:p>
        </w:tc>
        <w:tc>
          <w:tcPr>
            <w:tcW w:w="756" w:type="pct"/>
            <w:vAlign w:val="center"/>
          </w:tcPr>
          <w:p w14:paraId="23378BF7">
            <w:pPr>
              <w:pStyle w:val="58"/>
              <w:rPr>
                <w:del w:id="544" w:author="Theron Tang" w:date="2026-09-28T22:35:00Z"/>
              </w:rPr>
            </w:pPr>
            <w:del w:id="545" w:author="Theron Tang" w:date="2026-09-28T22:35:00Z">
              <w:r>
                <w:rPr>
                  <w:rFonts w:hint="eastAsia"/>
                </w:rPr>
                <w:delText>1</w:delText>
              </w:r>
            </w:del>
          </w:p>
        </w:tc>
      </w:tr>
      <w:tr w14:paraId="7018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46" w:author="Theron Tang" w:date="2026-09-28T22:35:00Z"/>
        </w:trPr>
        <w:tc>
          <w:tcPr>
            <w:tcW w:w="526" w:type="pct"/>
            <w:vAlign w:val="center"/>
          </w:tcPr>
          <w:p w14:paraId="3F072D32">
            <w:pPr>
              <w:pStyle w:val="58"/>
              <w:rPr>
                <w:del w:id="547" w:author="Theron Tang" w:date="2026-09-28T22:35:00Z"/>
              </w:rPr>
            </w:pPr>
            <w:del w:id="548" w:author="Theron Tang" w:date="2026-09-28T22:35:00Z">
              <w:r>
                <w:rPr>
                  <w:rFonts w:hint="eastAsia"/>
                </w:rPr>
                <w:delText>9</w:delText>
              </w:r>
            </w:del>
          </w:p>
        </w:tc>
        <w:tc>
          <w:tcPr>
            <w:tcW w:w="980" w:type="pct"/>
            <w:vMerge w:val="restart"/>
            <w:vAlign w:val="center"/>
          </w:tcPr>
          <w:p w14:paraId="115DB1C1">
            <w:pPr>
              <w:pStyle w:val="58"/>
              <w:rPr>
                <w:del w:id="549" w:author="Theron Tang" w:date="2026-09-28T22:35:00Z"/>
              </w:rPr>
            </w:pPr>
            <w:del w:id="550" w:author="Theron Tang" w:date="2026-09-28T22:35:00Z">
              <w:r>
                <w:rPr>
                  <w:rFonts w:hint="eastAsia"/>
                </w:rPr>
                <w:delText>应用服务器</w:delText>
              </w:r>
            </w:del>
          </w:p>
        </w:tc>
        <w:tc>
          <w:tcPr>
            <w:tcW w:w="2738" w:type="pct"/>
            <w:vAlign w:val="center"/>
          </w:tcPr>
          <w:p w14:paraId="527903BE">
            <w:pPr>
              <w:pStyle w:val="58"/>
              <w:rPr>
                <w:del w:id="551" w:author="Theron Tang" w:date="2026-09-28T22:35:00Z"/>
              </w:rPr>
            </w:pPr>
            <w:del w:id="552" w:author="Theron Tang" w:date="2026-09-28T22:35:00Z">
              <w:r>
                <w:rPr/>
                <w:delText>地震中短期宏观异常监测子系统</w:delText>
              </w:r>
            </w:del>
            <w:del w:id="553" w:author="Theron Tang" w:date="2026-09-28T22:35:00Z">
              <w:r>
                <w:rPr>
                  <w:rFonts w:hint="eastAsia"/>
                </w:rPr>
                <w:delText>：cpu32核，内存64G，存储200</w:delText>
              </w:r>
            </w:del>
            <w:del w:id="554" w:author="Theron Tang" w:date="2026-09-28T22:35:00Z">
              <w:r>
                <w:rPr/>
                <w:delText>0</w:delText>
              </w:r>
            </w:del>
            <w:del w:id="555" w:author="Theron Tang" w:date="2026-09-28T22:35:00Z">
              <w:r>
                <w:rPr>
                  <w:rFonts w:hint="eastAsia"/>
                </w:rPr>
                <w:delText>GB</w:delText>
              </w:r>
            </w:del>
          </w:p>
        </w:tc>
        <w:tc>
          <w:tcPr>
            <w:tcW w:w="756" w:type="pct"/>
            <w:vAlign w:val="center"/>
          </w:tcPr>
          <w:p w14:paraId="07916692">
            <w:pPr>
              <w:pStyle w:val="58"/>
              <w:rPr>
                <w:del w:id="556" w:author="Theron Tang" w:date="2026-09-28T22:35:00Z"/>
              </w:rPr>
            </w:pPr>
            <w:del w:id="557" w:author="Theron Tang" w:date="2026-09-28T22:35:00Z">
              <w:r>
                <w:rPr>
                  <w:rFonts w:hint="eastAsia"/>
                </w:rPr>
                <w:delText>1</w:delText>
              </w:r>
            </w:del>
          </w:p>
        </w:tc>
      </w:tr>
      <w:tr w14:paraId="74DC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8" w:author="Theron Tang" w:date="2026-09-28T22:35:00Z"/>
        </w:trPr>
        <w:tc>
          <w:tcPr>
            <w:tcW w:w="526" w:type="pct"/>
            <w:vAlign w:val="center"/>
          </w:tcPr>
          <w:p w14:paraId="7AF1A133">
            <w:pPr>
              <w:pStyle w:val="58"/>
              <w:rPr>
                <w:del w:id="559" w:author="Theron Tang" w:date="2026-09-28T22:35:00Z"/>
              </w:rPr>
            </w:pPr>
            <w:del w:id="560" w:author="Theron Tang" w:date="2026-09-28T22:35:00Z">
              <w:r>
                <w:rPr>
                  <w:rFonts w:hint="eastAsia"/>
                </w:rPr>
                <w:delText>10</w:delText>
              </w:r>
            </w:del>
          </w:p>
        </w:tc>
        <w:tc>
          <w:tcPr>
            <w:tcW w:w="980" w:type="pct"/>
            <w:vMerge w:val="continue"/>
            <w:vAlign w:val="center"/>
          </w:tcPr>
          <w:p w14:paraId="22C22C12">
            <w:pPr>
              <w:pStyle w:val="58"/>
              <w:rPr>
                <w:del w:id="561" w:author="Theron Tang" w:date="2026-09-28T22:35:00Z"/>
              </w:rPr>
            </w:pPr>
          </w:p>
        </w:tc>
        <w:tc>
          <w:tcPr>
            <w:tcW w:w="2738" w:type="pct"/>
            <w:vAlign w:val="center"/>
          </w:tcPr>
          <w:p w14:paraId="0E2182D6">
            <w:pPr>
              <w:pStyle w:val="58"/>
              <w:rPr>
                <w:del w:id="562" w:author="Theron Tang" w:date="2026-09-28T22:35:00Z"/>
              </w:rPr>
            </w:pPr>
            <w:del w:id="563" w:author="Theron Tang" w:date="2026-09-28T22:35:00Z">
              <w:r>
                <w:rPr/>
                <w:delText>地震灾害损失与影响快速风险评估子系统</w:delText>
              </w:r>
            </w:del>
            <w:del w:id="564" w:author="Theron Tang" w:date="2026-09-28T22:35:00Z">
              <w:r>
                <w:rPr>
                  <w:rFonts w:hint="eastAsia"/>
                </w:rPr>
                <w:delText>：cpu32核，内存64G，存储</w:delText>
              </w:r>
            </w:del>
            <w:del w:id="565" w:author="Theron Tang" w:date="2026-09-28T22:35:00Z">
              <w:r>
                <w:rPr/>
                <w:delText>1000</w:delText>
              </w:r>
            </w:del>
            <w:del w:id="566" w:author="Theron Tang" w:date="2026-09-28T22:35:00Z">
              <w:r>
                <w:rPr>
                  <w:rFonts w:hint="eastAsia"/>
                </w:rPr>
                <w:delText>GB</w:delText>
              </w:r>
            </w:del>
          </w:p>
        </w:tc>
        <w:tc>
          <w:tcPr>
            <w:tcW w:w="756" w:type="pct"/>
            <w:vAlign w:val="center"/>
          </w:tcPr>
          <w:p w14:paraId="36A50C7B">
            <w:pPr>
              <w:pStyle w:val="58"/>
              <w:rPr>
                <w:del w:id="567" w:author="Theron Tang" w:date="2026-09-28T22:35:00Z"/>
              </w:rPr>
            </w:pPr>
            <w:del w:id="568" w:author="Theron Tang" w:date="2026-09-28T22:35:00Z">
              <w:r>
                <w:rPr>
                  <w:rFonts w:hint="eastAsia"/>
                </w:rPr>
                <w:delText>1</w:delText>
              </w:r>
            </w:del>
          </w:p>
        </w:tc>
      </w:tr>
      <w:bookmarkEnd w:id="237"/>
      <w:bookmarkEnd w:id="238"/>
      <w:bookmarkEnd w:id="239"/>
      <w:bookmarkEnd w:id="240"/>
    </w:tbl>
    <w:p w14:paraId="4F447E7D">
      <w:pPr>
        <w:pStyle w:val="5"/>
      </w:pPr>
      <w:bookmarkStart w:id="244" w:name="_Toc83307876"/>
      <w:bookmarkStart w:id="245" w:name="_Toc20668"/>
      <w:bookmarkStart w:id="246" w:name="_Toc240550107"/>
      <w:bookmarkStart w:id="247" w:name="_Toc80174584"/>
      <w:bookmarkStart w:id="248" w:name="_Toc220368489"/>
      <w:bookmarkStart w:id="249" w:name="_Toc84690461"/>
      <w:r>
        <w:rPr>
          <w:rFonts w:hint="eastAsia"/>
        </w:rPr>
        <w:t>执行方案（SYC-PZX</w:t>
      </w:r>
      <w:r>
        <w:t>-ZXFA</w:t>
      </w:r>
      <w:r>
        <w:rPr>
          <w:rFonts w:hint="eastAsia"/>
        </w:rPr>
        <w:t>）</w:t>
      </w:r>
      <w:bookmarkEnd w:id="244"/>
      <w:bookmarkEnd w:id="245"/>
      <w:bookmarkEnd w:id="246"/>
      <w:bookmarkEnd w:id="247"/>
      <w:bookmarkEnd w:id="248"/>
      <w:bookmarkEnd w:id="249"/>
    </w:p>
    <w:p w14:paraId="11B56BBD">
      <w:pPr>
        <w:pStyle w:val="6"/>
      </w:pPr>
      <w:bookmarkStart w:id="250" w:name="_Toc83307877"/>
      <w:bookmarkStart w:id="251" w:name="_Toc78297038"/>
      <w:bookmarkStart w:id="252" w:name="_Toc84690462"/>
      <w:bookmarkStart w:id="253" w:name="_Toc80174585"/>
      <w:bookmarkStart w:id="254" w:name="_Toc16236"/>
      <w:r>
        <w:rPr>
          <w:rFonts w:hint="eastAsia"/>
        </w:rPr>
        <w:t>业务流程设计</w:t>
      </w:r>
      <w:bookmarkEnd w:id="250"/>
      <w:bookmarkEnd w:id="251"/>
      <w:bookmarkEnd w:id="252"/>
      <w:bookmarkEnd w:id="253"/>
      <w:bookmarkEnd w:id="254"/>
    </w:p>
    <w:p w14:paraId="77F2DB78">
      <w:pPr>
        <w:ind w:firstLine="480"/>
      </w:pPr>
      <w:r>
        <w:rPr>
          <w:rFonts w:hint="eastAsia"/>
        </w:rPr>
        <w:t>通过地震遥感数据预处理，形成卫星遥感数据成果，提供地震中短期宏观异常监测子系统、地震风险区域监测子系统、地震灾害损失与影响快速风险评估子系统进行各类监测、分析、评估，形成地震学数据产品成果。将地震学数据产品成果统一在地震数据灾备与大数据管理系统进行存储管理，再提供防灾减灾大数据可视化子系统进行多维融合展示，满足地震专题数据专业、直观、高效的展示浏览。</w:t>
      </w:r>
    </w:p>
    <w:p w14:paraId="3ADA7212">
      <w:pPr>
        <w:pStyle w:val="59"/>
      </w:pPr>
      <w:r>
        <w:object>
          <v:shape id="_x0000_i1029" o:spt="75" type="#_x0000_t75" style="height:568.65pt;width:417.3pt;" o:ole="t" filled="f" o:preferrelative="t" stroked="f" coordsize="21600,21600">
            <v:path/>
            <v:fill on="f" focussize="0,0"/>
            <v:stroke on="f" joinstyle="miter"/>
            <v:imagedata r:id="rId38" o:title=""/>
            <o:lock v:ext="edit" aspectratio="t"/>
            <w10:wrap type="none"/>
            <w10:anchorlock/>
          </v:shape>
          <o:OLEObject Type="Embed" ProgID="Visio.Drawing.15" ShapeID="_x0000_i1029" DrawAspect="Icon" ObjectID="_1468075729" r:id="rId37">
            <o:LockedField>false</o:LockedField>
          </o:OLEObject>
        </w:object>
      </w:r>
    </w:p>
    <w:p w14:paraId="6956F088">
      <w:pPr>
        <w:pStyle w:val="110"/>
        <w:rPr>
          <w:rFonts w:hint="eastAsia"/>
        </w:rPr>
      </w:pPr>
      <w:bookmarkStart w:id="255" w:name="_Toc240550008"/>
      <w:r>
        <w:t>图</w:t>
      </w:r>
      <w:r>
        <w:fldChar w:fldCharType="begin"/>
      </w:r>
      <w:r>
        <w:instrText xml:space="preserve"> STYLEREF 1 \s </w:instrText>
      </w:r>
      <w:r>
        <w:rPr>
          <w:rFonts w:hint="eastAsia"/>
        </w:rPr>
        <w:fldChar w:fldCharType="separate"/>
      </w:r>
      <w:r>
        <w:rPr>
          <w:rFonts w:hint="eastAsia"/>
        </w:rPr>
        <w:t>4</w:t>
      </w:r>
      <w:r>
        <w:fldChar w:fldCharType="end"/>
      </w:r>
      <w:r>
        <w:rPr>
          <w:rFonts w:hint="eastAsia"/>
        </w:rPr>
        <w:t>-</w:t>
      </w:r>
      <w:r>
        <w:fldChar w:fldCharType="begin"/>
      </w:r>
      <w:r>
        <w:instrText xml:space="preserve"> SEQ 图 \* ARABIC \s 1 </w:instrText>
      </w:r>
      <w:r>
        <w:fldChar w:fldCharType="separate"/>
      </w:r>
      <w:r>
        <w:rPr>
          <w:rFonts w:hint="eastAsia"/>
        </w:rPr>
        <w:t>2</w:t>
      </w:r>
      <w:r>
        <w:fldChar w:fldCharType="end"/>
      </w:r>
      <w:r>
        <w:rPr>
          <w:rFonts w:hint="eastAsia"/>
        </w:rPr>
        <w:t>卫星遥感软件业务流程设计图</w:t>
      </w:r>
      <w:bookmarkEnd w:id="255"/>
    </w:p>
    <w:p w14:paraId="475682FF">
      <w:pPr>
        <w:pStyle w:val="6"/>
      </w:pPr>
      <w:r>
        <w:rPr>
          <w:rFonts w:hint="eastAsia"/>
        </w:rPr>
        <w:t>地面站数据预处理与分析子系统业务流程</w:t>
      </w:r>
    </w:p>
    <w:p w14:paraId="5CEC5890">
      <w:pPr>
        <w:ind w:firstLine="480"/>
      </w:pPr>
      <w:r>
        <w:rPr>
          <w:rFonts w:hint="eastAsia"/>
        </w:rPr>
        <w:t>系统运行流程首先从数据接收质控管理软件对遥感原始数据进行接入和管理。对遥感数据、卫片数据、产品数据和信息数据进行分类存储、检索和更新，确保数据的完整性和可用性。随后，数据通过生产车间进行处理和生产，生产车间包括工具、固定生产线和自定义生产线，可以根据需求灵活配置数据处理流程，完成数据的预处理、分析和生成，形成标准化或定制化的数据产品。生产成果数据存储至数据接收质控管理软件进行存储，系统可以提供对外接口服务、产品生产与管理服务、质检与清洗服务、数据可视化服务、数据传输服务、数据库管理服务、数据处理服务、生产工具管理服务及生产线管理服务，确保数据产品的高效利用和服务的多样化需求。最后，整个系统通过系统管理模块进行统一监管，包括用户管理、权限管理、日志管理和资源管理，确保系统的安全性、稳定性和高效运行。</w:t>
      </w:r>
    </w:p>
    <w:p w14:paraId="720E63AD">
      <w:pPr>
        <w:pStyle w:val="59"/>
        <w:rPr>
          <w:color w:val="C00000"/>
        </w:rPr>
      </w:pPr>
      <w:r>
        <w:object>
          <v:shape id="_x0000_i1030" o:spt="75" type="#_x0000_t75" style="height:618.1pt;width:390.35pt;" o:ole="t" filled="f" o:preferrelative="t" stroked="f" coordsize="21600,21600">
            <v:path/>
            <v:fill on="f" focussize="0,0"/>
            <v:stroke on="f" joinstyle="miter"/>
            <v:imagedata r:id="rId40" o:title=""/>
            <o:lock v:ext="edit" aspectratio="f"/>
            <w10:wrap type="none"/>
            <w10:anchorlock/>
          </v:shape>
          <o:OLEObject Type="Embed" ProgID="Visio.Drawing.15" ShapeID="_x0000_i1030" DrawAspect="Content" ObjectID="_1468075730" r:id="rId39">
            <o:LockedField>false</o:LockedField>
          </o:OLEObject>
        </w:object>
      </w:r>
    </w:p>
    <w:p w14:paraId="2D12DC1C">
      <w:pPr>
        <w:pStyle w:val="110"/>
        <w:rPr>
          <w:rFonts w:hint="eastAsia"/>
        </w:rPr>
      </w:pPr>
      <w:bookmarkStart w:id="256" w:name="_Toc24055000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r>
        <w:rPr>
          <w:rFonts w:hint="eastAsia"/>
        </w:rPr>
        <w:t>地面站数据预处理子系统业务流程图</w:t>
      </w:r>
      <w:bookmarkEnd w:id="256"/>
    </w:p>
    <w:p w14:paraId="4792E62E">
      <w:pPr>
        <w:pStyle w:val="6"/>
      </w:pPr>
      <w:r>
        <w:rPr>
          <w:rFonts w:hint="eastAsia"/>
        </w:rPr>
        <w:t>地震风险区域监测子系统业务流程</w:t>
      </w:r>
    </w:p>
    <w:p w14:paraId="69953B8A">
      <w:pPr>
        <w:ind w:firstLine="480"/>
      </w:pPr>
      <w:r>
        <w:t>系统</w:t>
      </w:r>
      <w:r>
        <w:rPr>
          <w:rFonts w:hint="eastAsia"/>
        </w:rPr>
        <w:t>接入外部系统（数据接收指控管理软件）传入的InSAR预处理成果，</w:t>
      </w:r>
      <w:r>
        <w:t>通过差分多源融合和时序多源融合技术，将多轨道、多平台的SAR数据源在雷达视线方向的形变结果转换为地表准三维形变结果。系统对三维形变数据进行分析处理，提取形变特征信息，并通过图层管理功能对分析结果进行发布和删除操作。系统支持工程文件的管理，包括新建、打开和编辑地灾工程文件，并对工程内容进行定位。在隐患识别与管理方面，系统允许用户在地图上绘制隐患图斑，编辑图斑信息，并通过参数调整自动识别隐患区域，实现地质灾害的定期更新和隐患信息列表的生成，同时支持采用形变时序和剖面分析工具对时序监测数据进行分析，为灾害预警和管理提供决策支持。新增需求基于光学影像做形变分析，考虑将光学影像分析工具MicMac集成进子系统中，正在进一步测试集成难度。</w:t>
      </w:r>
    </w:p>
    <w:p w14:paraId="1D1A0C41">
      <w:pPr>
        <w:pStyle w:val="59"/>
      </w:pPr>
      <w:r>
        <w:object>
          <v:shape id="_x0000_i1031" o:spt="75" type="#_x0000_t75" style="height:608.8pt;width:325.2pt;" o:ole="t" filled="f" o:preferrelative="t" stroked="f" coordsize="21600,21600">
            <v:path/>
            <v:fill on="f" focussize="0,0"/>
            <v:stroke on="f" joinstyle="miter"/>
            <v:imagedata r:id="rId42" o:title=""/>
            <o:lock v:ext="edit" aspectratio="f"/>
            <w10:wrap type="none"/>
            <w10:anchorlock/>
          </v:shape>
          <o:OLEObject Type="Embed" ProgID="Visio.Drawing.15" ShapeID="_x0000_i1031" DrawAspect="Content" ObjectID="_1468075731" r:id="rId41">
            <o:LockedField>false</o:LockedField>
          </o:OLEObject>
        </w:object>
      </w:r>
    </w:p>
    <w:p w14:paraId="0B54DB67">
      <w:pPr>
        <w:pStyle w:val="110"/>
        <w:rPr>
          <w:rFonts w:hint="eastAsia"/>
        </w:rPr>
      </w:pPr>
      <w:bookmarkStart w:id="257" w:name="_Toc24055001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r>
        <w:rPr>
          <w:rFonts w:hint="eastAsia"/>
        </w:rPr>
        <w:t>地震风险区域监测子系统业务流程图</w:t>
      </w:r>
      <w:bookmarkEnd w:id="257"/>
    </w:p>
    <w:p w14:paraId="5171C453">
      <w:pPr>
        <w:pStyle w:val="6"/>
      </w:pPr>
      <w:r>
        <w:rPr>
          <w:rFonts w:hint="eastAsia"/>
        </w:rPr>
        <w:t>地震中短期宏观异常监测子系统业务流程</w:t>
      </w:r>
    </w:p>
    <w:p w14:paraId="1485900D">
      <w:pPr>
        <w:ind w:firstLine="480"/>
      </w:pPr>
      <w:r>
        <w:t>地震中短期宏观异常监测子系统通过接入实时地震异常信息，进行实时信息监测及异常监测状态监控，保障异常监测的持续性。其中，异常特征指热异常在时间、空间、强度维度的核心表现，具体包括时间上的非周期性持续、空间上的局地聚集性、强度上的显著增幅。通过地震热异常特征参数管理支撑，</w:t>
      </w:r>
      <w:r>
        <w:rPr>
          <w:rFonts w:hint="eastAsia"/>
        </w:rPr>
        <w:t>基于国产卫星数据</w:t>
      </w:r>
      <w:r>
        <w:t>FY-4、FY-3构造背景</w:t>
      </w:r>
      <w:r>
        <w:rPr>
          <w:rFonts w:hint="eastAsia"/>
        </w:rPr>
        <w:t>场，</w:t>
      </w:r>
      <w:r>
        <w:t>结合历史地震前兆数据，系统进行地震热异常信息识别和提取。提取过程中通过双重验证确保针对性：一是排除气候干扰（日降水量不低于50mm、月均温波动超过±2℃以上的热信号标记为非地震异常），二是排除人为热源（工业厂区、城市热岛等已知非构造热信号通过地理信息库剔除）。在此基础上进一步进行地震异常相关性分析，通过时间维度（与历史地震“异常-发震”时间差匹配）、空间维度（位于构造断裂带或地震敏感区）、强度维度（与历史地震前兆异常强度阈值比对）三个维度的综合研判，分析得出地震热异常特征范围，分析得到的热异常数据均可进行下载。对于告警的异常信息及时推送至异常监测人员，通过对异常点各维度数据的分析，异常监测人员需要对异常点属性进行标记（确认异常或非异常）</w:t>
      </w:r>
      <w:r>
        <w:rPr>
          <w:rFonts w:hint="eastAsia"/>
        </w:rPr>
        <w:t>。</w:t>
      </w:r>
    </w:p>
    <w:p w14:paraId="62F40BC7">
      <w:pPr>
        <w:pStyle w:val="59"/>
      </w:pPr>
      <w:r>
        <w:object>
          <v:shape id="_x0000_i1032" o:spt="75" type="#_x0000_t75" style="height:600.5pt;width:409.45pt;" o:ole="t" filled="f" o:preferrelative="t" stroked="f" coordsize="21600,21600">
            <v:path/>
            <v:fill on="f" focussize="0,0"/>
            <v:stroke on="f" joinstyle="miter"/>
            <v:imagedata r:id="rId44" o:title=""/>
            <o:lock v:ext="edit" aspectratio="t"/>
            <w10:wrap type="none"/>
            <w10:anchorlock/>
          </v:shape>
          <o:OLEObject Type="Embed" ProgID="Visio.Drawing.15" ShapeID="_x0000_i1032" DrawAspect="Icon" ObjectID="_1468075732" r:id="rId43">
            <o:LockedField>false</o:LockedField>
          </o:OLEObject>
        </w:object>
      </w:r>
    </w:p>
    <w:p w14:paraId="4774AEF4">
      <w:pPr>
        <w:pStyle w:val="110"/>
        <w:rPr>
          <w:rFonts w:hint="eastAsia"/>
        </w:rPr>
      </w:pPr>
      <w:bookmarkStart w:id="258" w:name="_Toc24055001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w:t>
      </w:r>
      <w:r>
        <w:rPr>
          <w:rFonts w:hint="eastAsia"/>
        </w:rPr>
        <w:fldChar w:fldCharType="end"/>
      </w:r>
      <w:r>
        <w:rPr>
          <w:rFonts w:hint="eastAsia"/>
        </w:rPr>
        <w:t>地震中短期宏观异常监测子系统业务流程图</w:t>
      </w:r>
      <w:bookmarkEnd w:id="258"/>
    </w:p>
    <w:p w14:paraId="6268A26D">
      <w:pPr>
        <w:pStyle w:val="6"/>
      </w:pPr>
      <w:r>
        <w:rPr>
          <w:rFonts w:hint="eastAsia"/>
        </w:rPr>
        <w:t>地震灾害损失与影响快速风险评估子系统业务流程</w:t>
      </w:r>
    </w:p>
    <w:p w14:paraId="632C1CFE">
      <w:pPr>
        <w:ind w:firstLine="480"/>
      </w:pPr>
      <w:r>
        <w:rPr>
          <w:rFonts w:hint="eastAsia"/>
        </w:rPr>
        <w:t>该系统首先通过数据接收质控管理软件获取光学影像数据、气象数据、地质数据、历史地震数据、人口/经济/建筑结构化数据。然后，这些数据会经过数据预处理阶段，包括数据清洗与标准化、特征提取以及模型选择与加载等步骤。接下来是模型训练与验证的过程，这一步是为了确保所选模型的准确性和可靠性。</w:t>
      </w:r>
    </w:p>
    <w:p w14:paraId="2E611D9B">
      <w:pPr>
        <w:ind w:firstLine="480"/>
      </w:pPr>
      <w:r>
        <w:rPr>
          <w:rFonts w:hint="eastAsia"/>
        </w:rPr>
        <w:t>在进行风险评估时，系统会判断是否需要进行实时评估。如果是的话，它会采用快速风险评估模式；如果不是，则会进入详细分析模式。无论哪种模式，最终都会生成一份风险评估报告。</w:t>
      </w:r>
    </w:p>
    <w:p w14:paraId="5EB99B46">
      <w:pPr>
        <w:ind w:firstLine="480"/>
      </w:pPr>
      <w:r>
        <w:rPr>
          <w:rFonts w:hint="eastAsia"/>
        </w:rPr>
        <w:t>最后，这份报告会被用于可视化展示、数据报表生成以及预警信息推送等工作。所有这些步骤完成后，结果将被分发并存档以供后续参考和使用。</w:t>
      </w:r>
    </w:p>
    <w:p w14:paraId="1186AFB6">
      <w:pPr>
        <w:ind w:firstLine="0" w:firstLineChars="0"/>
        <w:jc w:val="center"/>
      </w:pPr>
      <w:r>
        <w:object>
          <v:shape id="_x0000_i1033" o:spt="75" type="#_x0000_t75" style="height:607.85pt;width:294.35pt;" o:ole="t" filled="f" o:preferrelative="t" stroked="f" coordsize="21600,21600">
            <v:path/>
            <v:fill on="f" focussize="0,0"/>
            <v:stroke on="f" joinstyle="miter"/>
            <v:imagedata r:id="rId46" o:title=""/>
            <o:lock v:ext="edit" aspectratio="t"/>
            <w10:wrap type="none"/>
            <w10:anchorlock/>
          </v:shape>
          <o:OLEObject Type="Embed" ProgID="Visio.Drawing.15" ShapeID="_x0000_i1033" DrawAspect="Icon" ObjectID="_1468075733" r:id="rId45">
            <o:LockedField>false</o:LockedField>
          </o:OLEObject>
        </w:object>
      </w:r>
    </w:p>
    <w:p w14:paraId="770FA671">
      <w:pPr>
        <w:spacing w:before="120" w:beforeLines="50" w:after="120" w:afterLines="50" w:line="240" w:lineRule="auto"/>
        <w:ind w:firstLine="0" w:firstLineChars="0"/>
        <w:jc w:val="center"/>
        <w:rPr>
          <w:b/>
          <w:sz w:val="21"/>
          <w:szCs w:val="21"/>
        </w:rPr>
      </w:pPr>
      <w:r>
        <w:rPr>
          <w:rFonts w:hint="eastAsia"/>
          <w:b/>
          <w:sz w:val="21"/>
          <w:szCs w:val="21"/>
        </w:rPr>
        <w:t>图</w:t>
      </w:r>
      <w:r>
        <w:rPr>
          <w:rFonts w:hint="eastAsia"/>
          <w:b/>
          <w:sz w:val="21"/>
          <w:szCs w:val="21"/>
        </w:rPr>
        <w:fldChar w:fldCharType="begin"/>
      </w:r>
      <w:r>
        <w:rPr>
          <w:rFonts w:hint="eastAsia"/>
          <w:b/>
          <w:sz w:val="21"/>
          <w:szCs w:val="21"/>
        </w:rPr>
        <w:instrText xml:space="preserve"> STYLEREF 1 \s </w:instrText>
      </w:r>
      <w:r>
        <w:rPr>
          <w:rFonts w:hint="eastAsia"/>
          <w:b/>
          <w:sz w:val="21"/>
          <w:szCs w:val="21"/>
        </w:rPr>
        <w:fldChar w:fldCharType="separate"/>
      </w:r>
      <w:r>
        <w:rPr>
          <w:b/>
          <w:sz w:val="21"/>
          <w:szCs w:val="21"/>
        </w:rPr>
        <w:t>4</w:t>
      </w:r>
      <w:r>
        <w:rPr>
          <w:rFonts w:hint="eastAsia"/>
          <w:b/>
          <w:sz w:val="21"/>
          <w:szCs w:val="21"/>
        </w:rPr>
        <w:fldChar w:fldCharType="end"/>
      </w:r>
      <w:r>
        <w:rPr>
          <w:rFonts w:hint="eastAsia"/>
          <w:b/>
          <w:sz w:val="21"/>
          <w:szCs w:val="21"/>
        </w:rPr>
        <w:t>-</w:t>
      </w:r>
      <w:r>
        <w:rPr>
          <w:rFonts w:hint="eastAsia"/>
          <w:b/>
          <w:sz w:val="21"/>
          <w:szCs w:val="21"/>
        </w:rPr>
        <w:fldChar w:fldCharType="begin"/>
      </w:r>
      <w:r>
        <w:rPr>
          <w:rFonts w:hint="eastAsia"/>
          <w:b/>
          <w:sz w:val="21"/>
          <w:szCs w:val="21"/>
        </w:rPr>
        <w:instrText xml:space="preserve"> SEQ 图 \* ARABIC \s 1 </w:instrText>
      </w:r>
      <w:r>
        <w:rPr>
          <w:rFonts w:hint="eastAsia"/>
          <w:b/>
          <w:sz w:val="21"/>
          <w:szCs w:val="21"/>
        </w:rPr>
        <w:fldChar w:fldCharType="separate"/>
      </w:r>
      <w:r>
        <w:rPr>
          <w:b/>
          <w:sz w:val="21"/>
          <w:szCs w:val="21"/>
        </w:rPr>
        <w:t>6</w:t>
      </w:r>
      <w:r>
        <w:rPr>
          <w:rFonts w:hint="eastAsia"/>
          <w:b/>
          <w:sz w:val="21"/>
          <w:szCs w:val="21"/>
        </w:rPr>
        <w:fldChar w:fldCharType="end"/>
      </w:r>
      <w:r>
        <w:rPr>
          <w:rFonts w:hint="eastAsia"/>
          <w:b/>
          <w:sz w:val="21"/>
          <w:szCs w:val="21"/>
        </w:rPr>
        <w:t>地震灾害损失与影响快速风险评估子系统业务流程图</w:t>
      </w:r>
    </w:p>
    <w:p w14:paraId="2E712846">
      <w:pPr>
        <w:pStyle w:val="6"/>
      </w:pPr>
      <w:r>
        <w:rPr>
          <w:rFonts w:hint="eastAsia"/>
        </w:rPr>
        <w:t>地震数据灾备与大数据管理子系统业务流程</w:t>
      </w:r>
    </w:p>
    <w:p w14:paraId="4622DC92">
      <w:pPr>
        <w:ind w:firstLine="480"/>
      </w:pPr>
      <w:r>
        <w:rPr>
          <w:rFonts w:hint="eastAsia"/>
        </w:rPr>
        <w:t>该系统首先接收来自数据接收质控管理软件的观测数据，以及软件内部其他子系统产出的成果数据。这些数据被整合到系统中后，首先进行数据资源的入库和更新工作。</w:t>
      </w:r>
    </w:p>
    <w:p w14:paraId="4274B065">
      <w:pPr>
        <w:ind w:firstLine="480"/>
      </w:pPr>
      <w:r>
        <w:rPr>
          <w:rFonts w:hint="eastAsia"/>
        </w:rPr>
        <w:t>接下来，系统会对数据进行资源池管理和元数据维护，以确保数据的完整性和可用性。同时，为了防止数据丢失或损坏，还会进行地震数据备份的操作。</w:t>
      </w:r>
    </w:p>
    <w:p w14:paraId="119FE6FD">
      <w:pPr>
        <w:ind w:firstLine="480"/>
      </w:pPr>
      <w:r>
        <w:rPr>
          <w:rFonts w:hint="eastAsia"/>
        </w:rPr>
        <w:t>在数据目录管理的环节中，系统会对所有的数据进行分类和组织，以便于后续的查询和检索服务。当接收到数据查询请求时，系统会根据授权情况进行数据分发，确保只有授权的用户才能访问相应的数据。</w:t>
      </w:r>
    </w:p>
    <w:p w14:paraId="3E6D38A6">
      <w:pPr>
        <w:ind w:firstLine="480"/>
      </w:pPr>
      <w:r>
        <w:rPr>
          <w:rFonts w:hint="eastAsia"/>
        </w:rPr>
        <w:t>最后，系统提供了数据共享访问的功能，使得不同的用户可以根据自己的权限访问所需的数据。整个流程结束后，系统会输出一个数据共享访问地址，方便用户直接访问所需的数据资源。</w:t>
      </w:r>
    </w:p>
    <w:p w14:paraId="7F230FBE">
      <w:pPr>
        <w:ind w:firstLine="0" w:firstLineChars="0"/>
        <w:jc w:val="center"/>
      </w:pPr>
      <w:r>
        <w:object>
          <v:shape id="_x0000_i1034" o:spt="75" type="#_x0000_t75" style="height:566.2pt;width:424.65pt;" o:ole="t" filled="f" o:preferrelative="t" stroked="f" coordsize="21600,21600">
            <v:path/>
            <v:fill on="f" focussize="0,0"/>
            <v:stroke on="f" joinstyle="miter"/>
            <v:imagedata r:id="rId48" o:title=""/>
            <o:lock v:ext="edit" aspectratio="t"/>
            <w10:wrap type="none"/>
            <w10:anchorlock/>
          </v:shape>
          <o:OLEObject Type="Embed" ProgID="Visio.Drawing.15" ShapeID="_x0000_i1034" DrawAspect="Icon" ObjectID="_1468075734" r:id="rId47">
            <o:LockedField>false</o:LockedField>
          </o:OLEObject>
        </w:object>
      </w:r>
    </w:p>
    <w:p w14:paraId="7F1FEB40">
      <w:pPr>
        <w:spacing w:before="120" w:beforeLines="50" w:after="120" w:afterLines="50" w:line="240" w:lineRule="auto"/>
        <w:ind w:firstLine="0" w:firstLineChars="0"/>
        <w:jc w:val="center"/>
        <w:rPr>
          <w:b/>
          <w:sz w:val="21"/>
          <w:szCs w:val="21"/>
        </w:rPr>
      </w:pPr>
      <w:r>
        <w:rPr>
          <w:rFonts w:hint="eastAsia"/>
          <w:b/>
          <w:sz w:val="21"/>
          <w:szCs w:val="21"/>
        </w:rPr>
        <w:t>图</w:t>
      </w:r>
      <w:r>
        <w:rPr>
          <w:rFonts w:hint="eastAsia"/>
          <w:b/>
          <w:sz w:val="21"/>
          <w:szCs w:val="21"/>
        </w:rPr>
        <w:fldChar w:fldCharType="begin"/>
      </w:r>
      <w:r>
        <w:rPr>
          <w:rFonts w:hint="eastAsia"/>
          <w:b/>
          <w:sz w:val="21"/>
          <w:szCs w:val="21"/>
        </w:rPr>
        <w:instrText xml:space="preserve"> STYLEREF 1 \s </w:instrText>
      </w:r>
      <w:r>
        <w:rPr>
          <w:rFonts w:hint="eastAsia"/>
          <w:b/>
          <w:sz w:val="21"/>
          <w:szCs w:val="21"/>
        </w:rPr>
        <w:fldChar w:fldCharType="separate"/>
      </w:r>
      <w:r>
        <w:rPr>
          <w:b/>
          <w:sz w:val="21"/>
          <w:szCs w:val="21"/>
        </w:rPr>
        <w:t>4</w:t>
      </w:r>
      <w:r>
        <w:rPr>
          <w:rFonts w:hint="eastAsia"/>
          <w:b/>
          <w:sz w:val="21"/>
          <w:szCs w:val="21"/>
        </w:rPr>
        <w:fldChar w:fldCharType="end"/>
      </w:r>
      <w:r>
        <w:rPr>
          <w:rFonts w:hint="eastAsia"/>
          <w:b/>
          <w:sz w:val="21"/>
          <w:szCs w:val="21"/>
        </w:rPr>
        <w:t>-</w:t>
      </w:r>
      <w:r>
        <w:rPr>
          <w:rFonts w:hint="eastAsia"/>
          <w:b/>
          <w:sz w:val="21"/>
          <w:szCs w:val="21"/>
        </w:rPr>
        <w:fldChar w:fldCharType="begin"/>
      </w:r>
      <w:r>
        <w:rPr>
          <w:rFonts w:hint="eastAsia"/>
          <w:b/>
          <w:sz w:val="21"/>
          <w:szCs w:val="21"/>
        </w:rPr>
        <w:instrText xml:space="preserve"> SEQ 图 \* ARABIC \s 1 </w:instrText>
      </w:r>
      <w:r>
        <w:rPr>
          <w:rFonts w:hint="eastAsia"/>
          <w:b/>
          <w:sz w:val="21"/>
          <w:szCs w:val="21"/>
        </w:rPr>
        <w:fldChar w:fldCharType="separate"/>
      </w:r>
      <w:r>
        <w:rPr>
          <w:b/>
          <w:sz w:val="21"/>
          <w:szCs w:val="21"/>
        </w:rPr>
        <w:t>7</w:t>
      </w:r>
      <w:r>
        <w:rPr>
          <w:rFonts w:hint="eastAsia"/>
          <w:b/>
          <w:sz w:val="21"/>
          <w:szCs w:val="21"/>
        </w:rPr>
        <w:fldChar w:fldCharType="end"/>
      </w:r>
      <w:r>
        <w:rPr>
          <w:rFonts w:hint="eastAsia"/>
          <w:b/>
          <w:sz w:val="21"/>
          <w:szCs w:val="21"/>
        </w:rPr>
        <w:tab/>
      </w:r>
      <w:r>
        <w:rPr>
          <w:rFonts w:hint="eastAsia"/>
          <w:b/>
          <w:sz w:val="21"/>
          <w:szCs w:val="21"/>
        </w:rPr>
        <w:t>地震数据灾备与大数据管理子系统业务流程图</w:t>
      </w:r>
    </w:p>
    <w:p w14:paraId="0690E094">
      <w:pPr>
        <w:pStyle w:val="6"/>
      </w:pPr>
      <w:r>
        <w:rPr>
          <w:rFonts w:hint="eastAsia"/>
        </w:rPr>
        <w:t>防灾减灾产品可视化及展示子系统业务流程</w:t>
      </w:r>
    </w:p>
    <w:p w14:paraId="7F0437A6">
      <w:pPr>
        <w:spacing w:after="120"/>
        <w:ind w:firstLine="480"/>
        <w:rPr>
          <w:rFonts w:cs="宋体"/>
        </w:rPr>
      </w:pPr>
      <w:r>
        <w:rPr>
          <w:rFonts w:hint="eastAsia" w:ascii="宋体" w:hAnsi="宋体" w:cs="宋体"/>
        </w:rPr>
        <w:t>系统首先接收用户信息和地震数据，随后加载并可视化这些数据，同时进行目录管理，利用基础组件构建地理信息系统框架。接着，系统根据需求设置并生成地震专题图，对其进行发布与管理。最终，所有处理过的数据被集成展示，输出地震专题图和可视化地址，并辅以数据服务管理和可视化配置，为地震研究和防灾减灾工作提供有力支持。</w:t>
      </w:r>
    </w:p>
    <w:p w14:paraId="5FD7C9BF">
      <w:pPr>
        <w:spacing w:after="120"/>
        <w:ind w:firstLine="0" w:firstLineChars="0"/>
        <w:jc w:val="center"/>
        <w:rPr>
          <w:rFonts w:cs="宋体"/>
        </w:rPr>
      </w:pPr>
      <w:r>
        <w:object>
          <v:shape id="_x0000_i1035" o:spt="75" type="#_x0000_t75" style="height:470.2pt;width:179.25pt;" o:ole="t" filled="f" o:preferrelative="t" stroked="f" coordsize="21600,21600">
            <v:path/>
            <v:fill on="f" focussize="0,0"/>
            <v:stroke on="f" joinstyle="miter"/>
            <v:imagedata r:id="rId50" o:title=""/>
            <o:lock v:ext="edit" aspectratio="t"/>
            <w10:wrap type="none"/>
            <w10:anchorlock/>
          </v:shape>
          <o:OLEObject Type="Embed" ProgID="Visio.Drawing.15" ShapeID="_x0000_i1035" DrawAspect="Icon" ObjectID="_1468075735" r:id="rId49">
            <o:LockedField>false</o:LockedField>
          </o:OLEObject>
        </w:object>
      </w:r>
    </w:p>
    <w:p w14:paraId="74639AB2">
      <w:pPr>
        <w:spacing w:before="120" w:beforeLines="50" w:after="120" w:afterLines="50" w:line="240" w:lineRule="auto"/>
        <w:ind w:firstLine="0" w:firstLineChars="0"/>
        <w:jc w:val="center"/>
        <w:rPr>
          <w:b/>
          <w:sz w:val="21"/>
          <w:szCs w:val="21"/>
        </w:rPr>
      </w:pPr>
      <w:r>
        <w:rPr>
          <w:rFonts w:hint="eastAsia"/>
          <w:b/>
          <w:sz w:val="21"/>
          <w:szCs w:val="21"/>
        </w:rPr>
        <w:t>图</w:t>
      </w:r>
      <w:r>
        <w:rPr>
          <w:rFonts w:hint="eastAsia"/>
          <w:b/>
          <w:sz w:val="21"/>
          <w:szCs w:val="21"/>
        </w:rPr>
        <w:fldChar w:fldCharType="begin"/>
      </w:r>
      <w:r>
        <w:rPr>
          <w:rFonts w:hint="eastAsia"/>
          <w:b/>
          <w:sz w:val="21"/>
          <w:szCs w:val="21"/>
        </w:rPr>
        <w:instrText xml:space="preserve"> STYLEREF 1 \s </w:instrText>
      </w:r>
      <w:r>
        <w:rPr>
          <w:rFonts w:hint="eastAsia"/>
          <w:b/>
          <w:sz w:val="21"/>
          <w:szCs w:val="21"/>
        </w:rPr>
        <w:fldChar w:fldCharType="separate"/>
      </w:r>
      <w:r>
        <w:rPr>
          <w:b/>
          <w:sz w:val="21"/>
          <w:szCs w:val="21"/>
        </w:rPr>
        <w:t>4</w:t>
      </w:r>
      <w:r>
        <w:rPr>
          <w:rFonts w:hint="eastAsia"/>
          <w:b/>
          <w:sz w:val="21"/>
          <w:szCs w:val="21"/>
        </w:rPr>
        <w:fldChar w:fldCharType="end"/>
      </w:r>
      <w:r>
        <w:rPr>
          <w:rFonts w:hint="eastAsia"/>
          <w:b/>
          <w:sz w:val="21"/>
          <w:szCs w:val="21"/>
        </w:rPr>
        <w:t>-</w:t>
      </w:r>
      <w:r>
        <w:rPr>
          <w:rFonts w:hint="eastAsia"/>
          <w:b/>
          <w:sz w:val="21"/>
          <w:szCs w:val="21"/>
        </w:rPr>
        <w:fldChar w:fldCharType="begin"/>
      </w:r>
      <w:r>
        <w:rPr>
          <w:rFonts w:hint="eastAsia"/>
          <w:b/>
          <w:sz w:val="21"/>
          <w:szCs w:val="21"/>
        </w:rPr>
        <w:instrText xml:space="preserve"> SEQ 图 \* ARABIC \s 1 </w:instrText>
      </w:r>
      <w:r>
        <w:rPr>
          <w:rFonts w:hint="eastAsia"/>
          <w:b/>
          <w:sz w:val="21"/>
          <w:szCs w:val="21"/>
        </w:rPr>
        <w:fldChar w:fldCharType="separate"/>
      </w:r>
      <w:r>
        <w:rPr>
          <w:b/>
          <w:sz w:val="21"/>
          <w:szCs w:val="21"/>
        </w:rPr>
        <w:t>8</w:t>
      </w:r>
      <w:r>
        <w:rPr>
          <w:rFonts w:hint="eastAsia"/>
          <w:b/>
          <w:sz w:val="21"/>
          <w:szCs w:val="21"/>
        </w:rPr>
        <w:fldChar w:fldCharType="end"/>
      </w:r>
      <w:r>
        <w:rPr>
          <w:rFonts w:hint="eastAsia"/>
          <w:b/>
          <w:sz w:val="21"/>
          <w:szCs w:val="21"/>
        </w:rPr>
        <w:t>防灾减灾产品可视化及展示子系统业务流程图</w:t>
      </w:r>
    </w:p>
    <w:p w14:paraId="2C32979A">
      <w:pPr>
        <w:pStyle w:val="6"/>
      </w:pPr>
      <w:bookmarkStart w:id="259" w:name="_Toc28048"/>
      <w:bookmarkStart w:id="260" w:name="_Toc3839"/>
      <w:bookmarkStart w:id="261" w:name="_Toc83307878"/>
      <w:bookmarkStart w:id="262" w:name="_Toc84690463"/>
      <w:bookmarkStart w:id="263" w:name="_Toc78297039"/>
      <w:bookmarkStart w:id="264" w:name="_Toc80174586"/>
      <w:r>
        <w:t>数据流程设计</w:t>
      </w:r>
      <w:bookmarkEnd w:id="259"/>
      <w:bookmarkEnd w:id="260"/>
    </w:p>
    <w:p w14:paraId="2BEEA904">
      <w:pPr>
        <w:pStyle w:val="59"/>
        <w:rPr>
          <w:color w:val="C00000"/>
        </w:rPr>
      </w:pPr>
      <w:r>
        <w:object>
          <v:shape id="_x0000_i1036" o:spt="75" type="#_x0000_t75" style="height:592.65pt;width:347.75pt;" o:ole="t" filled="f" o:preferrelative="t" stroked="f" coordsize="21600,21600">
            <v:path/>
            <v:fill on="f" focussize="0,0"/>
            <v:stroke on="f" joinstyle="miter"/>
            <v:imagedata r:id="rId52" o:title=""/>
            <o:lock v:ext="edit" aspectratio="t"/>
            <w10:wrap type="none"/>
            <w10:anchorlock/>
          </v:shape>
          <o:OLEObject Type="Embed" ProgID="Visio.Drawing.15" ShapeID="_x0000_i1036" DrawAspect="Icon" ObjectID="_1468075736" r:id="rId51">
            <o:LockedField>false</o:LockedField>
          </o:OLEObject>
        </w:object>
      </w:r>
    </w:p>
    <w:p w14:paraId="7DD6CF86">
      <w:pPr>
        <w:pStyle w:val="110"/>
        <w:rPr>
          <w:rFonts w:hint="eastAsia"/>
        </w:rPr>
      </w:pPr>
      <w:bookmarkStart w:id="265" w:name="_Toc24055001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9</w:t>
      </w:r>
      <w:r>
        <w:rPr>
          <w:rFonts w:hint="eastAsia"/>
        </w:rPr>
        <w:fldChar w:fldCharType="end"/>
      </w:r>
      <w:r>
        <w:rPr>
          <w:rFonts w:hint="eastAsia"/>
        </w:rPr>
        <w:t>卫星遥感软件数据流程</w:t>
      </w:r>
      <w:bookmarkEnd w:id="265"/>
    </w:p>
    <w:p w14:paraId="34E4360D">
      <w:pPr>
        <w:ind w:firstLine="480"/>
      </w:pPr>
      <w:r>
        <w:rPr>
          <w:rFonts w:hint="eastAsia"/>
        </w:rPr>
        <w:t>卫星遥感软件的数据流程始于原始地震遥感数据的接收，涵盖光学影像等多类型数据，这些原始数据首先进入地震数据灾备与大数据管理子系统进行管理，地面站数据预处理与分析子系统从大数据管理子系统调取数据并开展工作，经过辐射校正、几何校正、大气校正、图像拼接、去噪等一系列标准化处理操作，转化为预处理后的标准化数据。之后，标准化数据分别流向不同的业务环节：一部分数据被输送至地震中短期宏观异常监测环节，结合红外遥感数据、区域气候数据、历史地震数据等辅助数据，开展异常检测与分析；一部分数据进入地震风险区域监测环节，用于三维解算、隐患识别等相关分析工作；还有一部分数据与第三方接入的人口、经济、区域划分、建筑物等数据一同进入地震灾害损失与影响快速评估环节，支撑评估模型的运行与评估结果的生成。各环节产生的分析结果，包括地震宏观异常监测结果、地灾识别结果、风险评估报告、预警信息等，最终都会通过“数据推送接口”入库至数据接收质控管理软件，同时也会进入地震数据灾备与大数据管理环节进行存储，后续再为防灾减灾产品制图及展示环节提供数据支撑，实现数据从接收、处理、分析到存储、展示的全流程流转。</w:t>
      </w:r>
    </w:p>
    <w:bookmarkEnd w:id="261"/>
    <w:bookmarkEnd w:id="262"/>
    <w:bookmarkEnd w:id="263"/>
    <w:bookmarkEnd w:id="264"/>
    <w:p w14:paraId="31FA59A1">
      <w:pPr>
        <w:pStyle w:val="6"/>
      </w:pPr>
      <w:bookmarkStart w:id="266" w:name="_Toc20441"/>
      <w:bookmarkStart w:id="267" w:name="_Toc83307881"/>
      <w:bookmarkStart w:id="268" w:name="_Toc80174588"/>
      <w:bookmarkStart w:id="269" w:name="_Toc84690466"/>
      <w:r>
        <w:rPr>
          <w:rFonts w:hint="eastAsia"/>
        </w:rPr>
        <w:t>接口设计</w:t>
      </w:r>
      <w:bookmarkEnd w:id="266"/>
      <w:bookmarkEnd w:id="267"/>
      <w:bookmarkEnd w:id="268"/>
      <w:bookmarkEnd w:id="269"/>
      <w:bookmarkStart w:id="270" w:name="_Toc78297043"/>
      <w:bookmarkStart w:id="271" w:name="_Toc84690468"/>
      <w:bookmarkStart w:id="272" w:name="_Toc80174590"/>
      <w:bookmarkStart w:id="273" w:name="_Toc83307883"/>
    </w:p>
    <w:p w14:paraId="6C4D4536">
      <w:pPr>
        <w:ind w:firstLine="480"/>
      </w:pPr>
      <w:r>
        <w:rPr>
          <w:rFonts w:hint="eastAsia"/>
        </w:rPr>
        <w:t>本配置项接口设计严格遵循“标准化、高可用、安全可控”原则，涵盖外部接口与内部接口两大类，所有接口均符合需求规格说明书中对外接口需求分配及技术标准约束，且适配容器化部署环境，详细接口参数、协议规范及交互流程详见《接口设计说明书》。</w:t>
      </w:r>
    </w:p>
    <w:p w14:paraId="6B650CA5">
      <w:pPr>
        <w:ind w:firstLine="480"/>
      </w:pPr>
      <w:r>
        <w:rPr>
          <w:rFonts w:hint="eastAsia"/>
        </w:rPr>
        <w:t>外部接口是本配置项与其他配置项及外部系统的交互通道，核心包括与数据接收质控管理软件的接口、与运行支撑与管理调度软件的接口两类。接口采用RESTfulAPI与Pulsar消息队列结合的方式，基于容器化网络环境实现原始遥感数据接入、标准化成果数据入库及用户权限信息同步，数据传输遵循HTTPS/SFTP加密协议，确保容器间数据传输安全与完整性。</w:t>
      </w:r>
    </w:p>
    <w:p w14:paraId="1EA302AA">
      <w:pPr>
        <w:ind w:firstLine="480"/>
      </w:pPr>
      <w:r>
        <w:rPr>
          <w:rFonts w:hint="eastAsia"/>
        </w:rPr>
        <w:t>内部接口是配置项内部6个部件之间的交互接口，用于实现数据流转与功能协同。接口设计遵循“松耦合、高内聚”原则，基于容器化部署的服务发现机制，采用标准化数据格式（如GeoTIFF、Shapefile、JSON）及统一的接口调用规范，支撑部件间的数据互通与业务联动。例如，地面站数据预处理与分析部件通过容器化服务调用向地震风险区域监测部件、地震中短期宏观异常监测部件推送标准化遥感成果数据，地震数据灾备与大数据管理部件以容器化服务形式为其他所有部件提供数据存储、查询与灾备服务接口，所有内部接口均具备故障重试与异常处理机制，保障容器化环境下业务流程的顺畅衔接。</w:t>
      </w:r>
    </w:p>
    <w:bookmarkEnd w:id="270"/>
    <w:bookmarkEnd w:id="271"/>
    <w:bookmarkEnd w:id="272"/>
    <w:bookmarkEnd w:id="273"/>
    <w:p w14:paraId="6EA9FCCF">
      <w:pPr>
        <w:pStyle w:val="4"/>
      </w:pPr>
      <w:bookmarkStart w:id="274" w:name="_Toc220368490"/>
      <w:bookmarkStart w:id="275" w:name="_Toc240550108"/>
      <w:r>
        <w:rPr>
          <w:rFonts w:hint="eastAsia"/>
        </w:rPr>
        <w:t>系统分层架构设计（SYC-</w:t>
      </w:r>
      <w:r>
        <w:t>TXJG-</w:t>
      </w:r>
      <w:r>
        <w:rPr>
          <w:rFonts w:hint="eastAsia"/>
        </w:rPr>
        <w:t>PZX</w:t>
      </w:r>
      <w:r>
        <w:t>-</w:t>
      </w:r>
      <w:r>
        <w:rPr>
          <w:rFonts w:hint="eastAsia"/>
        </w:rPr>
        <w:t>FC</w:t>
      </w:r>
      <w:r>
        <w:t>JG</w:t>
      </w:r>
      <w:r>
        <w:rPr>
          <w:rFonts w:hint="eastAsia"/>
        </w:rPr>
        <w:t>）</w:t>
      </w:r>
      <w:bookmarkEnd w:id="274"/>
      <w:bookmarkEnd w:id="275"/>
    </w:p>
    <w:p w14:paraId="0A54953A">
      <w:pPr>
        <w:ind w:firstLine="480"/>
        <w:jc w:val="both"/>
      </w:pPr>
      <w:r>
        <w:rPr>
          <w:rFonts w:hint="eastAsia"/>
        </w:rPr>
        <w:t>系统分层架构基于平台“基础设施层-平台支撑层-应用层-用户层”的整体架构规划，本软件配置项处于应用层核心位置，专注于卫星遥感数据处理、分析及成果展示等专项业务，所有层级均采用容器化部署模式，集中部署于北京主共享中心，无异地部署节点，各层功能及交互逻辑与总册保持一致，详细分层架构设计图见总册相应章节。</w:t>
      </w:r>
    </w:p>
    <w:p w14:paraId="69ED87A4">
      <w:pPr>
        <w:pStyle w:val="5"/>
      </w:pPr>
      <w:bookmarkStart w:id="276" w:name="_Toc220368491"/>
      <w:bookmarkStart w:id="277" w:name="_Toc240550109"/>
      <w:r>
        <w:rPr>
          <w:rFonts w:hint="eastAsia"/>
        </w:rPr>
        <w:t>架构分层细化说明</w:t>
      </w:r>
      <w:bookmarkEnd w:id="276"/>
      <w:bookmarkEnd w:id="277"/>
    </w:p>
    <w:p w14:paraId="587999E9">
      <w:pPr>
        <w:ind w:firstLine="480"/>
        <w:jc w:val="both"/>
      </w:pPr>
      <w:r>
        <w:rPr>
          <w:rFonts w:hint="eastAsia"/>
        </w:rPr>
        <w:t>系统分层架构自下而上分为基础设施层、平台支撑层、应用层、用户层，各层均基于容器化技术实现部署与调度，核心内容及职责如下：</w:t>
      </w:r>
    </w:p>
    <w:p w14:paraId="4C1258BC">
      <w:pPr>
        <w:ind w:firstLine="480"/>
        <w:jc w:val="both"/>
      </w:pPr>
      <w:r>
        <w:rPr>
          <w:rFonts w:hint="eastAsia"/>
        </w:rPr>
        <w:t>基础设施层：作为系统运行的硬件与容器编排基础，集中部署于北京主共享中心，涵盖服务器、分布式存储设备（Ceph/MinIO）、千兆以太网交换机等硬件资源，通过Kubernetes（K8s）实现容器化编排与资源动态调度，支撑7×24小时稳定运行，满足海量数据存储与高强度计算需求，所有硬件资源均为本地部署，无异地节点。</w:t>
      </w:r>
    </w:p>
    <w:p w14:paraId="76E2FD02">
      <w:pPr>
        <w:ind w:firstLine="480"/>
        <w:jc w:val="both"/>
      </w:pPr>
      <w:r>
        <w:rPr>
          <w:rFonts w:hint="eastAsia"/>
        </w:rPr>
        <w:t>平台支撑层：为软件提供核心技术支撑，所有组件均以容器化形式部署于北京主共享中心，包括容器化部署的容器编排环境（Kubernetes/Docker）、分布式数据库、中间件（Pulsar消息队列、GIS引擎Mars3D）、AI大模型接口及统一用户权限管理系统，适配软件容器化部署、多源数据存储、跨部件通信及跨系统权限联动需求，所有支撑组件通过容器镜像统一管理，确保部署一致性与可扩展性。</w:t>
      </w:r>
    </w:p>
    <w:p w14:paraId="7D113853">
      <w:pPr>
        <w:ind w:firstLine="480"/>
        <w:jc w:val="both"/>
      </w:pPr>
      <w:r>
        <w:rPr>
          <w:rFonts w:hint="eastAsia"/>
        </w:rPr>
        <w:t>应用层：包含本配置项的6个核心部件（地面站数据预处理与分析部件、地震风险区域监测部件、地震中短期宏观异常监测部件、地震灾害损失与影响快速评估部件、地震数据灾备与大数据管理部件、防灾减灾产品制图及展示部件），所有部件均采用容器化部署，集中运行于北京主共享中心，各部件基于平台支撑层提供的容器化技术能力，实现专项业务功能，通过内部标准化接口及容器间网络实现数据流转与功能联动，完成“数据接入-处理-分析-存储-展示”的全业务流程，无异地拆分部署组件。</w:t>
      </w:r>
    </w:p>
    <w:p w14:paraId="18AAB912">
      <w:pPr>
        <w:ind w:firstLine="480"/>
        <w:jc w:val="both"/>
      </w:pPr>
      <w:r>
        <w:rPr>
          <w:rFonts w:hint="eastAsia"/>
        </w:rPr>
        <w:t>用户层：面向系统管理员、数据管理员、科研人员、应急指挥人员等不同角色，通过访问北京主共享中心容器化部署的Web服务接口，获取Web端操作界面、可视化展示平台及数据共享服务，满足数据处理、业务分析、成果查看与共享等多样化用户需求，用户接入流量通过容器化负载均衡组件分发，保障访问稳定性。</w:t>
      </w:r>
    </w:p>
    <w:p w14:paraId="688AB730">
      <w:pPr>
        <w:pStyle w:val="5"/>
      </w:pPr>
      <w:bookmarkStart w:id="278" w:name="_Toc240550110"/>
      <w:bookmarkStart w:id="279" w:name="_Toc220368492"/>
      <w:r>
        <w:rPr>
          <w:rFonts w:hint="eastAsia"/>
        </w:rPr>
        <w:t>本软件与各层交互说明</w:t>
      </w:r>
      <w:bookmarkEnd w:id="278"/>
      <w:bookmarkEnd w:id="279"/>
    </w:p>
    <w:p w14:paraId="2CA28980">
      <w:pPr>
        <w:ind w:firstLine="480"/>
        <w:jc w:val="both"/>
      </w:pPr>
      <w:r>
        <w:rPr>
          <w:rFonts w:hint="eastAsia"/>
        </w:rPr>
        <w:t>本软件配置项位于应用层，与其他层的交互遵循“自上而下调用、自下而上支撑”的原则，且所有交互均在北京市主共享中心的容器化集群内完成。基础设施层为软件提供容器编排、硬件资源调度支撑，保障容器化环境下计算、存储、网络的稳定运行；平台支撑层的各类中间件、数据库以容器化服务形式提供技术能力，软件通过调用容器化服务接口实现资源调度、数据存取与跨系统协同；应用层内部各部件通过容器间网络及标准化内部接口实现数据流转与功能联动，完成专项业务处理；用户层通过访问容器化Web服务接口，实现业务操作与成果访问，形成完整的“硬件-容器化支撑技术-业务应用-用户”交互闭环，所有交互均符合系统技术架构约束与安全规范。</w:t>
      </w:r>
    </w:p>
    <w:p w14:paraId="7281BDE7">
      <w:pPr>
        <w:pStyle w:val="4"/>
      </w:pPr>
      <w:bookmarkStart w:id="280" w:name="_Toc3834"/>
      <w:bookmarkStart w:id="281" w:name="_Toc240550111"/>
      <w:bookmarkStart w:id="282" w:name="_Toc220368493"/>
      <w:r>
        <w:rPr>
          <w:rFonts w:hint="eastAsia"/>
        </w:rPr>
        <w:t>网络运行环境（SYC-TXJG-HJ-WLHJ）</w:t>
      </w:r>
      <w:bookmarkEnd w:id="280"/>
      <w:bookmarkEnd w:id="281"/>
      <w:bookmarkEnd w:id="282"/>
    </w:p>
    <w:p w14:paraId="765F2EEA">
      <w:pPr>
        <w:ind w:firstLine="480"/>
        <w:rPr>
          <w:color w:val="C00000"/>
        </w:rPr>
        <w:sectPr>
          <w:footerReference r:id="rId19" w:type="default"/>
          <w:pgSz w:w="11906" w:h="16838"/>
          <w:pgMar w:top="2041" w:right="1588" w:bottom="1871" w:left="1588" w:header="567" w:footer="850" w:gutter="0"/>
          <w:cols w:space="425" w:num="1"/>
          <w:docGrid w:linePitch="326" w:charSpace="0"/>
        </w:sectPr>
      </w:pPr>
      <w:r>
        <w:rPr>
          <w:rFonts w:hint="eastAsia"/>
        </w:rPr>
        <w:t>本软件运行在项目统一建设的北京主共享中心网络资源池中，采用集中式网络架构，网络环境完全适配容器化部署需求，其架构设计、硬件配置及安全保障均遵循总册相关规范，确保满足软件数据传输、业务运行及跨系统协同的网络需求。</w:t>
      </w:r>
    </w:p>
    <w:p w14:paraId="3C97CBB5">
      <w:pPr>
        <w:pStyle w:val="3"/>
      </w:pPr>
      <w:bookmarkStart w:id="283" w:name="_Toc220368494"/>
      <w:bookmarkStart w:id="284" w:name="_Toc240550112"/>
      <w:r>
        <w:rPr>
          <w:rFonts w:hint="eastAsia"/>
        </w:rPr>
        <w:t>CSCI概要</w:t>
      </w:r>
      <w:r>
        <w:t>设计</w:t>
      </w:r>
      <w:bookmarkEnd w:id="283"/>
      <w:bookmarkEnd w:id="284"/>
    </w:p>
    <w:p w14:paraId="266EAC9B">
      <w:pPr>
        <w:pStyle w:val="4"/>
      </w:pPr>
      <w:bookmarkStart w:id="285" w:name="_Toc220368495"/>
      <w:bookmarkStart w:id="286" w:name="_Toc32096"/>
      <w:bookmarkStart w:id="287" w:name="_Toc9996"/>
      <w:bookmarkStart w:id="288" w:name="_Toc240550113"/>
      <w:bookmarkStart w:id="289" w:name="_Toc132323869"/>
      <w:bookmarkStart w:id="290" w:name="_Toc1347"/>
      <w:bookmarkStart w:id="291" w:name="_Toc134609434"/>
      <w:bookmarkStart w:id="292" w:name="_Toc132288201"/>
      <w:r>
        <w:rPr>
          <w:rFonts w:hint="eastAsia"/>
        </w:rPr>
        <w:t>概述</w:t>
      </w:r>
      <w:bookmarkEnd w:id="285"/>
      <w:bookmarkEnd w:id="286"/>
      <w:bookmarkEnd w:id="287"/>
      <w:bookmarkEnd w:id="288"/>
    </w:p>
    <w:p w14:paraId="7EE08594">
      <w:pPr>
        <w:ind w:firstLine="480"/>
      </w:pPr>
      <w:r>
        <w:rPr>
          <w:rFonts w:hint="eastAsia"/>
        </w:rPr>
        <w:t>本配置项（卫星遥感软件）是地震预测与防震减灾应用分析平台的核心专业模块，核心功能围绕多源卫星遥感数据全生命周期管理与地震防灾减灾业务需求展开，涵盖多源数据接入与预处理、地震宏观异常智能识别、地震风险区域监测、震后灾害损失快速评估、数据灾备与共享管理及防灾减灾成果可视化展示六大核心业务。其输入数据包括来自高分辨率时空观测网的光学、热红外等多类型卫星遥感数据，以及区域气候、历史地震、人口经济、房屋抗震参数等辅助数据，数据格式涵盖GeoTIFF、Shapefile、NetCDF、JSON等标准格式；输出成果包括1-3级标准化遥感数据产品、地表准三维形变场、地质灾害隐患区图斑、地震宏观异常检测报告、灾害损失评估简报/专报/详细报告、专题图产品等，全面支撑科研、决策与公众服务需求。处理过程遵循“数据接入-标准化处理-智能分析-成果存储-可视化展示”的全流程逻辑，先通过地面站数据预处理与分析部件完成数据质检、清洗与标准化加工，再由地震风险区域监测、中短期宏观异常监测、灾害损失快速评估部件开展专项分析，形成的各类成果由地震数据灾备与大数据管理部件集中存储、灾备与共享，最终通过防灾减灾产品制图及展示部件实现多维可视化呈现，全程遵循GB/T24356-2009等行业标准，保障数据与成果的规范性、准确性。</w:t>
      </w:r>
    </w:p>
    <w:p w14:paraId="067185B7">
      <w:pPr>
        <w:pStyle w:val="4"/>
      </w:pPr>
      <w:bookmarkStart w:id="293" w:name="_Toc240550114"/>
      <w:bookmarkStart w:id="294" w:name="_Toc30074"/>
      <w:bookmarkStart w:id="295" w:name="_Toc220368496"/>
      <w:bookmarkStart w:id="296" w:name="_Toc8992"/>
      <w:r>
        <w:rPr>
          <w:rFonts w:hint="eastAsia"/>
        </w:rPr>
        <w:t>组成</w:t>
      </w:r>
      <w:bookmarkEnd w:id="293"/>
      <w:bookmarkEnd w:id="294"/>
      <w:bookmarkEnd w:id="295"/>
      <w:bookmarkEnd w:id="296"/>
    </w:p>
    <w:p w14:paraId="4C237633">
      <w:pPr>
        <w:ind w:firstLine="480"/>
      </w:pPr>
      <w:r>
        <w:rPr>
          <w:rFonts w:hint="eastAsia"/>
        </w:rPr>
        <w:t>本配置项由6个功能部件组成，分别为地面站数据预处理与分析部件、地震风险区域监测部件、地震中短期宏观异常监测部件、地震灾害损失与影响快速评估部件、地震数据灾备与大数据管理部件、防灾减灾产品制图及展示部件，包含了二十个功能模块，覆盖了五十一个需求点：</w:t>
      </w:r>
    </w:p>
    <w:p w14:paraId="077A6FA0">
      <w:pPr>
        <w:ind w:firstLine="480"/>
      </w:pPr>
      <w:r>
        <w:rPr>
          <w:rFonts w:hint="eastAsia"/>
        </w:rPr>
        <w:t>（1）地面站数据预处理与分析子系统。负责数据接入、质量检查、清洗、入库、管理、统计等工作，确保数据准确性和完整性，为后续数据分析和应用提供可靠的基础。</w:t>
      </w:r>
    </w:p>
    <w:p w14:paraId="7F191294">
      <w:pPr>
        <w:ind w:firstLine="480"/>
      </w:pPr>
      <w:r>
        <w:rPr>
          <w:rFonts w:hint="eastAsia"/>
        </w:rPr>
        <w:t>（2）地震风险区域监测子系统。负责利用InSAR数据识别和分析地震后地质灾害，实现风险早期识别，为国土空间安全监测保驾护航。</w:t>
      </w:r>
    </w:p>
    <w:p w14:paraId="7FEAC693">
      <w:pPr>
        <w:ind w:firstLine="480"/>
      </w:pPr>
      <w:r>
        <w:rPr>
          <w:rFonts w:hint="eastAsia"/>
        </w:rPr>
        <w:t>（3）地震中短期宏观异常监测子系统。负责通过地震异常信息检测、识别和相关性分析，监测地震活动，为地震预警和灾害响应提供有力支持。</w:t>
      </w:r>
    </w:p>
    <w:p w14:paraId="6CD0FDB2">
      <w:pPr>
        <w:ind w:firstLine="480"/>
      </w:pPr>
      <w:r>
        <w:rPr>
          <w:rFonts w:hint="eastAsia"/>
        </w:rPr>
        <w:t>（4）地震灾害损失与影响快速评估子系统。负责利用人工智能技术评估地震灾害损失和影响，为应急管理提供支持，助力提升震后响应效率和防灾减灾能力。</w:t>
      </w:r>
    </w:p>
    <w:p w14:paraId="28A17F17">
      <w:pPr>
        <w:ind w:firstLine="480"/>
      </w:pPr>
      <w:r>
        <w:rPr>
          <w:rFonts w:hint="eastAsia"/>
        </w:rPr>
        <w:t>（5）地震数据灾备与大数据管理子系统。负责建设数据库，实现数据管理、统计、交换和共享，支持地震研究数据传播和应用，为地震科学研究提供数据支撑。</w:t>
      </w:r>
    </w:p>
    <w:p w14:paraId="56955EB6">
      <w:pPr>
        <w:ind w:firstLine="480"/>
      </w:pPr>
      <w:r>
        <w:rPr>
          <w:rFonts w:hint="eastAsia"/>
        </w:rPr>
        <w:t>（6）防灾减灾产品制图及展示子系统。负责提供智能可视化平台，集成多源数据，实现数据分析、可视化和交互体验的提升，帮助用户直观地理解地震灾害的分布、趋势和影响，为防灾减灾决策提供有力的支持</w:t>
      </w:r>
    </w:p>
    <w:p w14:paraId="3B5F3F4A">
      <w:pPr>
        <w:pStyle w:val="59"/>
        <w:rPr>
          <w:color w:val="C00000"/>
        </w:rPr>
      </w:pPr>
      <w:r>
        <w:object>
          <v:shape id="_x0000_i1037" o:spt="75" type="#_x0000_t75" style="height:616.15pt;width:402.1pt;" o:ole="t" filled="f" o:preferrelative="t" stroked="f" coordsize="21600,21600">
            <v:path/>
            <v:fill on="f" focussize="0,0"/>
            <v:stroke on="f" joinstyle="miter"/>
            <v:imagedata r:id="rId54" o:title=""/>
            <o:lock v:ext="edit" aspectratio="t"/>
            <w10:wrap type="none"/>
            <w10:anchorlock/>
          </v:shape>
          <o:OLEObject Type="Embed" ProgID="Visio.Drawing.15" ShapeID="_x0000_i1037" DrawAspect="Content" ObjectID="_1468075737" r:id="rId53">
            <o:LockedField>false</o:LockedField>
          </o:OLEObject>
        </w:object>
      </w:r>
    </w:p>
    <w:p w14:paraId="500BC52F">
      <w:pPr>
        <w:pStyle w:val="110"/>
        <w:rPr>
          <w:rFonts w:hint="eastAsia"/>
        </w:rPr>
      </w:pPr>
      <w:bookmarkStart w:id="297" w:name="_Toc24055001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卫星遥感软件组成图</w:t>
      </w:r>
      <w:bookmarkEnd w:id="297"/>
    </w:p>
    <w:p w14:paraId="6E988AF7">
      <w:pPr>
        <w:pStyle w:val="4"/>
      </w:pPr>
      <w:bookmarkStart w:id="298" w:name="_Toc21600"/>
      <w:bookmarkStart w:id="299" w:name="_Toc12760"/>
      <w:bookmarkStart w:id="300" w:name="_Toc220368497"/>
      <w:bookmarkStart w:id="301" w:name="_Toc240550115"/>
      <w:r>
        <w:rPr>
          <w:rFonts w:hint="eastAsia"/>
        </w:rPr>
        <w:t>交互关系</w:t>
      </w:r>
      <w:bookmarkEnd w:id="298"/>
      <w:bookmarkEnd w:id="299"/>
      <w:bookmarkEnd w:id="300"/>
      <w:bookmarkEnd w:id="301"/>
    </w:p>
    <w:p w14:paraId="6D181F56">
      <w:pPr>
        <w:ind w:firstLine="480"/>
      </w:pPr>
      <w:r>
        <w:rPr>
          <w:rFonts w:hint="eastAsia"/>
        </w:rPr>
        <w:t>外部交互方面，本配置项主要与数据接收质控管理软件和运行支撑与管理调度软件进行交互。通过RESTfulAPI与Pulsar消息队列结合的方式，实现原始遥感数据接入、标准化成果数据入库及用户权限信息同步，数据传输遵循HTTPS/SFTP加密协议，接口响应时间≤1000ms，满足并发访问≥100用户的性能要求。</w:t>
      </w:r>
    </w:p>
    <w:p w14:paraId="51771EF3">
      <w:pPr>
        <w:ind w:firstLine="480"/>
      </w:pPr>
      <w:r>
        <w:rPr>
          <w:rFonts w:hint="eastAsia"/>
        </w:rPr>
        <w:t>内部交互方面，各部件按业务流程形成闭环流转关系。地面站数据预处理与分析部件作为数据处理起点，将标准化处理后的1-3级遥感成果数据，推送至地震风险区域监测部件、地震中短期宏观异常监测部件、地震灾害损失与影响快速评估部件，为专项分析提供高质量数据基底；地震风险区域监测部件、地震中短期宏观异常监测部件、地震灾害损失与影响快速评估部件的分析成果（含形变场数据、隐患图斑、异常检测报告、损失评估报告等），一方面同步至地震数据灾备与大数据管理部件进行集中存储、灾备与共享，另一方面为防灾减灾产品制图及展示部件提供可视化数据源；地震数据灾备与大数据管理部件为其他所有部件提供数据存储、查询、共享及灾备服务，支撑数据全生命周期追溯与复用；防灾减灾产品制图及展示部件整合各部件输出成果，通过专题图制作与多维可视化展示，满足用户对成果的查看与交互需求，形成“数据处理-分析-存储-展示”的完整内部交互闭环。所有内部交互均采用标准化数据格式与统一接口调用规范，具备故障重试与异常处理机制，保障业务流程稳定衔接。</w:t>
      </w:r>
    </w:p>
    <w:p w14:paraId="61EB4217">
      <w:pPr>
        <w:pStyle w:val="59"/>
        <w:ind w:left="-283" w:leftChars="-118"/>
        <w:rPr>
          <w:color w:val="C00000"/>
        </w:rPr>
      </w:pPr>
      <w:r>
        <w:object>
          <v:shape id="_x0000_i1038" o:spt="75" type="#_x0000_t75" style="height:288pt;width:469.7pt;" o:ole="t" filled="f" o:preferrelative="t" stroked="f" coordsize="21600,21600">
            <v:path/>
            <v:fill on="f" focussize="0,0"/>
            <v:stroke on="f" joinstyle="miter"/>
            <v:imagedata r:id="rId56" o:title=""/>
            <o:lock v:ext="edit" aspectratio="f"/>
            <w10:wrap type="none"/>
            <w10:anchorlock/>
          </v:shape>
          <o:OLEObject Type="Embed" ProgID="Visio.Drawing.15" ShapeID="_x0000_i1038" DrawAspect="Content" ObjectID="_1468075738" r:id="rId55">
            <o:LockedField>false</o:LockedField>
          </o:OLEObject>
        </w:object>
      </w:r>
    </w:p>
    <w:p w14:paraId="19536930">
      <w:pPr>
        <w:pStyle w:val="110"/>
        <w:rPr>
          <w:rFonts w:hint="eastAsia"/>
        </w:rPr>
      </w:pPr>
      <w:bookmarkStart w:id="302" w:name="_Toc24055001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r>
        <w:rPr>
          <w:rFonts w:hint="eastAsia"/>
        </w:rPr>
        <w:t>卫星遥感软件交互关系图</w:t>
      </w:r>
      <w:bookmarkEnd w:id="302"/>
    </w:p>
    <w:p w14:paraId="2FF72171">
      <w:pPr>
        <w:pStyle w:val="4"/>
      </w:pPr>
      <w:bookmarkStart w:id="303" w:name="_Toc220368498"/>
      <w:bookmarkStart w:id="304" w:name="_Toc30771"/>
      <w:bookmarkStart w:id="305" w:name="_Toc240550116"/>
      <w:bookmarkStart w:id="306" w:name="_Toc27852"/>
      <w:r>
        <w:rPr>
          <w:rFonts w:hint="eastAsia"/>
        </w:rPr>
        <w:t>地面站数据预处理与分析部件（SYC</w:t>
      </w:r>
      <w:r>
        <w:t>-</w:t>
      </w:r>
      <w:r>
        <w:rPr>
          <w:rFonts w:hint="eastAsia"/>
        </w:rPr>
        <w:t>GYSJ-WXYG</w:t>
      </w:r>
      <w:r>
        <w:t>-</w:t>
      </w:r>
      <w:r>
        <w:rPr>
          <w:rFonts w:hint="eastAsia"/>
        </w:rPr>
        <w:t>YCL）</w:t>
      </w:r>
      <w:bookmarkEnd w:id="303"/>
      <w:bookmarkEnd w:id="304"/>
      <w:bookmarkEnd w:id="305"/>
      <w:bookmarkEnd w:id="306"/>
    </w:p>
    <w:p w14:paraId="36CABF12">
      <w:pPr>
        <w:pStyle w:val="5"/>
      </w:pPr>
      <w:bookmarkStart w:id="307" w:name="_Toc220368499"/>
      <w:bookmarkStart w:id="308" w:name="_Toc240550117"/>
      <w:r>
        <w:rPr>
          <w:rFonts w:hint="eastAsia"/>
        </w:rPr>
        <w:t>概述</w:t>
      </w:r>
      <w:bookmarkEnd w:id="307"/>
      <w:bookmarkEnd w:id="308"/>
    </w:p>
    <w:p w14:paraId="1B10F945">
      <w:pPr>
        <w:ind w:firstLine="480"/>
        <w:jc w:val="both"/>
      </w:pPr>
      <w:r>
        <w:rPr>
          <w:rFonts w:hint="eastAsia"/>
        </w:rPr>
        <w:t>地面站数据预处理与分析子系统主要用于对从数据接收质控管理软件接入的地面站数据进行预处理和分析工作。其主要功能包括数据的接入、质量检查、清洗、管理、统计以及数据的标准化或自定义生产、任务管理、生产成果入库等。通过对数据的预处理，为后续的数据分析和应用提供可靠的数据基础。同时，系统还提供生产工具管理功能，包括对生产工具、标准生产线、服务接口和数据集的管理，以及系统用户、权限、日志和资源的管理。这些功能共同确保了地面站数据的有效处理、分析和管理，为相关领域的决策和研究提供支持。</w:t>
      </w:r>
    </w:p>
    <w:p w14:paraId="75379CD6">
      <w:pPr>
        <w:pStyle w:val="5"/>
      </w:pPr>
      <w:bookmarkStart w:id="309" w:name="_Toc220368500"/>
      <w:bookmarkStart w:id="310" w:name="_Toc240550118"/>
      <w:r>
        <w:rPr>
          <w:rFonts w:hint="eastAsia"/>
        </w:rPr>
        <w:t>部件组成</w:t>
      </w:r>
      <w:bookmarkEnd w:id="309"/>
      <w:bookmarkEnd w:id="310"/>
    </w:p>
    <w:p w14:paraId="7188B699">
      <w:pPr>
        <w:ind w:firstLine="480"/>
      </w:pPr>
      <w:r>
        <w:rPr>
          <w:rFonts w:hint="eastAsia"/>
        </w:rPr>
        <w:t>地面站数据预处理与分析部件由数据检索模块、数据生产模块、生产工具管理模块、系统资源管理模块组成。</w:t>
      </w:r>
    </w:p>
    <w:p w14:paraId="24D20B56">
      <w:pPr>
        <w:pStyle w:val="59"/>
      </w:pPr>
      <w:r>
        <w:object>
          <v:shape id="_x0000_i1039" o:spt="75" type="#_x0000_t75" style="height:263pt;width:491.75pt;" o:ole="t" filled="f" o:preferrelative="t" stroked="f" coordsize="21600,21600">
            <v:path/>
            <v:fill on="f" focussize="0,0"/>
            <v:stroke on="f" joinstyle="miter"/>
            <v:imagedata r:id="rId58" o:title=""/>
            <o:lock v:ext="edit" aspectratio="f"/>
            <w10:wrap type="none"/>
            <w10:anchorlock/>
          </v:shape>
          <o:OLEObject Type="Embed" ProgID="Visio.Drawing.15" ShapeID="_x0000_i1039" DrawAspect="Content" ObjectID="_1468075739" r:id="rId57">
            <o:LockedField>false</o:LockedField>
          </o:OLEObject>
        </w:object>
      </w:r>
    </w:p>
    <w:p w14:paraId="2909B08B">
      <w:pPr>
        <w:pStyle w:val="110"/>
        <w:rPr>
          <w:rFonts w:hint="eastAsia"/>
        </w:rPr>
      </w:pPr>
      <w:bookmarkStart w:id="311" w:name="_Toc24055001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r>
        <w:rPr>
          <w:rFonts w:hint="eastAsia"/>
        </w:rPr>
        <w:t>地面站数据预处理与分析部件组成图</w:t>
      </w:r>
      <w:bookmarkEnd w:id="311"/>
    </w:p>
    <w:p w14:paraId="73C69737">
      <w:pPr>
        <w:pStyle w:val="5"/>
      </w:pPr>
      <w:bookmarkStart w:id="312" w:name="_Toc220368501"/>
      <w:bookmarkStart w:id="313" w:name="_Toc240550119"/>
      <w:r>
        <w:rPr>
          <w:rFonts w:hint="eastAsia"/>
        </w:rPr>
        <w:t>交互关系</w:t>
      </w:r>
      <w:bookmarkEnd w:id="312"/>
      <w:bookmarkEnd w:id="313"/>
    </w:p>
    <w:p w14:paraId="24A40734">
      <w:pPr>
        <w:ind w:firstLine="480"/>
      </w:pPr>
      <w:r>
        <w:rPr>
          <w:rFonts w:hint="eastAsia"/>
        </w:rPr>
        <w:t>地面站数据预处理与分析部件交互关系图如下所示：</w:t>
      </w:r>
    </w:p>
    <w:p w14:paraId="43B510DC">
      <w:pPr>
        <w:pStyle w:val="59"/>
      </w:pPr>
      <w:r>
        <w:rPr>
          <w:rFonts w:hint="eastAsia"/>
        </w:rPr>
        <w:object>
          <v:shape id="_x0000_i1040" o:spt="75" type="#_x0000_t75" style="height:290.45pt;width:459.9pt;" o:ole="t" filled="f" o:preferrelative="t" stroked="f" coordsize="21600,21600">
            <v:path/>
            <v:fill on="f" focussize="0,0"/>
            <v:stroke on="f" joinstyle="miter"/>
            <v:imagedata r:id="rId60" o:title=""/>
            <o:lock v:ext="edit" aspectratio="f"/>
            <w10:wrap type="none"/>
            <w10:anchorlock/>
          </v:shape>
          <o:OLEObject Type="Embed" ProgID="Visio.Drawing.15" ShapeID="_x0000_i1040" DrawAspect="Content" ObjectID="_1468075740" r:id="rId59">
            <o:LockedField>false</o:LockedField>
          </o:OLEObject>
        </w:object>
      </w:r>
    </w:p>
    <w:p w14:paraId="14549FE4">
      <w:pPr>
        <w:pStyle w:val="110"/>
        <w:rPr>
          <w:rFonts w:hint="eastAsia"/>
        </w:rPr>
      </w:pPr>
      <w:bookmarkStart w:id="314" w:name="_Toc24055001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r>
        <w:rPr>
          <w:rFonts w:hint="eastAsia"/>
        </w:rPr>
        <w:t>地面站数据预处理与分析部件交互关系图</w:t>
      </w:r>
      <w:bookmarkEnd w:id="314"/>
    </w:p>
    <w:p w14:paraId="0D86AAC0">
      <w:pPr>
        <w:ind w:firstLine="480"/>
      </w:pPr>
      <w:r>
        <w:rPr>
          <w:rFonts w:hint="eastAsia"/>
        </w:rPr>
        <w:t>地面站数据预处理与分析子系统支持从数据接收质控管理软件接入原始遥感数据，通过数据检索模块进行检索需要进行生产的数据，可在数据生产模块选择相应生产线进行数据生产流程，生产成果返回至数据接收质控管理软件进行存储归档。同时生产工具管理模块提供对相应生产工具参数定义以及标准生产线定义等功能，系统资源管理模块提供系统日志信息、系统资源信息等。</w:t>
      </w:r>
    </w:p>
    <w:p w14:paraId="02512EB8">
      <w:pPr>
        <w:pStyle w:val="5"/>
      </w:pPr>
      <w:bookmarkStart w:id="315" w:name="_Toc240550120"/>
      <w:bookmarkStart w:id="316" w:name="_Toc220368502"/>
      <w:r>
        <w:rPr>
          <w:rFonts w:hint="eastAsia"/>
        </w:rPr>
        <w:t>数据检索模块（SYC</w:t>
      </w:r>
      <w:r>
        <w:t>-</w:t>
      </w:r>
      <w:r>
        <w:rPr>
          <w:rFonts w:hint="eastAsia"/>
        </w:rPr>
        <w:t>GYSJ-WXYG</w:t>
      </w:r>
      <w:r>
        <w:t>-</w:t>
      </w:r>
      <w:r>
        <w:rPr>
          <w:rFonts w:hint="eastAsia"/>
        </w:rPr>
        <w:t>YCL-SJJS）</w:t>
      </w:r>
      <w:bookmarkEnd w:id="315"/>
      <w:bookmarkEnd w:id="316"/>
    </w:p>
    <w:p w14:paraId="7F79E756">
      <w:pPr>
        <w:pStyle w:val="6"/>
      </w:pPr>
      <w:r>
        <w:rPr>
          <w:rFonts w:hint="eastAsia"/>
        </w:rPr>
        <w:t>概述</w:t>
      </w:r>
    </w:p>
    <w:p w14:paraId="02ACCBAE">
      <w:pPr>
        <w:ind w:firstLine="480"/>
      </w:pPr>
      <w:r>
        <w:rPr>
          <w:rFonts w:hint="eastAsia"/>
        </w:rPr>
        <w:t>数据检索模块实现卫星遥感数据的统一接入、入库、管理、数据量统计等功能，为后续数据生产模块提供数据资源。</w:t>
      </w:r>
    </w:p>
    <w:p w14:paraId="3A0E78F3">
      <w:pPr>
        <w:pStyle w:val="6"/>
      </w:pPr>
      <w:r>
        <w:rPr>
          <w:rFonts w:hint="eastAsia"/>
        </w:rPr>
        <w:t>模块组成</w:t>
      </w:r>
    </w:p>
    <w:p w14:paraId="5842D899">
      <w:pPr>
        <w:pStyle w:val="59"/>
      </w:pPr>
      <w:del w:id="569" w:author="Theron Tang" w:date="2026-10-13T10:15:00Z"/>
      <w:del w:id="570" w:author="Theron Tang" w:date="2026-10-13T10:15:00Z"/>
      <w:del w:id="571" w:author="Theron Tang" w:date="2026-10-13T10:15:00Z"/>
      <w:del w:id="572" w:author="Theron Tang" w:date="2026-10-13T10:15:00Z">
        <w:r>
          <w:rPr>
            <w:rFonts w:hint="eastAsia"/>
          </w:rPr>
          <w:object>
            <v:shape id="_x0000_i1041" o:spt="75" type="#_x0000_t75" style="height:240pt;width:142.05pt;" o:ole="t" filled="f" o:preferrelative="t" stroked="f" coordsize="21600,21600">
              <v:path/>
              <v:fill on="f" focussize="0,0"/>
              <v:stroke on="f" joinstyle="miter"/>
              <v:imagedata r:id="rId62" o:title=""/>
              <o:lock v:ext="edit" aspectratio="f"/>
              <w10:wrap type="none"/>
              <w10:anchorlock/>
            </v:shape>
            <o:OLEObject Type="Embed" ProgID="Visio.Drawing.15" ShapeID="_x0000_i1041" DrawAspect="Content" ObjectID="_1468075741" r:id="rId61">
              <o:LockedField>false</o:LockedField>
            </o:OLEObject>
          </w:object>
        </w:r>
      </w:del>
      <w:del w:id="574" w:author="Theron Tang" w:date="2026-10-13T10:15:00Z"/>
      <w:ins w:id="575" w:author="Theron Tang" w:date="2026-10-13T10:15:00Z"/>
      <w:ins w:id="576" w:author="Theron Tang" w:date="2026-10-13T10:15:00Z"/>
      <w:ins w:id="577" w:author="Theron Tang" w:date="2026-10-13T10:15:00Z"/>
      <w:ins w:id="578" w:author="Theron Tang" w:date="2026-10-13T10:15:00Z">
        <w:r>
          <w:rPr>
            <w:rFonts w:hint="eastAsia"/>
          </w:rPr>
          <w:object>
            <v:shape id="_x0000_i1042" o:spt="75" type="#_x0000_t75" style="height:227.25pt;width:303.65pt;" o:ole="t" filled="f" o:preferrelative="t" stroked="f" coordsize="21600,21600">
              <v:path/>
              <v:fill on="f" focussize="0,0"/>
              <v:stroke on="f" joinstyle="miter"/>
              <v:imagedata r:id="rId64" o:title=""/>
              <o:lock v:ext="edit" aspectratio="f"/>
              <w10:wrap type="none"/>
              <w10:anchorlock/>
            </v:shape>
            <o:OLEObject Type="Embed" ProgID="Visio.Drawing.15" ShapeID="_x0000_i1042" DrawAspect="Content" ObjectID="_1468075742" r:id="rId63">
              <o:LockedField>false</o:LockedField>
            </o:OLEObject>
          </w:object>
        </w:r>
      </w:ins>
      <w:ins w:id="580" w:author="Theron Tang" w:date="2026-10-13T10:15:00Z"/>
    </w:p>
    <w:p w14:paraId="177C39A8">
      <w:pPr>
        <w:pStyle w:val="110"/>
        <w:rPr>
          <w:rFonts w:hint="eastAsia"/>
        </w:rPr>
      </w:pPr>
      <w:bookmarkStart w:id="317" w:name="_Toc240550017"/>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w:t>
      </w:r>
      <w:r>
        <w:rPr>
          <w:rFonts w:hint="eastAsia"/>
        </w:rPr>
        <w:fldChar w:fldCharType="end"/>
      </w:r>
      <w:r>
        <w:rPr>
          <w:rFonts w:hint="eastAsia"/>
        </w:rPr>
        <w:t>数据检索模块组成图</w:t>
      </w:r>
      <w:bookmarkEnd w:id="317"/>
    </w:p>
    <w:p w14:paraId="13BC8DDE">
      <w:pPr>
        <w:pStyle w:val="6"/>
      </w:pPr>
      <w:r>
        <w:rPr>
          <w:rFonts w:hint="eastAsia"/>
        </w:rPr>
        <w:t>交互关系</w:t>
      </w:r>
    </w:p>
    <w:p w14:paraId="439B3B17">
      <w:pPr>
        <w:ind w:firstLine="480"/>
      </w:pPr>
      <w:r>
        <w:rPr>
          <w:rFonts w:hint="eastAsia"/>
        </w:rPr>
        <w:t>模块交互关系图如下所示：</w:t>
      </w:r>
    </w:p>
    <w:p w14:paraId="3536B919">
      <w:pPr>
        <w:pStyle w:val="59"/>
      </w:pPr>
      <w:r>
        <w:rPr>
          <w:rFonts w:hint="eastAsia"/>
        </w:rPr>
        <w:object>
          <v:shape id="_x0000_i1043" o:spt="75" type="#_x0000_t75" style="height:263pt;width:155.75pt;" o:ole="t" filled="f" o:preferrelative="t" stroked="f" coordsize="21600,21600">
            <v:path/>
            <v:fill on="f" focussize="0,0"/>
            <v:stroke on="f" joinstyle="miter"/>
            <v:imagedata r:id="rId66" o:title=""/>
            <o:lock v:ext="edit" aspectratio="f"/>
            <w10:wrap type="none"/>
            <w10:anchorlock/>
          </v:shape>
          <o:OLEObject Type="Embed" ProgID="Visio.Drawing.15" ShapeID="_x0000_i1043" DrawAspect="Content" ObjectID="_1468075743" r:id="rId65">
            <o:LockedField>false</o:LockedField>
          </o:OLEObject>
        </w:object>
      </w:r>
    </w:p>
    <w:p w14:paraId="0F67C276">
      <w:pPr>
        <w:pStyle w:val="110"/>
        <w:rPr>
          <w:rFonts w:hint="eastAsia"/>
        </w:rPr>
      </w:pPr>
      <w:bookmarkStart w:id="318" w:name="_Toc240550018"/>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6</w:t>
      </w:r>
      <w:r>
        <w:rPr>
          <w:rFonts w:hint="eastAsia"/>
        </w:rPr>
        <w:fldChar w:fldCharType="end"/>
      </w:r>
      <w:r>
        <w:rPr>
          <w:rFonts w:hint="eastAsia"/>
        </w:rPr>
        <w:t>数据检索模块交互关系图</w:t>
      </w:r>
      <w:bookmarkEnd w:id="318"/>
    </w:p>
    <w:p w14:paraId="1A9BDC32">
      <w:pPr>
        <w:pStyle w:val="6"/>
      </w:pPr>
      <w:r>
        <w:rPr>
          <w:rFonts w:hint="eastAsia"/>
        </w:rPr>
        <w:t>数据入库功能（SYC</w:t>
      </w:r>
      <w:r>
        <w:t>-</w:t>
      </w:r>
      <w:r>
        <w:rPr>
          <w:rFonts w:hint="eastAsia"/>
        </w:rPr>
        <w:t>GYSJ-WXYG</w:t>
      </w:r>
      <w:r>
        <w:t>-</w:t>
      </w:r>
      <w:r>
        <w:rPr>
          <w:rFonts w:hint="eastAsia"/>
        </w:rPr>
        <w:t>YCL-SJJS-SJRK）</w:t>
      </w:r>
    </w:p>
    <w:p w14:paraId="685B2DE6">
      <w:pPr>
        <w:pStyle w:val="7"/>
      </w:pPr>
      <w:r>
        <w:rPr>
          <w:rFonts w:hint="eastAsia"/>
        </w:rPr>
        <w:t>功能描述</w:t>
      </w:r>
    </w:p>
    <w:p w14:paraId="0CFCB231">
      <w:pPr>
        <w:ind w:firstLine="480"/>
      </w:pPr>
      <w:r>
        <w:rPr>
          <w:rFonts w:hint="eastAsia"/>
        </w:rPr>
        <w:t>主要是用于实现对外部数据的接入、质量检查、数据清洗等功能。</w:t>
      </w:r>
    </w:p>
    <w:p w14:paraId="554CA8EA">
      <w:pPr>
        <w:ind w:firstLine="480"/>
      </w:pPr>
      <w:r>
        <w:rPr>
          <w:rFonts w:hint="eastAsia"/>
        </w:rPr>
        <w:t>（1）实现对外部数据的接入，同时实现数据管理。</w:t>
      </w:r>
    </w:p>
    <w:p w14:paraId="78F8EBCD">
      <w:pPr>
        <w:ind w:firstLine="480"/>
      </w:pPr>
      <w:r>
        <w:rPr>
          <w:rFonts w:hint="eastAsia"/>
        </w:rPr>
        <w:t>（2）对待进入的数据进行数据质量检查，包括完整性，格式一致性等。</w:t>
      </w:r>
    </w:p>
    <w:p w14:paraId="007B0CAA">
      <w:pPr>
        <w:ind w:firstLine="480"/>
      </w:pPr>
      <w:r>
        <w:rPr>
          <w:rFonts w:hint="eastAsia"/>
        </w:rPr>
        <w:t>（3）对待进入的数据进行数据清洗，包括分辨率一致性，空间参考系等内容。</w:t>
      </w:r>
    </w:p>
    <w:p w14:paraId="0BA18C89">
      <w:pPr>
        <w:ind w:firstLine="480"/>
      </w:pPr>
      <w:r>
        <w:rPr>
          <w:rFonts w:hint="eastAsia"/>
        </w:rPr>
        <w:t>（4）对特定数据的特定信息及文件进行数据入库、文件入库操作。</w:t>
      </w:r>
    </w:p>
    <w:p w14:paraId="4F990EC7">
      <w:pPr>
        <w:pStyle w:val="7"/>
      </w:pPr>
      <w:r>
        <w:rPr>
          <w:rFonts w:hint="eastAsia"/>
        </w:rPr>
        <w:t>输入输出</w:t>
      </w:r>
    </w:p>
    <w:p w14:paraId="3DD8D7AD">
      <w:pPr>
        <w:pStyle w:val="106"/>
        <w:rPr>
          <w:rFonts w:hint="eastAsia"/>
        </w:rPr>
      </w:pPr>
      <w:bookmarkStart w:id="319" w:name="_Toc24054994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数据入库功能输入输出表</w:t>
      </w:r>
      <w:bookmarkEnd w:id="31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564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42D6CEE1">
            <w:pPr>
              <w:pStyle w:val="57"/>
            </w:pPr>
            <w:r>
              <w:t>标识</w:t>
            </w:r>
          </w:p>
        </w:tc>
        <w:tc>
          <w:tcPr>
            <w:tcW w:w="1744" w:type="dxa"/>
            <w:shd w:val="clear" w:color="auto" w:fill="D8D8D8" w:themeFill="background1" w:themeFillShade="D9"/>
          </w:tcPr>
          <w:p w14:paraId="45CB6F12">
            <w:pPr>
              <w:pStyle w:val="57"/>
            </w:pPr>
            <w:r>
              <w:t>交互对象</w:t>
            </w:r>
          </w:p>
        </w:tc>
        <w:tc>
          <w:tcPr>
            <w:tcW w:w="1744" w:type="dxa"/>
            <w:shd w:val="clear" w:color="auto" w:fill="D8D8D8" w:themeFill="background1" w:themeFillShade="D9"/>
          </w:tcPr>
          <w:p w14:paraId="2870DD82">
            <w:pPr>
              <w:pStyle w:val="57"/>
            </w:pPr>
            <w:r>
              <w:t>数据名称</w:t>
            </w:r>
          </w:p>
        </w:tc>
        <w:tc>
          <w:tcPr>
            <w:tcW w:w="1744" w:type="dxa"/>
            <w:shd w:val="clear" w:color="auto" w:fill="D8D8D8" w:themeFill="background1" w:themeFillShade="D9"/>
          </w:tcPr>
          <w:p w14:paraId="0CEE8126">
            <w:pPr>
              <w:pStyle w:val="57"/>
            </w:pPr>
            <w:r>
              <w:t>数据内容</w:t>
            </w:r>
          </w:p>
        </w:tc>
        <w:tc>
          <w:tcPr>
            <w:tcW w:w="1744" w:type="dxa"/>
            <w:shd w:val="clear" w:color="auto" w:fill="D8D8D8" w:themeFill="background1" w:themeFillShade="D9"/>
          </w:tcPr>
          <w:p w14:paraId="34DD35C5">
            <w:pPr>
              <w:pStyle w:val="57"/>
            </w:pPr>
            <w:r>
              <w:t>I/O</w:t>
            </w:r>
          </w:p>
        </w:tc>
      </w:tr>
      <w:tr w14:paraId="2C51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D45ABAB">
            <w:pPr>
              <w:pStyle w:val="58"/>
            </w:pPr>
            <w:r>
              <w:t>SYC-GYSJ-WXYG-YCL-SJJS-SJRK-01</w:t>
            </w:r>
          </w:p>
        </w:tc>
        <w:tc>
          <w:tcPr>
            <w:tcW w:w="1744" w:type="dxa"/>
          </w:tcPr>
          <w:p w14:paraId="14D77526">
            <w:pPr>
              <w:pStyle w:val="58"/>
            </w:pPr>
            <w:r>
              <w:rPr>
                <w:rFonts w:hint="eastAsia"/>
              </w:rPr>
              <w:t>地震数据灾备与大数据管理子系统</w:t>
            </w:r>
          </w:p>
        </w:tc>
        <w:tc>
          <w:tcPr>
            <w:tcW w:w="1744" w:type="dxa"/>
          </w:tcPr>
          <w:p w14:paraId="28B5E4DC">
            <w:pPr>
              <w:pStyle w:val="58"/>
            </w:pPr>
            <w:r>
              <w:rPr>
                <w:rFonts w:hint="eastAsia"/>
              </w:rPr>
              <w:t>卫星</w:t>
            </w:r>
            <w:r>
              <w:t>遥感原始数据</w:t>
            </w:r>
          </w:p>
        </w:tc>
        <w:tc>
          <w:tcPr>
            <w:tcW w:w="1744" w:type="dxa"/>
          </w:tcPr>
          <w:p w14:paraId="65198C49">
            <w:pPr>
              <w:pStyle w:val="58"/>
            </w:pPr>
            <w:r>
              <w:t>原始卫星遥感影像数据</w:t>
            </w:r>
          </w:p>
        </w:tc>
        <w:tc>
          <w:tcPr>
            <w:tcW w:w="1744" w:type="dxa"/>
          </w:tcPr>
          <w:p w14:paraId="2027A77C">
            <w:pPr>
              <w:pStyle w:val="58"/>
            </w:pPr>
            <w:r>
              <w:t>I</w:t>
            </w:r>
          </w:p>
        </w:tc>
      </w:tr>
      <w:tr w14:paraId="0972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B8C4B78">
            <w:pPr>
              <w:pStyle w:val="58"/>
            </w:pPr>
            <w:r>
              <w:t>SYC-GYSJ-WXYG-YCL-SJJS-SJRK-02</w:t>
            </w:r>
          </w:p>
        </w:tc>
        <w:tc>
          <w:tcPr>
            <w:tcW w:w="1744" w:type="dxa"/>
          </w:tcPr>
          <w:p w14:paraId="10380E71">
            <w:pPr>
              <w:pStyle w:val="58"/>
            </w:pPr>
            <w:r>
              <w:rPr>
                <w:rFonts w:hint="eastAsia"/>
              </w:rPr>
              <w:t>数据管理功能</w:t>
            </w:r>
          </w:p>
        </w:tc>
        <w:tc>
          <w:tcPr>
            <w:tcW w:w="1744" w:type="dxa"/>
          </w:tcPr>
          <w:p w14:paraId="518EC257">
            <w:pPr>
              <w:pStyle w:val="58"/>
            </w:pPr>
            <w:r>
              <w:rPr>
                <w:rFonts w:hint="eastAsia"/>
              </w:rPr>
              <w:t>卫星遥感数据标准数据</w:t>
            </w:r>
          </w:p>
        </w:tc>
        <w:tc>
          <w:tcPr>
            <w:tcW w:w="1744" w:type="dxa"/>
          </w:tcPr>
          <w:p w14:paraId="6CC273C5">
            <w:pPr>
              <w:pStyle w:val="58"/>
            </w:pPr>
            <w:r>
              <w:t>经过数据质量检查、数据清洗后的卫星遥感影像数据</w:t>
            </w:r>
          </w:p>
        </w:tc>
        <w:tc>
          <w:tcPr>
            <w:tcW w:w="1744" w:type="dxa"/>
          </w:tcPr>
          <w:p w14:paraId="7AE0498B">
            <w:pPr>
              <w:pStyle w:val="58"/>
            </w:pPr>
            <w:r>
              <w:t>O</w:t>
            </w:r>
          </w:p>
        </w:tc>
      </w:tr>
    </w:tbl>
    <w:p w14:paraId="02C57B55">
      <w:pPr>
        <w:pStyle w:val="7"/>
      </w:pPr>
      <w:r>
        <w:rPr>
          <w:rFonts w:hint="eastAsia"/>
        </w:rPr>
        <w:t>处理逻辑</w:t>
      </w:r>
    </w:p>
    <w:p w14:paraId="6D190A99">
      <w:pPr>
        <w:widowControl w:val="0"/>
        <w:numPr>
          <w:ilvl w:val="0"/>
          <w:numId w:val="14"/>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获取卫星遥感影像数据</w:t>
      </w:r>
      <w:ins w:id="581" w:author="Theron Tang" w:date="2026-10-13T10:16:00Z">
        <w:r>
          <w:rPr>
            <w:rFonts w:hint="eastAsia" w:asciiTheme="minorEastAsia" w:hAnsiTheme="minorEastAsia" w:cstheme="minorEastAsia"/>
            <w:szCs w:val="21"/>
          </w:rPr>
          <w:t>：</w:t>
        </w:r>
      </w:ins>
      <w:ins w:id="582" w:author="Theron Tang" w:date="2026-10-13T10:15:00Z">
        <w:r>
          <w:rPr>
            <w:rFonts w:asciiTheme="minorEastAsia" w:hAnsiTheme="minorEastAsia" w:cstheme="minorEastAsia"/>
            <w:szCs w:val="21"/>
          </w:rPr>
          <w:t>接收地震数据灾备与大数据管理子系统推送的卫星遥感原始数据就绪通知，根据通知中的数据类型、存储路径、卫星标识、传感器类型等信息，启动数据入库流程。</w:t>
        </w:r>
      </w:ins>
    </w:p>
    <w:p w14:paraId="74B87B8E">
      <w:pPr>
        <w:widowControl w:val="0"/>
        <w:numPr>
          <w:ilvl w:val="0"/>
          <w:numId w:val="14"/>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解析头文件</w:t>
      </w:r>
      <w:ins w:id="583" w:author="Theron Tang" w:date="2026-10-13T10:16:00Z">
        <w:r>
          <w:rPr>
            <w:rFonts w:hint="eastAsia" w:asciiTheme="minorEastAsia" w:hAnsiTheme="minorEastAsia" w:cstheme="minorEastAsia"/>
            <w:szCs w:val="21"/>
          </w:rPr>
          <w:t>：</w:t>
        </w:r>
      </w:ins>
      <w:ins w:id="584" w:author="Theron Tang" w:date="2026-10-13T10:16:00Z">
        <w:r>
          <w:rPr>
            <w:rFonts w:asciiTheme="minorEastAsia" w:hAnsiTheme="minorEastAsia" w:cstheme="minorEastAsia"/>
            <w:szCs w:val="21"/>
          </w:rPr>
          <w:t>从对象存储或指定路径获取原始影像文件，解析影像头文件及配套元数据文件，提取卫星名称、传感器类型、成像时间、空间范围、空间分辨率、波段信息、坐标参考系、数据级别等核心元数据字段。</w:t>
        </w:r>
      </w:ins>
    </w:p>
    <w:p w14:paraId="36E6DB03">
      <w:pPr>
        <w:widowControl w:val="0"/>
        <w:numPr>
          <w:ilvl w:val="0"/>
          <w:numId w:val="14"/>
        </w:numPr>
        <w:snapToGrid/>
        <w:ind w:firstLine="480" w:firstLineChars="200"/>
        <w:rPr>
          <w:ins w:id="586" w:author="Theron Tang" w:date="2026-10-13T10:24:00Z"/>
          <w:rFonts w:hint="eastAsia" w:asciiTheme="minorEastAsia" w:hAnsiTheme="minorEastAsia" w:cstheme="minorEastAsia"/>
          <w:szCs w:val="21"/>
        </w:rPr>
        <w:pPrChange w:id="585" w:author="Theron Tang" w:date="2026-10-13T10:24:00Z">
          <w:pPr>
            <w:numPr>
              <w:ilvl w:val="255"/>
              <w:numId w:val="0"/>
            </w:numPr>
            <w:snapToGrid/>
            <w:ind w:firstLine="480" w:firstLineChars="0"/>
          </w:pPr>
        </w:pPrChange>
      </w:pPr>
      <w:r>
        <w:rPr>
          <w:rFonts w:hint="eastAsia" w:asciiTheme="minorEastAsia" w:hAnsiTheme="minorEastAsia" w:cstheme="minorEastAsia"/>
          <w:szCs w:val="21"/>
        </w:rPr>
        <w:t>数据质检</w:t>
      </w:r>
      <w:ins w:id="587" w:author="Theron Tang" w:date="2026-10-13T10:16:00Z">
        <w:r>
          <w:rPr>
            <w:rFonts w:hint="eastAsia" w:asciiTheme="minorEastAsia" w:hAnsiTheme="minorEastAsia" w:cstheme="minorEastAsia"/>
            <w:szCs w:val="21"/>
          </w:rPr>
          <w:t>：</w:t>
        </w:r>
      </w:ins>
      <w:ins w:id="588" w:author="Theron Tang" w:date="2026-10-13T10:24:00Z">
        <w:r>
          <w:rPr>
            <w:rFonts w:hint="eastAsia" w:asciiTheme="minorEastAsia" w:hAnsiTheme="minorEastAsia" w:cstheme="minorEastAsia"/>
            <w:szCs w:val="21"/>
          </w:rPr>
          <w:t>按照预设质检规则对原始数据进行质量检查，主要包括：</w:t>
        </w:r>
      </w:ins>
    </w:p>
    <w:p w14:paraId="516CC60D">
      <w:pPr>
        <w:numPr>
          <w:ilvl w:val="255"/>
          <w:numId w:val="0"/>
        </w:numPr>
        <w:snapToGrid/>
        <w:ind w:firstLine="480"/>
        <w:rPr>
          <w:ins w:id="589" w:author="Theron Tang" w:date="2026-10-13T10:24:00Z"/>
          <w:rFonts w:hint="eastAsia" w:asciiTheme="minorEastAsia" w:hAnsiTheme="minorEastAsia" w:cstheme="minorEastAsia"/>
          <w:szCs w:val="21"/>
        </w:rPr>
      </w:pPr>
      <w:ins w:id="590" w:author="Theron Tang" w:date="2026-10-13T10:24:00Z">
        <w:r>
          <w:rPr>
            <w:rFonts w:hint="eastAsia" w:asciiTheme="minorEastAsia" w:hAnsiTheme="minorEastAsia" w:cstheme="minorEastAsia"/>
            <w:szCs w:val="21"/>
          </w:rPr>
          <w:t>文件完整性检查：文件是否存在、大小是否正常、格式是否可读、是否缺少必要附属文件；</w:t>
        </w:r>
      </w:ins>
    </w:p>
    <w:p w14:paraId="54F6B0E5">
      <w:pPr>
        <w:numPr>
          <w:ilvl w:val="255"/>
          <w:numId w:val="0"/>
        </w:numPr>
        <w:snapToGrid/>
        <w:ind w:firstLine="480"/>
        <w:rPr>
          <w:ins w:id="591" w:author="Theron Tang" w:date="2026-10-13T10:24:00Z"/>
          <w:rFonts w:hint="eastAsia" w:asciiTheme="minorEastAsia" w:hAnsiTheme="minorEastAsia" w:cstheme="minorEastAsia"/>
          <w:szCs w:val="21"/>
        </w:rPr>
      </w:pPr>
      <w:ins w:id="592" w:author="Theron Tang" w:date="2026-10-13T10:24:00Z">
        <w:r>
          <w:rPr>
            <w:rFonts w:hint="eastAsia" w:asciiTheme="minorEastAsia" w:hAnsiTheme="minorEastAsia" w:cstheme="minorEastAsia"/>
            <w:szCs w:val="21"/>
          </w:rPr>
          <w:t>元数据完整性检查：必填字段是否为空，字段类型和取值范围是否合规；</w:t>
        </w:r>
      </w:ins>
    </w:p>
    <w:p w14:paraId="16ED28AC">
      <w:pPr>
        <w:numPr>
          <w:ilvl w:val="255"/>
          <w:numId w:val="0"/>
        </w:numPr>
        <w:snapToGrid/>
        <w:ind w:firstLine="480"/>
        <w:rPr>
          <w:ins w:id="593" w:author="Theron Tang" w:date="2026-10-13T10:24:00Z"/>
          <w:rFonts w:hint="eastAsia" w:asciiTheme="minorEastAsia" w:hAnsiTheme="minorEastAsia" w:cstheme="minorEastAsia"/>
          <w:szCs w:val="21"/>
        </w:rPr>
      </w:pPr>
      <w:ins w:id="594" w:author="Theron Tang" w:date="2026-10-13T10:24:00Z">
        <w:r>
          <w:rPr>
            <w:rFonts w:hint="eastAsia" w:asciiTheme="minorEastAsia" w:hAnsiTheme="minorEastAsia" w:cstheme="minorEastAsia"/>
            <w:szCs w:val="21"/>
          </w:rPr>
          <w:t>格式一致性检查：文件格式是否符合标准（如 GeoTIFF、NetCDF、HDF 等）；</w:t>
        </w:r>
      </w:ins>
    </w:p>
    <w:p w14:paraId="233DFC0B">
      <w:pPr>
        <w:numPr>
          <w:ilvl w:val="255"/>
          <w:numId w:val="0"/>
        </w:numPr>
        <w:snapToGrid/>
        <w:ind w:firstLine="480"/>
        <w:rPr>
          <w:ins w:id="595" w:author="Theron Tang" w:date="2026-10-13T10:24:00Z"/>
          <w:rFonts w:hint="eastAsia" w:asciiTheme="minorEastAsia" w:hAnsiTheme="minorEastAsia" w:cstheme="minorEastAsia"/>
          <w:szCs w:val="21"/>
        </w:rPr>
      </w:pPr>
      <w:ins w:id="596" w:author="Theron Tang" w:date="2026-10-13T10:24:00Z">
        <w:r>
          <w:rPr>
            <w:rFonts w:hint="eastAsia" w:asciiTheme="minorEastAsia" w:hAnsiTheme="minorEastAsia" w:cstheme="minorEastAsia"/>
            <w:szCs w:val="21"/>
          </w:rPr>
          <w:t>空间参考检查：坐标参考系是否有效，空间范围是否落在合理经纬度范围内；</w:t>
        </w:r>
      </w:ins>
    </w:p>
    <w:p w14:paraId="1BFAF642">
      <w:pPr>
        <w:numPr>
          <w:ilvl w:val="255"/>
          <w:numId w:val="0"/>
        </w:numPr>
        <w:snapToGrid/>
        <w:ind w:firstLine="480"/>
        <w:rPr>
          <w:ins w:id="597" w:author="Theron Tang" w:date="2026-10-13T10:24:00Z"/>
          <w:rFonts w:hint="eastAsia" w:asciiTheme="minorEastAsia" w:hAnsiTheme="minorEastAsia" w:cstheme="minorEastAsia"/>
          <w:szCs w:val="21"/>
        </w:rPr>
      </w:pPr>
      <w:ins w:id="598" w:author="Theron Tang" w:date="2026-10-13T10:24:00Z">
        <w:r>
          <w:rPr>
            <w:rFonts w:hint="eastAsia" w:asciiTheme="minorEastAsia" w:hAnsiTheme="minorEastAsia" w:cstheme="minorEastAsia"/>
            <w:szCs w:val="21"/>
          </w:rPr>
          <w:t>辅助信息检查：如云量、轨道号、产品级别等是否满足入库要求。</w:t>
        </w:r>
      </w:ins>
    </w:p>
    <w:p w14:paraId="6468DD9C">
      <w:pPr>
        <w:widowControl w:val="0"/>
        <w:numPr>
          <w:ilvl w:val="0"/>
          <w:numId w:val="0"/>
        </w:numPr>
        <w:snapToGrid/>
        <w:ind w:left="400" w:firstLine="0" w:firstLineChars="0"/>
        <w:rPr>
          <w:rFonts w:hint="eastAsia" w:asciiTheme="minorEastAsia" w:hAnsiTheme="minorEastAsia" w:cstheme="minorEastAsia"/>
          <w:szCs w:val="21"/>
        </w:rPr>
        <w:pPrChange w:id="599" w:author="Theron Tang" w:date="2026-10-13T10:24:00Z">
          <w:pPr>
            <w:widowControl w:val="0"/>
            <w:numPr>
              <w:ilvl w:val="0"/>
              <w:numId w:val="14"/>
            </w:numPr>
            <w:snapToGrid/>
            <w:ind w:firstLine="480"/>
          </w:pPr>
        </w:pPrChange>
      </w:pPr>
      <w:ins w:id="600" w:author="Theron Tang" w:date="2026-10-13T10:24:00Z">
        <w:r>
          <w:rPr>
            <w:rFonts w:hint="eastAsia" w:asciiTheme="minorEastAsia" w:hAnsiTheme="minorEastAsia" w:cstheme="minorEastAsia"/>
            <w:szCs w:val="21"/>
          </w:rPr>
          <w:t>质检完成后生成质检结果，合格数据进入清洗环节，不合格数据标记异常并生成质检报告。</w:t>
        </w:r>
      </w:ins>
    </w:p>
    <w:p w14:paraId="260AA096">
      <w:pPr>
        <w:widowControl w:val="0"/>
        <w:numPr>
          <w:ilvl w:val="0"/>
          <w:numId w:val="14"/>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数据清洗</w:t>
      </w:r>
      <w:ins w:id="601" w:author="Theron Tang" w:date="2026-10-13T10:25:00Z">
        <w:r>
          <w:rPr>
            <w:rFonts w:hint="eastAsia" w:asciiTheme="minorEastAsia" w:hAnsiTheme="minorEastAsia" w:cstheme="minorEastAsia"/>
            <w:szCs w:val="21"/>
          </w:rPr>
          <w:t>：对质检合格的数据执行清洗和标准化处理：统一空间参考系；统一分辨率、波段组织方式和数据格式；去除无效值、重复记录和明显异常像元。</w:t>
        </w:r>
      </w:ins>
    </w:p>
    <w:p w14:paraId="4F70E9CE">
      <w:pPr>
        <w:widowControl w:val="0"/>
        <w:numPr>
          <w:ilvl w:val="0"/>
          <w:numId w:val="14"/>
        </w:numPr>
        <w:snapToGrid/>
        <w:ind w:firstLine="480" w:firstLineChars="200"/>
        <w:rPr>
          <w:rFonts w:hint="eastAsia" w:asciiTheme="minorEastAsia" w:hAnsiTheme="minorEastAsia" w:cstheme="minorEastAsia"/>
          <w:szCs w:val="21"/>
        </w:rPr>
        <w:pPrChange w:id="602" w:author="Theron Tang" w:date="2026-10-13T10:26:00Z">
          <w:pPr>
            <w:numPr>
              <w:ilvl w:val="255"/>
              <w:numId w:val="0"/>
            </w:numPr>
            <w:snapToGrid/>
            <w:ind w:firstLine="480" w:firstLineChars="0"/>
          </w:pPr>
        </w:pPrChange>
      </w:pPr>
      <w:r>
        <w:rPr>
          <w:rFonts w:hint="eastAsia" w:asciiTheme="minorEastAsia" w:hAnsiTheme="minorEastAsia" w:cstheme="minorEastAsia"/>
          <w:szCs w:val="21"/>
        </w:rPr>
        <w:t>完成数据入库操作：将清洗后的标准数据分别进行元数据入库和文件入库：</w:t>
      </w:r>
    </w:p>
    <w:p w14:paraId="39C66B9D">
      <w:pPr>
        <w:numPr>
          <w:ilvl w:val="255"/>
          <w:numId w:val="0"/>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元数据写入关系型数据库，包括数据标识、卫星、传感器、成像时间、空间范围、分辨率、存储路径、校验码、入库时间等；</w:t>
      </w:r>
    </w:p>
    <w:p w14:paraId="0C1B2F78">
      <w:pPr>
        <w:numPr>
          <w:ilvl w:val="255"/>
          <w:numId w:val="0"/>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影像文件写入对象存储或分布式文件系统，按“业务模块/数据类型/时间分区/唯一标识”的目录结构组织；</w:t>
      </w:r>
    </w:p>
    <w:p w14:paraId="09F8C25F">
      <w:pPr>
        <w:numPr>
          <w:ilvl w:val="255"/>
          <w:numId w:val="0"/>
        </w:numPr>
        <w:snapToGrid/>
        <w:ind w:firstLine="480"/>
        <w:rPr>
          <w:del w:id="603" w:author="Theron Tang" w:date="2026-10-13T10:27:00Z"/>
          <w:rFonts w:hint="eastAsia" w:asciiTheme="minorEastAsia" w:hAnsiTheme="minorEastAsia" w:cstheme="minorEastAsia"/>
          <w:szCs w:val="21"/>
        </w:rPr>
      </w:pPr>
      <w:r>
        <w:rPr>
          <w:rFonts w:hint="eastAsia" w:asciiTheme="minorEastAsia" w:hAnsiTheme="minorEastAsia" w:cstheme="minorEastAsia"/>
          <w:szCs w:val="21"/>
        </w:rPr>
        <w:t>建立元数据记录与文件实体的关联关系，更新数据目录和资源池状态；</w:t>
      </w:r>
    </w:p>
    <w:p w14:paraId="00BF5816">
      <w:pPr>
        <w:widowControl w:val="0"/>
        <w:numPr>
          <w:ilvl w:val="255"/>
          <w:numId w:val="0"/>
        </w:numPr>
        <w:snapToGrid/>
        <w:ind w:firstLine="480"/>
        <w:rPr>
          <w:rFonts w:hint="eastAsia" w:asciiTheme="minorEastAsia" w:hAnsiTheme="minorEastAsia" w:cstheme="minorEastAsia"/>
          <w:szCs w:val="21"/>
        </w:rPr>
        <w:pPrChange w:id="604" w:author="Theron Tang" w:date="2026-10-13T10:27:00Z">
          <w:pPr>
            <w:widowControl w:val="0"/>
            <w:numPr>
              <w:ilvl w:val="0"/>
              <w:numId w:val="14"/>
            </w:numPr>
            <w:snapToGrid/>
            <w:ind w:firstLine="480"/>
          </w:pPr>
        </w:pPrChange>
      </w:pPr>
      <w:r>
        <w:rPr>
          <w:rFonts w:hint="eastAsia" w:asciiTheme="minorEastAsia" w:hAnsiTheme="minorEastAsia" w:cstheme="minorEastAsia"/>
          <w:szCs w:val="21"/>
        </w:rPr>
        <w:t>生成数据入库记录，记录入库批次、数据量、成功条数、失败条数等。</w:t>
      </w:r>
    </w:p>
    <w:p w14:paraId="47A3034E">
      <w:pPr>
        <w:pStyle w:val="7"/>
      </w:pPr>
      <w:r>
        <w:rPr>
          <w:rFonts w:hint="eastAsia"/>
        </w:rPr>
        <w:t>异常与错误处理</w:t>
      </w:r>
    </w:p>
    <w:p w14:paraId="53C2B3D5">
      <w:pPr>
        <w:ind w:firstLine="480"/>
      </w:pPr>
      <w:r>
        <w:rPr>
          <w:rFonts w:hint="eastAsia"/>
        </w:rPr>
        <w:t>数据入库失败，系统提示数据质检异常项目，补全数据缺失字段等信息后再次入库。</w:t>
      </w:r>
    </w:p>
    <w:p w14:paraId="6F79D847">
      <w:pPr>
        <w:pStyle w:val="6"/>
      </w:pPr>
      <w:r>
        <w:rPr>
          <w:rFonts w:hint="eastAsia"/>
        </w:rPr>
        <w:t>数据管理功能（SYC</w:t>
      </w:r>
      <w:r>
        <w:t>-</w:t>
      </w:r>
      <w:r>
        <w:rPr>
          <w:rFonts w:hint="eastAsia"/>
        </w:rPr>
        <w:t>GYSJ-WXYG</w:t>
      </w:r>
      <w:r>
        <w:t>-</w:t>
      </w:r>
      <w:r>
        <w:rPr>
          <w:rFonts w:hint="eastAsia"/>
        </w:rPr>
        <w:t>YCL-SJJS-SJGL）</w:t>
      </w:r>
    </w:p>
    <w:p w14:paraId="306B1D32">
      <w:pPr>
        <w:pStyle w:val="7"/>
      </w:pPr>
      <w:r>
        <w:rPr>
          <w:rFonts w:hint="eastAsia"/>
        </w:rPr>
        <w:t>功能描述</w:t>
      </w:r>
    </w:p>
    <w:p w14:paraId="184BD551">
      <w:pPr>
        <w:ind w:firstLine="480"/>
        <w:rPr>
          <w:rFonts w:hint="eastAsia" w:asciiTheme="minorEastAsia" w:hAnsiTheme="minorEastAsia" w:cstheme="minorEastAsia"/>
        </w:rPr>
      </w:pPr>
      <w:r>
        <w:rPr>
          <w:rFonts w:hint="eastAsia" w:asciiTheme="minorEastAsia" w:hAnsiTheme="minorEastAsia" w:cstheme="minorEastAsia"/>
        </w:rPr>
        <w:t>系统支持对所有接入的数据进行全生命周期的常规管理，用户可便捷地执行数据查询与可视化展示，实现数据的高效组织与灵活管控，满足多样化数据管理需求。</w:t>
      </w:r>
    </w:p>
    <w:p w14:paraId="30434936">
      <w:pPr>
        <w:pStyle w:val="7"/>
      </w:pPr>
      <w:r>
        <w:rPr>
          <w:rFonts w:hint="eastAsia"/>
        </w:rPr>
        <w:t>输入输出</w:t>
      </w:r>
    </w:p>
    <w:p w14:paraId="205C6CB8">
      <w:pPr>
        <w:pStyle w:val="106"/>
        <w:rPr>
          <w:rFonts w:hint="eastAsia"/>
        </w:rPr>
      </w:pPr>
      <w:bookmarkStart w:id="320" w:name="_Toc240549944"/>
      <w:r>
        <w:t>表</w:t>
      </w:r>
      <w:r>
        <w:fldChar w:fldCharType="begin"/>
      </w:r>
      <w:r>
        <w:instrText xml:space="preserve"> STYLEREF 1 \s </w:instrText>
      </w:r>
      <w:r>
        <w:rPr>
          <w:rFonts w:hint="eastAsia"/>
        </w:rPr>
        <w:fldChar w:fldCharType="separate"/>
      </w:r>
      <w:r>
        <w:rPr>
          <w:rFonts w:hint="eastAsia"/>
        </w:rPr>
        <w:t>5</w:t>
      </w:r>
      <w:r>
        <w:fldChar w:fldCharType="end"/>
      </w:r>
      <w:r>
        <w:t>-</w:t>
      </w:r>
      <w:r>
        <w:fldChar w:fldCharType="begin"/>
      </w:r>
      <w:r>
        <w:instrText xml:space="preserve"> SEQ 表 \* ARABIC \s 1 </w:instrText>
      </w:r>
      <w:r>
        <w:rPr>
          <w:rFonts w:hint="eastAsia"/>
        </w:rPr>
        <w:fldChar w:fldCharType="separate"/>
      </w:r>
      <w:r>
        <w:rPr>
          <w:rFonts w:hint="eastAsia"/>
        </w:rPr>
        <w:t>2</w:t>
      </w:r>
      <w:r>
        <w:fldChar w:fldCharType="end"/>
      </w:r>
      <w:r>
        <w:t>数据管理功能输入输出表</w:t>
      </w:r>
      <w:bookmarkEnd w:id="32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3B59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14C388FE">
            <w:pPr>
              <w:pStyle w:val="57"/>
            </w:pPr>
            <w:r>
              <w:t>标识</w:t>
            </w:r>
          </w:p>
        </w:tc>
        <w:tc>
          <w:tcPr>
            <w:tcW w:w="1744" w:type="dxa"/>
            <w:shd w:val="clear" w:color="auto" w:fill="D8D8D8" w:themeFill="background1" w:themeFillShade="D9"/>
          </w:tcPr>
          <w:p w14:paraId="2C6B29F4">
            <w:pPr>
              <w:pStyle w:val="57"/>
            </w:pPr>
            <w:r>
              <w:t>交互对象</w:t>
            </w:r>
          </w:p>
        </w:tc>
        <w:tc>
          <w:tcPr>
            <w:tcW w:w="1744" w:type="dxa"/>
            <w:shd w:val="clear" w:color="auto" w:fill="D8D8D8" w:themeFill="background1" w:themeFillShade="D9"/>
          </w:tcPr>
          <w:p w14:paraId="26353987">
            <w:pPr>
              <w:pStyle w:val="57"/>
            </w:pPr>
            <w:r>
              <w:t>数据名称</w:t>
            </w:r>
          </w:p>
        </w:tc>
        <w:tc>
          <w:tcPr>
            <w:tcW w:w="1744" w:type="dxa"/>
            <w:shd w:val="clear" w:color="auto" w:fill="D8D8D8" w:themeFill="background1" w:themeFillShade="D9"/>
          </w:tcPr>
          <w:p w14:paraId="62ECB93F">
            <w:pPr>
              <w:pStyle w:val="57"/>
            </w:pPr>
            <w:r>
              <w:t>数据内容</w:t>
            </w:r>
          </w:p>
        </w:tc>
        <w:tc>
          <w:tcPr>
            <w:tcW w:w="1744" w:type="dxa"/>
            <w:shd w:val="clear" w:color="auto" w:fill="D8D8D8" w:themeFill="background1" w:themeFillShade="D9"/>
          </w:tcPr>
          <w:p w14:paraId="2E8B917C">
            <w:pPr>
              <w:pStyle w:val="57"/>
            </w:pPr>
            <w:r>
              <w:t>I/O</w:t>
            </w:r>
          </w:p>
        </w:tc>
      </w:tr>
      <w:tr w14:paraId="5C4F2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39E3000">
            <w:pPr>
              <w:pStyle w:val="58"/>
            </w:pPr>
            <w:r>
              <w:t>SYC-GYSJ-WXYG-YCL-SJJS-SJGL-01</w:t>
            </w:r>
          </w:p>
        </w:tc>
        <w:tc>
          <w:tcPr>
            <w:tcW w:w="1744" w:type="dxa"/>
          </w:tcPr>
          <w:p w14:paraId="46A44A4A">
            <w:pPr>
              <w:pStyle w:val="58"/>
            </w:pPr>
            <w:r>
              <w:t>数据入库功能</w:t>
            </w:r>
          </w:p>
        </w:tc>
        <w:tc>
          <w:tcPr>
            <w:tcW w:w="1744" w:type="dxa"/>
          </w:tcPr>
          <w:p w14:paraId="27C2CE01">
            <w:pPr>
              <w:pStyle w:val="58"/>
            </w:pPr>
            <w:r>
              <w:rPr>
                <w:rFonts w:hint="eastAsia"/>
              </w:rPr>
              <w:t>卫星遥感数据标准数据</w:t>
            </w:r>
          </w:p>
        </w:tc>
        <w:tc>
          <w:tcPr>
            <w:tcW w:w="1744" w:type="dxa"/>
          </w:tcPr>
          <w:p w14:paraId="7765BD06">
            <w:pPr>
              <w:pStyle w:val="58"/>
            </w:pPr>
            <w:r>
              <w:t>经过数据质量检查、数据清洗后的卫星遥感影像数据</w:t>
            </w:r>
          </w:p>
        </w:tc>
        <w:tc>
          <w:tcPr>
            <w:tcW w:w="1744" w:type="dxa"/>
          </w:tcPr>
          <w:p w14:paraId="15118605">
            <w:pPr>
              <w:pStyle w:val="58"/>
            </w:pPr>
            <w:r>
              <w:t>I</w:t>
            </w:r>
          </w:p>
        </w:tc>
      </w:tr>
      <w:tr w14:paraId="3225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33B863A">
            <w:pPr>
              <w:pStyle w:val="58"/>
            </w:pPr>
            <w:r>
              <w:t>SYC-GYSJ-WXYG-YCL-SJJS-SJGL-02</w:t>
            </w:r>
          </w:p>
        </w:tc>
        <w:tc>
          <w:tcPr>
            <w:tcW w:w="1744" w:type="dxa"/>
          </w:tcPr>
          <w:p w14:paraId="7D9942F2">
            <w:pPr>
              <w:pStyle w:val="58"/>
            </w:pPr>
            <w:r>
              <w:rPr>
                <w:rFonts w:hint="eastAsia"/>
              </w:rPr>
              <w:t>数据统计功能</w:t>
            </w:r>
          </w:p>
        </w:tc>
        <w:tc>
          <w:tcPr>
            <w:tcW w:w="1744" w:type="dxa"/>
          </w:tcPr>
          <w:p w14:paraId="7BAA42FC">
            <w:pPr>
              <w:pStyle w:val="58"/>
            </w:pPr>
            <w:r>
              <w:t>卫星遥感影像数据</w:t>
            </w:r>
            <w:r>
              <w:rPr>
                <w:rFonts w:hint="eastAsia"/>
              </w:rPr>
              <w:t>筛选结果</w:t>
            </w:r>
          </w:p>
        </w:tc>
        <w:tc>
          <w:tcPr>
            <w:tcW w:w="1744" w:type="dxa"/>
          </w:tcPr>
          <w:p w14:paraId="4DD8AE2A">
            <w:pPr>
              <w:pStyle w:val="58"/>
            </w:pPr>
            <w:r>
              <w:t>经过筛选条件查询出卫星遥感影像数据</w:t>
            </w:r>
          </w:p>
        </w:tc>
        <w:tc>
          <w:tcPr>
            <w:tcW w:w="1744" w:type="dxa"/>
          </w:tcPr>
          <w:p w14:paraId="0C9E5B66">
            <w:pPr>
              <w:pStyle w:val="58"/>
            </w:pPr>
            <w:r>
              <w:t>O</w:t>
            </w:r>
          </w:p>
        </w:tc>
      </w:tr>
    </w:tbl>
    <w:p w14:paraId="552C3010">
      <w:pPr>
        <w:pStyle w:val="7"/>
      </w:pPr>
      <w:r>
        <w:rPr>
          <w:rFonts w:hint="eastAsia"/>
        </w:rPr>
        <w:t>处理逻辑</w:t>
      </w:r>
    </w:p>
    <w:p w14:paraId="013FE7B4">
      <w:pPr>
        <w:widowControl w:val="0"/>
        <w:numPr>
          <w:ilvl w:val="0"/>
          <w:numId w:val="15"/>
        </w:numPr>
        <w:snapToGrid/>
        <w:ind w:firstLine="480" w:firstLineChars="200"/>
        <w:rPr>
          <w:ins w:id="606" w:author="Theron Tang" w:date="2026-10-13T10:29:00Z"/>
          <w:rFonts w:hint="eastAsia" w:asciiTheme="minorEastAsia" w:hAnsiTheme="minorEastAsia" w:cstheme="minorEastAsia"/>
          <w:szCs w:val="21"/>
        </w:rPr>
        <w:pPrChange w:id="605" w:author="Theron Tang" w:date="2026-10-13T10:29:00Z">
          <w:pPr>
            <w:numPr>
              <w:ilvl w:val="255"/>
              <w:numId w:val="0"/>
            </w:numPr>
            <w:snapToGrid/>
            <w:ind w:firstLine="480" w:firstLineChars="0"/>
          </w:pPr>
        </w:pPrChange>
      </w:pPr>
      <w:ins w:id="607" w:author="Theron Tang" w:date="2026-10-13T10:29:00Z">
        <w:r>
          <w:rPr>
            <w:rFonts w:hint="eastAsia" w:asciiTheme="minorEastAsia" w:hAnsiTheme="minorEastAsia" w:cstheme="minorEastAsia"/>
            <w:szCs w:val="21"/>
          </w:rPr>
          <w:t>设置筛选条件：用户进入数据管理界面，系统加载可用数据目录和元数据概览。用户可设置一个或多个筛选条件，如：</w:t>
        </w:r>
      </w:ins>
    </w:p>
    <w:p w14:paraId="0BA896F9">
      <w:pPr>
        <w:numPr>
          <w:ilvl w:val="255"/>
          <w:numId w:val="0"/>
        </w:numPr>
        <w:snapToGrid/>
        <w:ind w:firstLine="480"/>
        <w:rPr>
          <w:ins w:id="608" w:author="Theron Tang" w:date="2026-10-13T10:29:00Z"/>
          <w:rFonts w:hint="eastAsia" w:asciiTheme="minorEastAsia" w:hAnsiTheme="minorEastAsia" w:cstheme="minorEastAsia"/>
          <w:szCs w:val="21"/>
        </w:rPr>
      </w:pPr>
      <w:ins w:id="609" w:author="Theron Tang" w:date="2026-10-13T10:29:00Z">
        <w:r>
          <w:rPr>
            <w:rFonts w:hint="eastAsia" w:asciiTheme="minorEastAsia" w:hAnsiTheme="minorEastAsia" w:cstheme="minorEastAsia"/>
            <w:szCs w:val="21"/>
          </w:rPr>
          <w:t>卫星名称、传感器类型；</w:t>
        </w:r>
      </w:ins>
    </w:p>
    <w:p w14:paraId="5DB472DF">
      <w:pPr>
        <w:numPr>
          <w:ilvl w:val="255"/>
          <w:numId w:val="0"/>
        </w:numPr>
        <w:snapToGrid/>
        <w:ind w:firstLine="480"/>
        <w:rPr>
          <w:ins w:id="610" w:author="Theron Tang" w:date="2026-10-13T10:29:00Z"/>
          <w:rFonts w:hint="eastAsia" w:asciiTheme="minorEastAsia" w:hAnsiTheme="minorEastAsia" w:cstheme="minorEastAsia"/>
          <w:szCs w:val="21"/>
        </w:rPr>
      </w:pPr>
      <w:ins w:id="611" w:author="Theron Tang" w:date="2026-10-13T10:29:00Z">
        <w:r>
          <w:rPr>
            <w:rFonts w:hint="eastAsia" w:asciiTheme="minorEastAsia" w:hAnsiTheme="minorEastAsia" w:cstheme="minorEastAsia"/>
            <w:szCs w:val="21"/>
          </w:rPr>
          <w:t>成像时间范围、入库时间范围；</w:t>
        </w:r>
      </w:ins>
    </w:p>
    <w:p w14:paraId="6EA7C4FD">
      <w:pPr>
        <w:numPr>
          <w:ilvl w:val="255"/>
          <w:numId w:val="0"/>
        </w:numPr>
        <w:snapToGrid/>
        <w:ind w:firstLine="480"/>
        <w:rPr>
          <w:ins w:id="612" w:author="Theron Tang" w:date="2026-10-13T10:29:00Z"/>
          <w:rFonts w:hint="eastAsia" w:asciiTheme="minorEastAsia" w:hAnsiTheme="minorEastAsia" w:cstheme="minorEastAsia"/>
          <w:szCs w:val="21"/>
        </w:rPr>
      </w:pPr>
      <w:ins w:id="613" w:author="Theron Tang" w:date="2026-10-13T10:29:00Z">
        <w:r>
          <w:rPr>
            <w:rFonts w:hint="eastAsia" w:asciiTheme="minorEastAsia" w:hAnsiTheme="minorEastAsia" w:cstheme="minorEastAsia"/>
            <w:szCs w:val="21"/>
          </w:rPr>
          <w:t>空间范围（行政区、经纬度范围、矢量范围）；</w:t>
        </w:r>
      </w:ins>
    </w:p>
    <w:p w14:paraId="353D1CB1">
      <w:pPr>
        <w:numPr>
          <w:ilvl w:val="255"/>
          <w:numId w:val="0"/>
        </w:numPr>
        <w:snapToGrid/>
        <w:ind w:firstLine="480"/>
        <w:rPr>
          <w:ins w:id="614" w:author="Theron Tang" w:date="2026-10-13T10:29:00Z"/>
          <w:rFonts w:hint="eastAsia" w:asciiTheme="minorEastAsia" w:hAnsiTheme="minorEastAsia" w:cstheme="minorEastAsia"/>
          <w:szCs w:val="21"/>
        </w:rPr>
      </w:pPr>
      <w:ins w:id="615" w:author="Theron Tang" w:date="2026-10-13T10:29:00Z">
        <w:r>
          <w:rPr>
            <w:rFonts w:hint="eastAsia" w:asciiTheme="minorEastAsia" w:hAnsiTheme="minorEastAsia" w:cstheme="minorEastAsia"/>
            <w:szCs w:val="21"/>
          </w:rPr>
          <w:t>空间分辨率、数据级别、产品类型。</w:t>
        </w:r>
      </w:ins>
    </w:p>
    <w:p w14:paraId="1B75BEB9">
      <w:pPr>
        <w:widowControl w:val="0"/>
        <w:numPr>
          <w:ilvl w:val="0"/>
          <w:numId w:val="15"/>
        </w:numPr>
        <w:snapToGrid/>
        <w:ind w:firstLine="480" w:firstLineChars="200"/>
        <w:rPr>
          <w:ins w:id="617" w:author="Theron Tang" w:date="2026-10-13T10:29:00Z"/>
          <w:rFonts w:hint="eastAsia" w:asciiTheme="minorEastAsia" w:hAnsiTheme="minorEastAsia" w:cstheme="minorEastAsia"/>
          <w:szCs w:val="21"/>
        </w:rPr>
        <w:pPrChange w:id="616" w:author="Theron Tang" w:date="2026-10-13T10:29:00Z">
          <w:pPr>
            <w:numPr>
              <w:ilvl w:val="255"/>
              <w:numId w:val="0"/>
            </w:numPr>
            <w:snapToGrid/>
            <w:ind w:firstLine="480" w:firstLineChars="0"/>
          </w:pPr>
        </w:pPrChange>
      </w:pPr>
      <w:ins w:id="618" w:author="Theron Tang" w:date="2026-10-13T10:29:00Z">
        <w:r>
          <w:rPr>
            <w:rFonts w:hint="eastAsia" w:asciiTheme="minorEastAsia" w:hAnsiTheme="minorEastAsia" w:cstheme="minorEastAsia"/>
            <w:szCs w:val="21"/>
          </w:rPr>
          <w:t>执行筛选操作：根据当前登录用户的角色和数据权限，对查询范围进行过滤，仅返回用户有权访问的数据记录。系统从关系型数据库、空间索引和对象存储中检索匹配的数据，支持多条件组合查询和模糊查询。</w:t>
        </w:r>
      </w:ins>
    </w:p>
    <w:p w14:paraId="3A87935D">
      <w:pPr>
        <w:widowControl w:val="0"/>
        <w:numPr>
          <w:ilvl w:val="0"/>
          <w:numId w:val="15"/>
        </w:numPr>
        <w:snapToGrid/>
        <w:ind w:firstLine="480" w:firstLineChars="200"/>
        <w:rPr>
          <w:ins w:id="620" w:author="Theron Tang" w:date="2026-10-13T10:29:00Z"/>
          <w:rFonts w:hint="eastAsia" w:asciiTheme="minorEastAsia" w:hAnsiTheme="minorEastAsia" w:cstheme="minorEastAsia"/>
          <w:szCs w:val="21"/>
        </w:rPr>
        <w:pPrChange w:id="619" w:author="Theron Tang" w:date="2026-10-13T10:29:00Z">
          <w:pPr>
            <w:numPr>
              <w:ilvl w:val="255"/>
              <w:numId w:val="0"/>
            </w:numPr>
            <w:snapToGrid/>
            <w:ind w:firstLine="480" w:firstLineChars="0"/>
          </w:pPr>
        </w:pPrChange>
      </w:pPr>
      <w:ins w:id="621" w:author="Theron Tang" w:date="2026-10-13T10:29:00Z">
        <w:r>
          <w:rPr>
            <w:rFonts w:hint="eastAsia" w:asciiTheme="minorEastAsia" w:hAnsiTheme="minorEastAsia" w:cstheme="minorEastAsia"/>
            <w:szCs w:val="21"/>
          </w:rPr>
          <w:t>展示数据列表：对检索结果按指定字段排序，默认按成像时间或入库时间倒序排列。对结果进行分页处理，避免一次性加载过多数据。同时返回总记录数、当前页码、每页条数等分页信息。</w:t>
        </w:r>
      </w:ins>
    </w:p>
    <w:p w14:paraId="1B3CCBE7">
      <w:pPr>
        <w:widowControl w:val="0"/>
        <w:numPr>
          <w:ilvl w:val="0"/>
          <w:numId w:val="15"/>
        </w:numPr>
        <w:snapToGrid/>
        <w:ind w:firstLine="480"/>
        <w:rPr>
          <w:del w:id="622" w:author="Theron Tang" w:date="2026-10-13T10:29:00Z"/>
          <w:rFonts w:hint="eastAsia" w:asciiTheme="minorEastAsia" w:hAnsiTheme="minorEastAsia" w:cstheme="minorEastAsia"/>
          <w:szCs w:val="21"/>
        </w:rPr>
      </w:pPr>
      <w:del w:id="623" w:author="Theron Tang" w:date="2026-10-13T10:29:00Z">
        <w:r>
          <w:rPr>
            <w:rFonts w:hint="eastAsia" w:asciiTheme="minorEastAsia" w:hAnsiTheme="minorEastAsia" w:cstheme="minorEastAsia"/>
            <w:szCs w:val="21"/>
          </w:rPr>
          <w:delText>设置筛选条件</w:delText>
        </w:r>
      </w:del>
    </w:p>
    <w:p w14:paraId="06671A96">
      <w:pPr>
        <w:widowControl w:val="0"/>
        <w:numPr>
          <w:ilvl w:val="0"/>
          <w:numId w:val="15"/>
        </w:numPr>
        <w:snapToGrid/>
        <w:ind w:firstLine="480"/>
        <w:rPr>
          <w:del w:id="624" w:author="Theron Tang" w:date="2026-10-13T10:29:00Z"/>
          <w:rFonts w:hint="eastAsia" w:asciiTheme="minorEastAsia" w:hAnsiTheme="minorEastAsia" w:cstheme="minorEastAsia"/>
          <w:szCs w:val="21"/>
        </w:rPr>
      </w:pPr>
      <w:del w:id="625" w:author="Theron Tang" w:date="2026-10-13T10:29:00Z">
        <w:r>
          <w:rPr>
            <w:rFonts w:hint="eastAsia" w:asciiTheme="minorEastAsia" w:hAnsiTheme="minorEastAsia" w:cstheme="minorEastAsia"/>
            <w:szCs w:val="21"/>
          </w:rPr>
          <w:delText>执行筛选操作</w:delText>
        </w:r>
      </w:del>
    </w:p>
    <w:p w14:paraId="3C73B2C7">
      <w:pPr>
        <w:widowControl w:val="0"/>
        <w:numPr>
          <w:ilvl w:val="0"/>
          <w:numId w:val="15"/>
        </w:numPr>
        <w:snapToGrid/>
        <w:ind w:firstLine="480"/>
        <w:rPr>
          <w:del w:id="626" w:author="Theron Tang" w:date="2026-10-13T10:29:00Z"/>
          <w:rFonts w:hint="eastAsia" w:asciiTheme="minorEastAsia" w:hAnsiTheme="minorEastAsia" w:cstheme="minorEastAsia"/>
          <w:szCs w:val="21"/>
        </w:rPr>
      </w:pPr>
      <w:del w:id="627" w:author="Theron Tang" w:date="2026-10-13T10:29:00Z">
        <w:r>
          <w:rPr>
            <w:rFonts w:hint="eastAsia" w:asciiTheme="minorEastAsia" w:hAnsiTheme="minorEastAsia" w:cstheme="minorEastAsia"/>
            <w:szCs w:val="21"/>
          </w:rPr>
          <w:delText>展示数据列表</w:delText>
        </w:r>
      </w:del>
    </w:p>
    <w:p w14:paraId="3D9E3E4E">
      <w:pPr>
        <w:pStyle w:val="7"/>
      </w:pPr>
      <w:r>
        <w:rPr>
          <w:rFonts w:hint="eastAsia"/>
        </w:rPr>
        <w:t>异常与错误处理</w:t>
      </w:r>
    </w:p>
    <w:p w14:paraId="7AC91125">
      <w:pPr>
        <w:ind w:firstLine="480"/>
      </w:pPr>
      <w:r>
        <w:rPr>
          <w:rFonts w:hint="eastAsia"/>
        </w:rPr>
        <w:t>数据检索失败，系统未显示数据，确认筛选条件是否正确，再次进行数据筛选，也可能是系统内未有符合条件的数据。</w:t>
      </w:r>
    </w:p>
    <w:p w14:paraId="0EA3BE57">
      <w:pPr>
        <w:pStyle w:val="6"/>
      </w:pPr>
      <w:r>
        <w:rPr>
          <w:rFonts w:hint="eastAsia"/>
        </w:rPr>
        <w:t>数据统计功能（SYC</w:t>
      </w:r>
      <w:r>
        <w:t>-</w:t>
      </w:r>
      <w:r>
        <w:rPr>
          <w:rFonts w:hint="eastAsia"/>
        </w:rPr>
        <w:t>GYSJ-WXYG</w:t>
      </w:r>
      <w:r>
        <w:t>-</w:t>
      </w:r>
      <w:r>
        <w:rPr>
          <w:rFonts w:hint="eastAsia"/>
        </w:rPr>
        <w:t>YCL-SJJS-SJTJ）</w:t>
      </w:r>
    </w:p>
    <w:p w14:paraId="3AC9D9DC">
      <w:pPr>
        <w:pStyle w:val="7"/>
      </w:pPr>
      <w:r>
        <w:rPr>
          <w:rFonts w:hint="eastAsia"/>
        </w:rPr>
        <w:t>功能描述</w:t>
      </w:r>
    </w:p>
    <w:p w14:paraId="6CB7A6FC">
      <w:pPr>
        <w:ind w:firstLine="480"/>
        <w:rPr>
          <w:rFonts w:hint="eastAsia" w:asciiTheme="minorEastAsia" w:hAnsiTheme="minorEastAsia" w:cstheme="minorEastAsia"/>
        </w:rPr>
      </w:pPr>
      <w:r>
        <w:rPr>
          <w:rFonts w:hint="eastAsia" w:asciiTheme="minorEastAsia" w:hAnsiTheme="minorEastAsia" w:cstheme="minorEastAsia"/>
        </w:rPr>
        <w:t>为便于管理人员全面掌握系统接入数据及生产成果的数据体量、动态变化趋势等信息，系统提供多样化的统计图表展示功能，支持以可视化方式直观呈现数据增长、分布。</w:t>
      </w:r>
    </w:p>
    <w:p w14:paraId="5C8DF81F">
      <w:pPr>
        <w:pStyle w:val="7"/>
      </w:pPr>
      <w:r>
        <w:rPr>
          <w:rFonts w:hint="eastAsia"/>
        </w:rPr>
        <w:t>输入输出</w:t>
      </w:r>
    </w:p>
    <w:p w14:paraId="4D74B0BA">
      <w:pPr>
        <w:pStyle w:val="106"/>
        <w:rPr>
          <w:rFonts w:hint="eastAsia"/>
        </w:rPr>
      </w:pPr>
      <w:bookmarkStart w:id="321" w:name="_Toc24054994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r>
        <w:rPr>
          <w:rFonts w:hint="eastAsia"/>
        </w:rPr>
        <w:t>数据统计功能输入输出表</w:t>
      </w:r>
      <w:bookmarkEnd w:id="32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1D35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10ACA5E4">
            <w:pPr>
              <w:pStyle w:val="57"/>
            </w:pPr>
            <w:r>
              <w:t>标识</w:t>
            </w:r>
          </w:p>
        </w:tc>
        <w:tc>
          <w:tcPr>
            <w:tcW w:w="1744" w:type="dxa"/>
            <w:shd w:val="clear" w:color="auto" w:fill="D8D8D8" w:themeFill="background1" w:themeFillShade="D9"/>
          </w:tcPr>
          <w:p w14:paraId="4A64D8E5">
            <w:pPr>
              <w:pStyle w:val="57"/>
            </w:pPr>
            <w:r>
              <w:t>交互对象</w:t>
            </w:r>
          </w:p>
        </w:tc>
        <w:tc>
          <w:tcPr>
            <w:tcW w:w="1744" w:type="dxa"/>
            <w:shd w:val="clear" w:color="auto" w:fill="D8D8D8" w:themeFill="background1" w:themeFillShade="D9"/>
          </w:tcPr>
          <w:p w14:paraId="19E1A475">
            <w:pPr>
              <w:pStyle w:val="57"/>
            </w:pPr>
            <w:r>
              <w:t>数据名称</w:t>
            </w:r>
          </w:p>
        </w:tc>
        <w:tc>
          <w:tcPr>
            <w:tcW w:w="1744" w:type="dxa"/>
            <w:shd w:val="clear" w:color="auto" w:fill="D8D8D8" w:themeFill="background1" w:themeFillShade="D9"/>
          </w:tcPr>
          <w:p w14:paraId="006ED920">
            <w:pPr>
              <w:pStyle w:val="57"/>
            </w:pPr>
            <w:r>
              <w:t>数据内容</w:t>
            </w:r>
          </w:p>
        </w:tc>
        <w:tc>
          <w:tcPr>
            <w:tcW w:w="1744" w:type="dxa"/>
            <w:shd w:val="clear" w:color="auto" w:fill="D8D8D8" w:themeFill="background1" w:themeFillShade="D9"/>
          </w:tcPr>
          <w:p w14:paraId="378C5214">
            <w:pPr>
              <w:pStyle w:val="57"/>
            </w:pPr>
            <w:r>
              <w:t>I/O</w:t>
            </w:r>
          </w:p>
        </w:tc>
      </w:tr>
      <w:tr w14:paraId="47DD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D12A7B5">
            <w:pPr>
              <w:pStyle w:val="58"/>
            </w:pPr>
            <w:r>
              <w:t>SYC-GYSJ-WXYG-YCL-SJJS-SJTJ-01</w:t>
            </w:r>
          </w:p>
        </w:tc>
        <w:tc>
          <w:tcPr>
            <w:tcW w:w="1744" w:type="dxa"/>
          </w:tcPr>
          <w:p w14:paraId="3FB886D9">
            <w:pPr>
              <w:pStyle w:val="58"/>
            </w:pPr>
            <w:r>
              <w:t>数据管理模块</w:t>
            </w:r>
          </w:p>
        </w:tc>
        <w:tc>
          <w:tcPr>
            <w:tcW w:w="1744" w:type="dxa"/>
          </w:tcPr>
          <w:p w14:paraId="251A003C">
            <w:pPr>
              <w:pStyle w:val="58"/>
            </w:pPr>
            <w:r>
              <w:rPr>
                <w:rFonts w:hint="eastAsia"/>
              </w:rPr>
              <w:t>卫星遥感数据标准数据</w:t>
            </w:r>
          </w:p>
        </w:tc>
        <w:tc>
          <w:tcPr>
            <w:tcW w:w="1744" w:type="dxa"/>
          </w:tcPr>
          <w:p w14:paraId="7187C99F">
            <w:pPr>
              <w:pStyle w:val="58"/>
            </w:pPr>
            <w:r>
              <w:t>经过数据质量检查、数据清洗后的卫星遥感影像数据</w:t>
            </w:r>
          </w:p>
        </w:tc>
        <w:tc>
          <w:tcPr>
            <w:tcW w:w="1744" w:type="dxa"/>
          </w:tcPr>
          <w:p w14:paraId="014ED213">
            <w:pPr>
              <w:pStyle w:val="58"/>
            </w:pPr>
            <w:r>
              <w:t>I</w:t>
            </w:r>
          </w:p>
        </w:tc>
      </w:tr>
      <w:tr w14:paraId="4C6F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4E913BD">
            <w:pPr>
              <w:pStyle w:val="58"/>
            </w:pPr>
            <w:r>
              <w:t>SYC-GYSJ-WXYG-YCL-SJJS-SJTJ-02</w:t>
            </w:r>
          </w:p>
        </w:tc>
        <w:tc>
          <w:tcPr>
            <w:tcW w:w="1744" w:type="dxa"/>
          </w:tcPr>
          <w:p w14:paraId="1CA71321">
            <w:pPr>
              <w:pStyle w:val="58"/>
            </w:pPr>
            <w:r>
              <w:t>数据生产模块</w:t>
            </w:r>
          </w:p>
        </w:tc>
        <w:tc>
          <w:tcPr>
            <w:tcW w:w="1744" w:type="dxa"/>
          </w:tcPr>
          <w:p w14:paraId="509587D1">
            <w:pPr>
              <w:pStyle w:val="58"/>
            </w:pPr>
            <w:r>
              <w:t>卫星遥感数据预处理成果</w:t>
            </w:r>
          </w:p>
        </w:tc>
        <w:tc>
          <w:tcPr>
            <w:tcW w:w="1744" w:type="dxa"/>
          </w:tcPr>
          <w:p w14:paraId="13884AEC">
            <w:pPr>
              <w:pStyle w:val="58"/>
            </w:pPr>
            <w:r>
              <w:t>生产成果数据</w:t>
            </w:r>
          </w:p>
        </w:tc>
        <w:tc>
          <w:tcPr>
            <w:tcW w:w="1744" w:type="dxa"/>
          </w:tcPr>
          <w:p w14:paraId="6EAF0C15">
            <w:pPr>
              <w:pStyle w:val="58"/>
            </w:pPr>
            <w:r>
              <w:t>I</w:t>
            </w:r>
          </w:p>
        </w:tc>
      </w:tr>
      <w:tr w14:paraId="0A57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D5BB41F">
            <w:pPr>
              <w:pStyle w:val="58"/>
            </w:pPr>
            <w:r>
              <w:t>SYC-GYSJ-WXYG-YCL-SJJS-SJTJ-03</w:t>
            </w:r>
          </w:p>
        </w:tc>
        <w:tc>
          <w:tcPr>
            <w:tcW w:w="1744" w:type="dxa"/>
          </w:tcPr>
          <w:p w14:paraId="7219EEB6">
            <w:pPr>
              <w:pStyle w:val="58"/>
            </w:pPr>
            <w:r>
              <w:t>地震数据灾备与大数据管理子系统</w:t>
            </w:r>
          </w:p>
        </w:tc>
        <w:tc>
          <w:tcPr>
            <w:tcW w:w="1744" w:type="dxa"/>
          </w:tcPr>
          <w:p w14:paraId="67E7BA38">
            <w:pPr>
              <w:pStyle w:val="58"/>
            </w:pPr>
            <w:r>
              <w:t>卫星遥感数据预处理成果</w:t>
            </w:r>
          </w:p>
        </w:tc>
        <w:tc>
          <w:tcPr>
            <w:tcW w:w="1744" w:type="dxa"/>
          </w:tcPr>
          <w:p w14:paraId="3FDFEB28">
            <w:pPr>
              <w:pStyle w:val="58"/>
            </w:pPr>
            <w:r>
              <w:t>生产成果数据</w:t>
            </w:r>
          </w:p>
        </w:tc>
        <w:tc>
          <w:tcPr>
            <w:tcW w:w="1744" w:type="dxa"/>
          </w:tcPr>
          <w:p w14:paraId="0C4D3E31">
            <w:pPr>
              <w:pStyle w:val="58"/>
            </w:pPr>
            <w:r>
              <w:t>O</w:t>
            </w:r>
          </w:p>
        </w:tc>
      </w:tr>
      <w:tr w14:paraId="456E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E3ECD83">
            <w:pPr>
              <w:pStyle w:val="58"/>
            </w:pPr>
            <w:r>
              <w:t>SYC-GYSJ-WXYG-YCL-SJJS-SJTJ-0</w:t>
            </w:r>
            <w:r>
              <w:rPr>
                <w:rFonts w:hint="eastAsia"/>
              </w:rPr>
              <w:t>4</w:t>
            </w:r>
          </w:p>
        </w:tc>
        <w:tc>
          <w:tcPr>
            <w:tcW w:w="1744" w:type="dxa"/>
          </w:tcPr>
          <w:p w14:paraId="2A5F0AE9">
            <w:pPr>
              <w:pStyle w:val="58"/>
            </w:pPr>
            <w:r>
              <w:t>地震数据灾备与大数据管理子系统</w:t>
            </w:r>
          </w:p>
        </w:tc>
        <w:tc>
          <w:tcPr>
            <w:tcW w:w="1744" w:type="dxa"/>
          </w:tcPr>
          <w:p w14:paraId="1B324AD6">
            <w:pPr>
              <w:pStyle w:val="58"/>
            </w:pPr>
            <w:r>
              <w:t>数据总量图表、数据增量图表、数据集列表</w:t>
            </w:r>
          </w:p>
        </w:tc>
        <w:tc>
          <w:tcPr>
            <w:tcW w:w="1744" w:type="dxa"/>
          </w:tcPr>
          <w:p w14:paraId="736DC470">
            <w:pPr>
              <w:pStyle w:val="58"/>
            </w:pPr>
            <w:r>
              <w:t>数据总量图表、数据增量图表、数据集列表</w:t>
            </w:r>
          </w:p>
        </w:tc>
        <w:tc>
          <w:tcPr>
            <w:tcW w:w="1744" w:type="dxa"/>
          </w:tcPr>
          <w:p w14:paraId="5515EE94">
            <w:pPr>
              <w:pStyle w:val="58"/>
            </w:pPr>
            <w:r>
              <w:t>O</w:t>
            </w:r>
          </w:p>
        </w:tc>
      </w:tr>
    </w:tbl>
    <w:p w14:paraId="3B5F6EC6">
      <w:pPr>
        <w:pStyle w:val="7"/>
      </w:pPr>
      <w:r>
        <w:rPr>
          <w:rFonts w:hint="eastAsia"/>
        </w:rPr>
        <w:t>处理逻辑</w:t>
      </w:r>
    </w:p>
    <w:p w14:paraId="5E341AD0">
      <w:pPr>
        <w:widowControl w:val="0"/>
        <w:numPr>
          <w:ilvl w:val="0"/>
          <w:numId w:val="16"/>
        </w:numPr>
        <w:snapToGrid/>
        <w:ind w:firstLine="480" w:firstLineChars="200"/>
        <w:rPr>
          <w:ins w:id="629" w:author="Theron Tang" w:date="2026-10-13T10:29:00Z"/>
          <w:rFonts w:hint="eastAsia" w:asciiTheme="minorEastAsia" w:hAnsiTheme="minorEastAsia" w:cstheme="minorEastAsia"/>
          <w:szCs w:val="21"/>
        </w:rPr>
        <w:pPrChange w:id="628" w:author="Theron Tang" w:date="2026-10-13T10:29:00Z">
          <w:pPr>
            <w:numPr>
              <w:ilvl w:val="255"/>
              <w:numId w:val="0"/>
            </w:numPr>
            <w:snapToGrid/>
            <w:ind w:firstLine="480" w:firstLineChars="0"/>
          </w:pPr>
        </w:pPrChange>
      </w:pPr>
      <w:ins w:id="630" w:author="Theron Tang" w:date="2026-10-13T10:29:00Z">
        <w:r>
          <w:rPr>
            <w:rFonts w:hint="eastAsia" w:asciiTheme="minorEastAsia" w:hAnsiTheme="minorEastAsia" w:cstheme="minorEastAsia"/>
            <w:szCs w:val="21"/>
          </w:rPr>
          <w:t>读取数据库中数据：</w:t>
        </w:r>
      </w:ins>
      <w:ins w:id="631" w:author="Theron Tang" w:date="2026-10-13T10:29:00Z">
        <w:r>
          <w:rPr>
            <w:rFonts w:ascii="Segoe UI" w:hAnsi="Segoe UI" w:eastAsia="Segoe UI" w:cs="Segoe UI"/>
            <w:color w:val="0F1115"/>
            <w:shd w:val="clear" w:color="auto" w:fill="FFFFFF"/>
          </w:rPr>
          <w:t>从数据管理模块读取标准卫星遥感数据，从数据生产模块读取预处理成果数据，从地震数据灾备与大数据管理子系统读取已归档成果数据。读取内容包括数据标识、数据类型、卫星来源、成像时间、入库时间、存储量、文件数量等。</w:t>
        </w:r>
      </w:ins>
    </w:p>
    <w:p w14:paraId="58769618">
      <w:pPr>
        <w:widowControl w:val="0"/>
        <w:numPr>
          <w:ilvl w:val="0"/>
          <w:numId w:val="16"/>
        </w:numPr>
        <w:snapToGrid/>
        <w:ind w:left="0" w:leftChars="0" w:firstLine="480" w:firstLineChars="200"/>
        <w:rPr>
          <w:ins w:id="633" w:author="Theron Tang" w:date="2026-10-13T10:29:00Z"/>
          <w:rFonts w:hint="eastAsia" w:asciiTheme="minorEastAsia" w:hAnsiTheme="minorEastAsia" w:cstheme="minorEastAsia"/>
          <w:szCs w:val="21"/>
        </w:rPr>
        <w:pPrChange w:id="632" w:author="Theron Tang" w:date="2026-10-13T10:29:00Z">
          <w:pPr>
            <w:widowControl w:val="0"/>
            <w:numPr>
              <w:ilvl w:val="255"/>
              <w:numId w:val="0"/>
            </w:numPr>
            <w:snapToGrid/>
            <w:ind w:left="480" w:leftChars="200" w:firstLine="0" w:firstLineChars="0"/>
          </w:pPr>
        </w:pPrChange>
      </w:pPr>
      <w:ins w:id="634" w:author="Theron Tang" w:date="2026-10-13T10:29:00Z">
        <w:r>
          <w:rPr>
            <w:rFonts w:hint="eastAsia" w:asciiTheme="minorEastAsia" w:hAnsiTheme="minorEastAsia" w:cstheme="minorEastAsia"/>
            <w:szCs w:val="21"/>
          </w:rPr>
          <w:t>统计各类数据量、存储量：按照不同维度对数据进行分组聚合，主要包括：</w:t>
        </w:r>
      </w:ins>
    </w:p>
    <w:p w14:paraId="5868FB32">
      <w:pPr>
        <w:widowControl w:val="0"/>
        <w:numPr>
          <w:ilvl w:val="255"/>
          <w:numId w:val="0"/>
        </w:numPr>
        <w:snapToGrid/>
        <w:ind w:left="480" w:leftChars="200"/>
        <w:rPr>
          <w:ins w:id="635" w:author="Theron Tang" w:date="2026-10-13T10:29:00Z"/>
          <w:rFonts w:hint="eastAsia" w:asciiTheme="minorEastAsia" w:hAnsiTheme="minorEastAsia" w:cstheme="minorEastAsia"/>
          <w:szCs w:val="21"/>
        </w:rPr>
      </w:pPr>
      <w:ins w:id="636" w:author="Theron Tang" w:date="2026-10-13T10:29:00Z">
        <w:r>
          <w:rPr>
            <w:rFonts w:hint="eastAsia" w:asciiTheme="minorEastAsia" w:hAnsiTheme="minorEastAsia" w:cstheme="minorEastAsia"/>
            <w:szCs w:val="21"/>
          </w:rPr>
          <w:t>按数据类型统计：原始数据、标准产品、生产成果等；</w:t>
        </w:r>
      </w:ins>
    </w:p>
    <w:p w14:paraId="4E799D42">
      <w:pPr>
        <w:widowControl w:val="0"/>
        <w:numPr>
          <w:ilvl w:val="255"/>
          <w:numId w:val="0"/>
        </w:numPr>
        <w:snapToGrid/>
        <w:ind w:left="480" w:leftChars="200"/>
        <w:rPr>
          <w:ins w:id="637" w:author="Theron Tang" w:date="2026-10-13T10:29:00Z"/>
          <w:rFonts w:hint="eastAsia" w:asciiTheme="minorEastAsia" w:hAnsiTheme="minorEastAsia" w:cstheme="minorEastAsia"/>
          <w:szCs w:val="21"/>
        </w:rPr>
      </w:pPr>
      <w:ins w:id="638" w:author="Theron Tang" w:date="2026-10-13T10:29:00Z">
        <w:r>
          <w:rPr>
            <w:rFonts w:hint="eastAsia" w:asciiTheme="minorEastAsia" w:hAnsiTheme="minorEastAsia" w:cstheme="minorEastAsia"/>
            <w:szCs w:val="21"/>
          </w:rPr>
          <w:t>按卫星类型统计：光学、热红外、SAR 等；</w:t>
        </w:r>
      </w:ins>
    </w:p>
    <w:p w14:paraId="2A92BCA1">
      <w:pPr>
        <w:widowControl w:val="0"/>
        <w:numPr>
          <w:ilvl w:val="255"/>
          <w:numId w:val="0"/>
        </w:numPr>
        <w:snapToGrid/>
        <w:ind w:left="480" w:leftChars="200"/>
        <w:rPr>
          <w:ins w:id="639" w:author="Theron Tang" w:date="2026-10-13T10:29:00Z"/>
          <w:rFonts w:hint="eastAsia" w:asciiTheme="minorEastAsia" w:hAnsiTheme="minorEastAsia" w:cstheme="minorEastAsia"/>
          <w:szCs w:val="21"/>
        </w:rPr>
      </w:pPr>
      <w:ins w:id="640" w:author="Theron Tang" w:date="2026-10-13T10:29:00Z">
        <w:r>
          <w:rPr>
            <w:rFonts w:hint="eastAsia" w:asciiTheme="minorEastAsia" w:hAnsiTheme="minorEastAsia" w:cstheme="minorEastAsia"/>
            <w:szCs w:val="21"/>
          </w:rPr>
          <w:t>按时间维度统计：日、月、年数据增量；</w:t>
        </w:r>
      </w:ins>
    </w:p>
    <w:p w14:paraId="5A5B232F">
      <w:pPr>
        <w:widowControl w:val="0"/>
        <w:numPr>
          <w:ilvl w:val="255"/>
          <w:numId w:val="0"/>
        </w:numPr>
        <w:snapToGrid/>
        <w:ind w:left="480" w:leftChars="200"/>
        <w:rPr>
          <w:ins w:id="641" w:author="Theron Tang" w:date="2026-10-13T10:29:00Z"/>
          <w:rFonts w:hint="eastAsia" w:asciiTheme="minorEastAsia" w:hAnsiTheme="minorEastAsia" w:cstheme="minorEastAsia"/>
          <w:szCs w:val="21"/>
        </w:rPr>
      </w:pPr>
      <w:ins w:id="642" w:author="Theron Tang" w:date="2026-10-13T10:29:00Z">
        <w:r>
          <w:rPr>
            <w:rFonts w:hint="eastAsia" w:asciiTheme="minorEastAsia" w:hAnsiTheme="minorEastAsia" w:cstheme="minorEastAsia"/>
            <w:szCs w:val="21"/>
          </w:rPr>
          <w:t>按数据集统计：各数据集包含的数据量、存储量。</w:t>
        </w:r>
      </w:ins>
    </w:p>
    <w:p w14:paraId="4016CA1B">
      <w:pPr>
        <w:widowControl w:val="0"/>
        <w:numPr>
          <w:ilvl w:val="0"/>
          <w:numId w:val="16"/>
        </w:numPr>
        <w:snapToGrid/>
        <w:ind w:firstLine="480" w:firstLineChars="200"/>
        <w:rPr>
          <w:ins w:id="644" w:author="Theron Tang" w:date="2026-10-13T10:29:00Z"/>
          <w:rFonts w:eastAsia="宋体" w:asciiTheme="minorEastAsia" w:hAnsiTheme="minorEastAsia" w:cstheme="minorEastAsia"/>
          <w:color w:val="auto"/>
          <w:szCs w:val="21"/>
          <w:shd w:val="clear" w:color="auto" w:fill="auto"/>
          <w:rPrChange w:id="645" w:author="Theron Tang" w:date="2026-10-13T10:29:00Z">
            <w:rPr>
              <w:ins w:id="646" w:author="Theron Tang" w:date="2026-10-13T10:29:00Z"/>
              <w:rFonts w:ascii="Segoe UI" w:hAnsi="Segoe UI" w:eastAsia="Segoe UI" w:cs="Segoe UI"/>
              <w:color w:val="0F1115"/>
              <w:shd w:val="clear" w:color="auto" w:fill="FFFFFF"/>
            </w:rPr>
          </w:rPrChange>
        </w:rPr>
        <w:pPrChange w:id="643" w:author="Theron Tang" w:date="2026-10-13T10:29:00Z">
          <w:pPr>
            <w:numPr>
              <w:ilvl w:val="255"/>
              <w:numId w:val="0"/>
            </w:numPr>
            <w:snapToGrid/>
            <w:ind w:firstLine="480" w:firstLineChars="0"/>
          </w:pPr>
        </w:pPrChange>
      </w:pPr>
      <w:ins w:id="647" w:author="Theron Tang" w:date="2026-10-13T10:29:00Z">
        <w:r>
          <w:rPr>
            <w:rFonts w:hint="eastAsia" w:asciiTheme="minorEastAsia" w:hAnsiTheme="minorEastAsia" w:cstheme="minorEastAsia"/>
            <w:szCs w:val="21"/>
          </w:rPr>
          <w:t>渲染图表：</w:t>
        </w:r>
      </w:ins>
      <w:ins w:id="648" w:author="Theron Tang" w:date="2026-10-13T10:29:00Z">
        <w:r>
          <w:rPr>
            <w:rFonts w:ascii="Segoe UI" w:hAnsi="Segoe UI" w:eastAsia="Segoe UI" w:cs="Segoe UI"/>
            <w:color w:val="0F1115"/>
            <w:shd w:val="clear" w:color="auto" w:fill="FFFFFF"/>
          </w:rPr>
          <w:t>调用图表渲染组件，根据统计结果生成数据总量图表、数据增量图表、数据集列表、存储分布图等可视化内容。支持用户切换统计时间范围、统计维度，并实时刷新图表。</w:t>
        </w:r>
      </w:ins>
    </w:p>
    <w:p w14:paraId="57297553">
      <w:pPr>
        <w:widowControl w:val="0"/>
        <w:numPr>
          <w:ilvl w:val="0"/>
          <w:numId w:val="16"/>
        </w:numPr>
        <w:snapToGrid/>
        <w:ind w:firstLine="480"/>
        <w:rPr>
          <w:del w:id="649" w:author="Theron Tang" w:date="2026-10-13T10:29:00Z"/>
          <w:rFonts w:hint="eastAsia" w:asciiTheme="minorEastAsia" w:hAnsiTheme="minorEastAsia" w:cstheme="minorEastAsia"/>
          <w:szCs w:val="21"/>
        </w:rPr>
      </w:pPr>
      <w:del w:id="650" w:author="Theron Tang" w:date="2026-10-13T10:29:00Z">
        <w:r>
          <w:rPr>
            <w:rFonts w:hint="eastAsia" w:asciiTheme="minorEastAsia" w:hAnsiTheme="minorEastAsia" w:cstheme="minorEastAsia"/>
            <w:szCs w:val="21"/>
          </w:rPr>
          <w:delText>读取数据库中数据</w:delText>
        </w:r>
      </w:del>
    </w:p>
    <w:p w14:paraId="6C86D15C">
      <w:pPr>
        <w:widowControl w:val="0"/>
        <w:numPr>
          <w:ilvl w:val="0"/>
          <w:numId w:val="16"/>
        </w:numPr>
        <w:snapToGrid/>
        <w:ind w:firstLine="480"/>
        <w:rPr>
          <w:del w:id="651" w:author="Theron Tang" w:date="2026-10-13T10:29:00Z"/>
          <w:rFonts w:hint="eastAsia" w:asciiTheme="minorEastAsia" w:hAnsiTheme="minorEastAsia" w:cstheme="minorEastAsia"/>
          <w:szCs w:val="21"/>
        </w:rPr>
      </w:pPr>
      <w:del w:id="652" w:author="Theron Tang" w:date="2026-10-13T10:29:00Z">
        <w:r>
          <w:rPr>
            <w:rFonts w:hint="eastAsia" w:asciiTheme="minorEastAsia" w:hAnsiTheme="minorEastAsia" w:cstheme="minorEastAsia"/>
            <w:szCs w:val="21"/>
          </w:rPr>
          <w:delText>统计各类数据量、存储量</w:delText>
        </w:r>
      </w:del>
    </w:p>
    <w:p w14:paraId="0B1A98F5">
      <w:pPr>
        <w:widowControl w:val="0"/>
        <w:numPr>
          <w:ilvl w:val="0"/>
          <w:numId w:val="16"/>
        </w:numPr>
        <w:snapToGrid/>
        <w:ind w:firstLine="480"/>
        <w:rPr>
          <w:del w:id="653" w:author="Theron Tang" w:date="2026-10-13T10:29:00Z"/>
          <w:rFonts w:hint="eastAsia" w:asciiTheme="minorEastAsia" w:hAnsiTheme="minorEastAsia" w:cstheme="minorEastAsia"/>
          <w:szCs w:val="21"/>
        </w:rPr>
      </w:pPr>
      <w:del w:id="654" w:author="Theron Tang" w:date="2026-10-13T10:29:00Z">
        <w:r>
          <w:rPr>
            <w:rFonts w:hint="eastAsia" w:asciiTheme="minorEastAsia" w:hAnsiTheme="minorEastAsia" w:cstheme="minorEastAsia"/>
            <w:szCs w:val="21"/>
          </w:rPr>
          <w:delText>渲染图表</w:delText>
        </w:r>
      </w:del>
    </w:p>
    <w:p w14:paraId="166A9D16">
      <w:pPr>
        <w:pStyle w:val="7"/>
      </w:pPr>
      <w:r>
        <w:rPr>
          <w:rFonts w:hint="eastAsia"/>
        </w:rPr>
        <w:t>异常与错误处理</w:t>
      </w:r>
    </w:p>
    <w:p w14:paraId="131923AC">
      <w:pPr>
        <w:ind w:firstLine="480"/>
      </w:pPr>
      <w:r>
        <w:rPr>
          <w:rFonts w:hint="eastAsia"/>
        </w:rPr>
        <w:t>数据统计错误，系统未显示/或统计数据错误，需检查系统内数据资源情况以及数据统计接口是否运行正常。</w:t>
      </w:r>
    </w:p>
    <w:p w14:paraId="467A2652">
      <w:pPr>
        <w:pStyle w:val="5"/>
      </w:pPr>
      <w:bookmarkStart w:id="322" w:name="_Toc240550121"/>
      <w:bookmarkStart w:id="323" w:name="_Toc220368503"/>
      <w:r>
        <w:rPr>
          <w:rFonts w:hint="eastAsia"/>
        </w:rPr>
        <w:t>数据生产模块（SYC</w:t>
      </w:r>
      <w:r>
        <w:t>-</w:t>
      </w:r>
      <w:r>
        <w:rPr>
          <w:rFonts w:hint="eastAsia"/>
        </w:rPr>
        <w:t>GYSJ-WXYG</w:t>
      </w:r>
      <w:r>
        <w:t>-</w:t>
      </w:r>
      <w:r>
        <w:rPr>
          <w:rFonts w:hint="eastAsia"/>
        </w:rPr>
        <w:t>YCL-SJSC）</w:t>
      </w:r>
      <w:bookmarkEnd w:id="322"/>
      <w:bookmarkEnd w:id="323"/>
    </w:p>
    <w:p w14:paraId="571CF167">
      <w:pPr>
        <w:pStyle w:val="6"/>
      </w:pPr>
      <w:r>
        <w:rPr>
          <w:rFonts w:hint="eastAsia"/>
        </w:rPr>
        <w:t>概述</w:t>
      </w:r>
    </w:p>
    <w:p w14:paraId="0C65DF8D">
      <w:pPr>
        <w:ind w:firstLine="480"/>
      </w:pPr>
      <w:r>
        <w:rPr>
          <w:rFonts w:hint="eastAsia"/>
        </w:rPr>
        <w:t>数据生产模块实现卫星遥感数据的按需生产，可选择标准化生产线或自定义生产线来进行数据生产，支持对生产任务情况进行监控跟踪。</w:t>
      </w:r>
    </w:p>
    <w:p w14:paraId="3B3DE39D">
      <w:pPr>
        <w:pStyle w:val="6"/>
      </w:pPr>
      <w:r>
        <w:rPr>
          <w:rFonts w:hint="eastAsia"/>
        </w:rPr>
        <w:t>模块组成</w:t>
      </w:r>
    </w:p>
    <w:p w14:paraId="5051CB23">
      <w:pPr>
        <w:pStyle w:val="59"/>
        <w:rPr>
          <w:ins w:id="655" w:author="Theron Tang" w:date="2026-10-13T10:30:00Z"/>
        </w:rPr>
      </w:pPr>
      <w:del w:id="656" w:author="Theron Tang" w:date="2026-10-13T10:30:00Z"/>
      <w:del w:id="657" w:author="Theron Tang" w:date="2026-10-13T10:30:00Z"/>
      <w:del w:id="658" w:author="Theron Tang" w:date="2026-10-13T10:30:00Z"/>
      <w:del w:id="659" w:author="Theron Tang" w:date="2026-10-13T10:30:00Z">
        <w:r>
          <w:rPr>
            <w:rFonts w:hint="eastAsia"/>
          </w:rPr>
          <w:object>
            <v:shape id="_x0000_i1044" o:spt="75" type="#_x0000_t75" style="height:249.8pt;width:146.45pt;" o:ole="t" filled="f" o:preferrelative="t" stroked="f" coordsize="21600,21600">
              <v:path/>
              <v:fill on="f" focussize="0,0"/>
              <v:stroke on="f" joinstyle="miter"/>
              <v:imagedata r:id="rId68" o:title=""/>
              <o:lock v:ext="edit" aspectratio="f"/>
              <w10:wrap type="none"/>
              <w10:anchorlock/>
            </v:shape>
            <o:OLEObject Type="Embed" ProgID="Visio.Drawing.15" ShapeID="_x0000_i1044" DrawAspect="Content" ObjectID="_1468075744" r:id="rId67">
              <o:LockedField>false</o:LockedField>
            </o:OLEObject>
          </w:object>
        </w:r>
      </w:del>
      <w:del w:id="661" w:author="Theron Tang" w:date="2026-10-13T10:30:00Z"/>
    </w:p>
    <w:p w14:paraId="7ADCE730">
      <w:pPr>
        <w:pStyle w:val="59"/>
      </w:pPr>
      <w:ins w:id="662" w:author="Theron Tang" w:date="2026-10-13T10:30:00Z"/>
      <w:ins w:id="663" w:author="Theron Tang" w:date="2026-10-13T10:30:00Z"/>
      <w:ins w:id="664" w:author="Theron Tang" w:date="2026-10-13T10:30:00Z"/>
      <w:ins w:id="665" w:author="Theron Tang" w:date="2026-10-13T10:30:00Z">
        <w:r>
          <w:rPr>
            <w:rFonts w:hint="eastAsia"/>
          </w:rPr>
          <w:object>
            <v:shape id="_x0000_i1045" o:spt="75" type="#_x0000_t75" style="height:232.65pt;width:436.4pt;" o:ole="t" filled="f" o:preferrelative="t" stroked="f" coordsize="21600,21600">
              <v:path/>
              <v:fill on="f" focussize="0,0"/>
              <v:stroke on="f" joinstyle="miter"/>
              <v:imagedata r:id="rId70" o:title=""/>
              <o:lock v:ext="edit" aspectratio="f"/>
              <w10:wrap type="none"/>
              <w10:anchorlock/>
            </v:shape>
            <o:OLEObject Type="Embed" ProgID="Visio.Drawing.15" ShapeID="_x0000_i1045" DrawAspect="Content" ObjectID="_1468075745" r:id="rId69">
              <o:LockedField>false</o:LockedField>
            </o:OLEObject>
          </w:object>
        </w:r>
      </w:ins>
      <w:ins w:id="667" w:author="Theron Tang" w:date="2026-10-13T10:30:00Z"/>
    </w:p>
    <w:p w14:paraId="6CEAD408">
      <w:pPr>
        <w:pStyle w:val="110"/>
        <w:rPr>
          <w:rFonts w:hint="eastAsia"/>
        </w:rPr>
      </w:pPr>
      <w:bookmarkStart w:id="324" w:name="_Toc24055001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7</w:t>
      </w:r>
      <w:r>
        <w:rPr>
          <w:rFonts w:hint="eastAsia"/>
        </w:rPr>
        <w:fldChar w:fldCharType="end"/>
      </w:r>
      <w:r>
        <w:rPr>
          <w:rFonts w:hint="eastAsia"/>
        </w:rPr>
        <w:t>数据生产模块组成图</w:t>
      </w:r>
      <w:bookmarkEnd w:id="324"/>
    </w:p>
    <w:p w14:paraId="07D51A57">
      <w:pPr>
        <w:pStyle w:val="6"/>
      </w:pPr>
      <w:r>
        <w:rPr>
          <w:rFonts w:hint="eastAsia"/>
        </w:rPr>
        <w:t>交互关系</w:t>
      </w:r>
    </w:p>
    <w:p w14:paraId="15603095">
      <w:pPr>
        <w:ind w:firstLine="480"/>
        <w:rPr>
          <w:color w:val="C00000"/>
        </w:rPr>
      </w:pPr>
      <w:r>
        <w:rPr>
          <w:rFonts w:hint="eastAsia"/>
        </w:rPr>
        <w:t>模块交互关系图如下所示：</w:t>
      </w:r>
    </w:p>
    <w:p w14:paraId="263487B7">
      <w:pPr>
        <w:pStyle w:val="59"/>
      </w:pPr>
      <w:r>
        <w:rPr>
          <w:rFonts w:hint="eastAsia"/>
        </w:rPr>
        <w:object>
          <v:shape id="_x0000_i1046" o:spt="75" type="#_x0000_t75" style="height:246.35pt;width:367.35pt;" o:ole="t" filled="f" o:preferrelative="t" stroked="f" coordsize="21600,21600">
            <v:path/>
            <v:fill on="f" focussize="0,0"/>
            <v:stroke on="f" joinstyle="miter"/>
            <v:imagedata r:id="rId72" o:title=""/>
            <o:lock v:ext="edit" aspectratio="f"/>
            <w10:wrap type="none"/>
            <w10:anchorlock/>
          </v:shape>
          <o:OLEObject Type="Embed" ProgID="Visio.Drawing.15" ShapeID="_x0000_i1046" DrawAspect="Content" ObjectID="_1468075746" r:id="rId71">
            <o:LockedField>false</o:LockedField>
          </o:OLEObject>
        </w:object>
      </w:r>
    </w:p>
    <w:p w14:paraId="48474B2D">
      <w:pPr>
        <w:pStyle w:val="110"/>
        <w:rPr>
          <w:rFonts w:hint="eastAsia"/>
        </w:rPr>
      </w:pPr>
      <w:bookmarkStart w:id="325" w:name="_Toc24055002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8</w:t>
      </w:r>
      <w:r>
        <w:rPr>
          <w:rFonts w:hint="eastAsia"/>
        </w:rPr>
        <w:fldChar w:fldCharType="end"/>
      </w:r>
      <w:r>
        <w:rPr>
          <w:rFonts w:hint="eastAsia"/>
        </w:rPr>
        <w:t>数据生产模块交互关系图</w:t>
      </w:r>
      <w:bookmarkEnd w:id="325"/>
    </w:p>
    <w:p w14:paraId="721BD310">
      <w:pPr>
        <w:pStyle w:val="6"/>
      </w:pPr>
      <w:r>
        <w:rPr>
          <w:rFonts w:hint="eastAsia"/>
        </w:rPr>
        <w:t>标准化生产流程功能（SYC</w:t>
      </w:r>
      <w:r>
        <w:t>-</w:t>
      </w:r>
      <w:r>
        <w:rPr>
          <w:rFonts w:hint="eastAsia"/>
        </w:rPr>
        <w:t>GYSJ-WXYG</w:t>
      </w:r>
      <w:r>
        <w:t>-</w:t>
      </w:r>
      <w:r>
        <w:rPr>
          <w:rFonts w:hint="eastAsia"/>
        </w:rPr>
        <w:t>YCL-SJSC-BZSC）</w:t>
      </w:r>
    </w:p>
    <w:p w14:paraId="307D0539">
      <w:pPr>
        <w:pStyle w:val="7"/>
      </w:pPr>
      <w:r>
        <w:rPr>
          <w:rFonts w:hint="eastAsia"/>
        </w:rPr>
        <w:t>功能描述</w:t>
      </w:r>
    </w:p>
    <w:p w14:paraId="473E31A6">
      <w:pPr>
        <w:ind w:firstLine="480"/>
      </w:pPr>
      <w:r>
        <w:rPr>
          <w:rFonts w:hint="eastAsia"/>
        </w:rPr>
        <w:t>对接入的遥感影像数据进行生产加工，作为后续业务应用的数据源。系统支持标准化生产流程的复用生产。无需临时构建，随时调用执行。整个操作流程简洁高效，主要包括五个步骤：查找数据→选择数据→选定生产线→配置参数→启动生产，大幅提升作业效率与流程一致性。</w:t>
      </w:r>
    </w:p>
    <w:p w14:paraId="38039442">
      <w:pPr>
        <w:pStyle w:val="7"/>
      </w:pPr>
      <w:r>
        <w:rPr>
          <w:rFonts w:hint="eastAsia"/>
        </w:rPr>
        <w:t>输入输出</w:t>
      </w:r>
    </w:p>
    <w:p w14:paraId="7C5B717A">
      <w:pPr>
        <w:pStyle w:val="106"/>
        <w:rPr>
          <w:rFonts w:hint="eastAsia"/>
        </w:rPr>
      </w:pPr>
      <w:bookmarkStart w:id="326" w:name="_Toc24054994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r>
        <w:rPr>
          <w:rFonts w:hint="eastAsia"/>
        </w:rPr>
        <w:t>标准化生产流程功能输入输出表</w:t>
      </w:r>
      <w:bookmarkEnd w:id="32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825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5B1D5CCA">
            <w:pPr>
              <w:pStyle w:val="57"/>
            </w:pPr>
            <w:r>
              <w:t>标识</w:t>
            </w:r>
          </w:p>
        </w:tc>
        <w:tc>
          <w:tcPr>
            <w:tcW w:w="1746" w:type="dxa"/>
            <w:shd w:val="clear" w:color="auto" w:fill="D8D8D8" w:themeFill="background1" w:themeFillShade="D9"/>
          </w:tcPr>
          <w:p w14:paraId="107D9ACF">
            <w:pPr>
              <w:pStyle w:val="57"/>
            </w:pPr>
            <w:r>
              <w:t>交互对象</w:t>
            </w:r>
          </w:p>
        </w:tc>
        <w:tc>
          <w:tcPr>
            <w:tcW w:w="1746" w:type="dxa"/>
            <w:shd w:val="clear" w:color="auto" w:fill="D8D8D8" w:themeFill="background1" w:themeFillShade="D9"/>
          </w:tcPr>
          <w:p w14:paraId="3DA8C07B">
            <w:pPr>
              <w:pStyle w:val="57"/>
            </w:pPr>
            <w:r>
              <w:t>数据名称</w:t>
            </w:r>
          </w:p>
        </w:tc>
        <w:tc>
          <w:tcPr>
            <w:tcW w:w="1746" w:type="dxa"/>
            <w:shd w:val="clear" w:color="auto" w:fill="D8D8D8" w:themeFill="background1" w:themeFillShade="D9"/>
          </w:tcPr>
          <w:p w14:paraId="0DECFAE4">
            <w:pPr>
              <w:pStyle w:val="57"/>
            </w:pPr>
            <w:r>
              <w:t>数据内容</w:t>
            </w:r>
          </w:p>
        </w:tc>
        <w:tc>
          <w:tcPr>
            <w:tcW w:w="1746" w:type="dxa"/>
            <w:shd w:val="clear" w:color="auto" w:fill="D8D8D8" w:themeFill="background1" w:themeFillShade="D9"/>
          </w:tcPr>
          <w:p w14:paraId="5761A5E3">
            <w:pPr>
              <w:pStyle w:val="57"/>
            </w:pPr>
            <w:r>
              <w:t>I/O</w:t>
            </w:r>
          </w:p>
        </w:tc>
      </w:tr>
      <w:tr w14:paraId="0DD8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0A81150">
            <w:pPr>
              <w:pStyle w:val="58"/>
            </w:pPr>
            <w:r>
              <w:t>SYC-GYSJ-WXYG-YCL-SJSC-BZSC-01</w:t>
            </w:r>
          </w:p>
        </w:tc>
        <w:tc>
          <w:tcPr>
            <w:tcW w:w="1746" w:type="dxa"/>
          </w:tcPr>
          <w:p w14:paraId="0AAD10F1">
            <w:pPr>
              <w:pStyle w:val="58"/>
            </w:pPr>
            <w:r>
              <w:t>数据</w:t>
            </w:r>
            <w:r>
              <w:rPr>
                <w:rFonts w:hint="eastAsia"/>
              </w:rPr>
              <w:t>检索</w:t>
            </w:r>
            <w:r>
              <w:t>模块</w:t>
            </w:r>
          </w:p>
        </w:tc>
        <w:tc>
          <w:tcPr>
            <w:tcW w:w="1746" w:type="dxa"/>
          </w:tcPr>
          <w:p w14:paraId="2C6FB017">
            <w:pPr>
              <w:pStyle w:val="58"/>
            </w:pPr>
            <w:r>
              <w:t>卫星遥感影像</w:t>
            </w:r>
            <w:r>
              <w:rPr>
                <w:rFonts w:hint="eastAsia"/>
              </w:rPr>
              <w:t>标准</w:t>
            </w:r>
            <w:r>
              <w:t>数据</w:t>
            </w:r>
          </w:p>
        </w:tc>
        <w:tc>
          <w:tcPr>
            <w:tcW w:w="1746" w:type="dxa"/>
          </w:tcPr>
          <w:p w14:paraId="53C32138">
            <w:pPr>
              <w:pStyle w:val="58"/>
            </w:pPr>
            <w:r>
              <w:t>已入库的卫星遥感影像数据</w:t>
            </w:r>
          </w:p>
        </w:tc>
        <w:tc>
          <w:tcPr>
            <w:tcW w:w="1746" w:type="dxa"/>
          </w:tcPr>
          <w:p w14:paraId="7FDE4A64">
            <w:pPr>
              <w:pStyle w:val="58"/>
            </w:pPr>
            <w:r>
              <w:t>I</w:t>
            </w:r>
          </w:p>
        </w:tc>
      </w:tr>
      <w:tr w14:paraId="57C2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1E9AFA8">
            <w:pPr>
              <w:pStyle w:val="58"/>
            </w:pPr>
            <w:r>
              <w:t>SYC-GYSJ-WXYG-YCL-SJSC-BZSC-02</w:t>
            </w:r>
          </w:p>
        </w:tc>
        <w:tc>
          <w:tcPr>
            <w:tcW w:w="1746" w:type="dxa"/>
          </w:tcPr>
          <w:p w14:paraId="0D04948E">
            <w:pPr>
              <w:pStyle w:val="58"/>
            </w:pPr>
            <w:r>
              <w:t>数据</w:t>
            </w:r>
            <w:r>
              <w:rPr>
                <w:rFonts w:hint="eastAsia"/>
              </w:rPr>
              <w:t>检索</w:t>
            </w:r>
            <w:r>
              <w:t>模块</w:t>
            </w:r>
          </w:p>
        </w:tc>
        <w:tc>
          <w:tcPr>
            <w:tcW w:w="1746" w:type="dxa"/>
          </w:tcPr>
          <w:p w14:paraId="03C3BADF">
            <w:pPr>
              <w:pStyle w:val="58"/>
            </w:pPr>
            <w:r>
              <w:t>卫星遥感影像</w:t>
            </w:r>
            <w:r>
              <w:rPr>
                <w:rFonts w:hint="eastAsia"/>
              </w:rPr>
              <w:t>预处理成果</w:t>
            </w:r>
            <w:r>
              <w:t>数据</w:t>
            </w:r>
          </w:p>
        </w:tc>
        <w:tc>
          <w:tcPr>
            <w:tcW w:w="1746" w:type="dxa"/>
          </w:tcPr>
          <w:p w14:paraId="06E4A1BB">
            <w:pPr>
              <w:pStyle w:val="58"/>
            </w:pPr>
            <w:r>
              <w:t>经过生产加工的标准数据产品</w:t>
            </w:r>
          </w:p>
        </w:tc>
        <w:tc>
          <w:tcPr>
            <w:tcW w:w="1746" w:type="dxa"/>
          </w:tcPr>
          <w:p w14:paraId="0C1D3690">
            <w:pPr>
              <w:pStyle w:val="58"/>
            </w:pPr>
            <w:r>
              <w:t>O</w:t>
            </w:r>
          </w:p>
        </w:tc>
      </w:tr>
    </w:tbl>
    <w:p w14:paraId="6BD39E18">
      <w:pPr>
        <w:pStyle w:val="7"/>
      </w:pPr>
      <w:r>
        <w:rPr>
          <w:rFonts w:hint="eastAsia"/>
        </w:rPr>
        <w:t>处理逻辑</w:t>
      </w:r>
    </w:p>
    <w:p w14:paraId="5A538734">
      <w:pPr>
        <w:widowControl w:val="0"/>
        <w:numPr>
          <w:ilvl w:val="0"/>
          <w:numId w:val="17"/>
        </w:numPr>
        <w:snapToGrid/>
        <w:ind w:firstLine="480" w:firstLineChars="200"/>
        <w:rPr>
          <w:ins w:id="669" w:author="Theron Tang" w:date="2026-10-13T10:30:00Z"/>
          <w:rFonts w:hint="eastAsia" w:asciiTheme="minorEastAsia" w:hAnsiTheme="minorEastAsia" w:cstheme="minorEastAsia"/>
          <w:szCs w:val="21"/>
        </w:rPr>
        <w:pPrChange w:id="668" w:author="Theron Tang" w:date="2026-10-13T10:31:00Z">
          <w:pPr>
            <w:numPr>
              <w:ilvl w:val="255"/>
              <w:numId w:val="0"/>
            </w:numPr>
            <w:snapToGrid/>
            <w:ind w:firstLine="480" w:firstLineChars="0"/>
          </w:pPr>
        </w:pPrChange>
      </w:pPr>
      <w:ins w:id="670" w:author="Theron Tang" w:date="2026-10-13T10:30:00Z">
        <w:r>
          <w:rPr>
            <w:rFonts w:hint="eastAsia" w:asciiTheme="minorEastAsia" w:hAnsiTheme="minorEastAsia" w:cstheme="minorEastAsia"/>
            <w:szCs w:val="21"/>
          </w:rPr>
          <w:t>查找数据</w:t>
        </w:r>
      </w:ins>
      <w:ins w:id="671" w:author="Theron Tang" w:date="2026-10-13T10:31:00Z">
        <w:r>
          <w:rPr>
            <w:rFonts w:hint="eastAsia" w:asciiTheme="minorEastAsia" w:hAnsiTheme="minorEastAsia" w:cstheme="minorEastAsia"/>
            <w:szCs w:val="21"/>
          </w:rPr>
          <w:t>：</w:t>
        </w:r>
      </w:ins>
      <w:ins w:id="672" w:author="Theron Tang" w:date="2026-10-13T10:30:00Z">
        <w:r>
          <w:rPr>
            <w:rFonts w:hint="eastAsia" w:asciiTheme="minorEastAsia" w:hAnsiTheme="minorEastAsia" w:cstheme="minorEastAsia"/>
            <w:szCs w:val="21"/>
          </w:rPr>
          <w:t>用户进入标准化生产流程界面后，系统从数据检索模块加载已入库的卫星遥感影像标准数据。支持按卫星类型、传感器、成像时间、空间范围、分辨率、数据级别等条件进行筛选，并将符合条件的候选数据以列表或地图方式展示。</w:t>
        </w:r>
      </w:ins>
    </w:p>
    <w:p w14:paraId="516B88AA">
      <w:pPr>
        <w:widowControl w:val="0"/>
        <w:numPr>
          <w:ilvl w:val="0"/>
          <w:numId w:val="17"/>
        </w:numPr>
        <w:snapToGrid/>
        <w:ind w:firstLine="480" w:firstLineChars="200"/>
        <w:rPr>
          <w:ins w:id="674" w:author="Theron Tang" w:date="2026-10-13T10:30:00Z"/>
          <w:rFonts w:hint="eastAsia" w:asciiTheme="minorEastAsia" w:hAnsiTheme="minorEastAsia" w:cstheme="minorEastAsia"/>
          <w:szCs w:val="21"/>
        </w:rPr>
        <w:pPrChange w:id="673" w:author="Theron Tang" w:date="2026-10-13T10:31:00Z">
          <w:pPr>
            <w:numPr>
              <w:ilvl w:val="255"/>
              <w:numId w:val="0"/>
            </w:numPr>
            <w:snapToGrid/>
            <w:ind w:firstLine="480" w:firstLineChars="0"/>
          </w:pPr>
        </w:pPrChange>
      </w:pPr>
      <w:ins w:id="675" w:author="Theron Tang" w:date="2026-10-13T10:30:00Z">
        <w:r>
          <w:rPr>
            <w:rFonts w:hint="eastAsia" w:asciiTheme="minorEastAsia" w:hAnsiTheme="minorEastAsia" w:cstheme="minorEastAsia"/>
            <w:szCs w:val="21"/>
          </w:rPr>
          <w:t>选择卫星遥感影像数据</w:t>
        </w:r>
      </w:ins>
      <w:ins w:id="676" w:author="Theron Tang" w:date="2026-10-13T10:31:00Z">
        <w:r>
          <w:rPr>
            <w:rFonts w:hint="eastAsia" w:asciiTheme="minorEastAsia" w:hAnsiTheme="minorEastAsia" w:cstheme="minorEastAsia"/>
            <w:szCs w:val="21"/>
          </w:rPr>
          <w:t>：</w:t>
        </w:r>
      </w:ins>
      <w:ins w:id="677" w:author="Theron Tang" w:date="2026-10-13T10:30:00Z">
        <w:r>
          <w:rPr>
            <w:rFonts w:hint="eastAsia" w:asciiTheme="minorEastAsia" w:hAnsiTheme="minorEastAsia" w:cstheme="minorEastAsia"/>
            <w:szCs w:val="21"/>
          </w:rPr>
          <w:t>用户从候选数据中勾选一景或多景影像作为生产输入。系统对所选数据进行有效性校验，包括：</w:t>
        </w:r>
      </w:ins>
    </w:p>
    <w:p w14:paraId="2566CA0F">
      <w:pPr>
        <w:numPr>
          <w:ilvl w:val="255"/>
          <w:numId w:val="0"/>
        </w:numPr>
        <w:snapToGrid/>
        <w:ind w:firstLine="480"/>
        <w:rPr>
          <w:ins w:id="678" w:author="Theron Tang" w:date="2026-10-13T10:30:00Z"/>
          <w:rFonts w:hint="eastAsia" w:asciiTheme="minorEastAsia" w:hAnsiTheme="minorEastAsia" w:cstheme="minorEastAsia"/>
          <w:szCs w:val="21"/>
        </w:rPr>
      </w:pPr>
      <w:ins w:id="679" w:author="Theron Tang" w:date="2026-10-13T10:30:00Z">
        <w:r>
          <w:rPr>
            <w:rFonts w:hint="eastAsia" w:asciiTheme="minorEastAsia" w:hAnsiTheme="minorEastAsia" w:cstheme="minorEastAsia"/>
            <w:szCs w:val="21"/>
          </w:rPr>
          <w:t>数据是否已成功入库且状态正常；</w:t>
        </w:r>
      </w:ins>
    </w:p>
    <w:p w14:paraId="7362754B">
      <w:pPr>
        <w:numPr>
          <w:ilvl w:val="255"/>
          <w:numId w:val="0"/>
        </w:numPr>
        <w:snapToGrid/>
        <w:ind w:firstLine="480"/>
        <w:rPr>
          <w:ins w:id="680" w:author="Theron Tang" w:date="2026-10-13T10:30:00Z"/>
          <w:rFonts w:hint="eastAsia" w:asciiTheme="minorEastAsia" w:hAnsiTheme="minorEastAsia" w:cstheme="minorEastAsia"/>
          <w:szCs w:val="21"/>
        </w:rPr>
      </w:pPr>
      <w:ins w:id="681" w:author="Theron Tang" w:date="2026-10-13T10:30:00Z">
        <w:r>
          <w:rPr>
            <w:rFonts w:hint="eastAsia" w:asciiTheme="minorEastAsia" w:hAnsiTheme="minorEastAsia" w:cstheme="minorEastAsia"/>
            <w:szCs w:val="21"/>
          </w:rPr>
          <w:t>数据格式是否受当前生产线支持；</w:t>
        </w:r>
      </w:ins>
    </w:p>
    <w:p w14:paraId="233AA1E7">
      <w:pPr>
        <w:numPr>
          <w:ilvl w:val="255"/>
          <w:numId w:val="0"/>
        </w:numPr>
        <w:snapToGrid/>
        <w:ind w:firstLine="480"/>
        <w:rPr>
          <w:ins w:id="682" w:author="Theron Tang" w:date="2026-10-13T10:30:00Z"/>
          <w:rFonts w:hint="eastAsia" w:asciiTheme="minorEastAsia" w:hAnsiTheme="minorEastAsia" w:cstheme="minorEastAsia"/>
          <w:szCs w:val="21"/>
        </w:rPr>
      </w:pPr>
      <w:ins w:id="683" w:author="Theron Tang" w:date="2026-10-13T10:30:00Z">
        <w:r>
          <w:rPr>
            <w:rFonts w:hint="eastAsia" w:asciiTheme="minorEastAsia" w:hAnsiTheme="minorEastAsia" w:cstheme="minorEastAsia"/>
            <w:szCs w:val="21"/>
          </w:rPr>
          <w:t>数据空间范围、分辨率、波段信息是否完整；</w:t>
        </w:r>
      </w:ins>
    </w:p>
    <w:p w14:paraId="1B61E4E0">
      <w:pPr>
        <w:numPr>
          <w:ilvl w:val="255"/>
          <w:numId w:val="0"/>
        </w:numPr>
        <w:snapToGrid/>
        <w:ind w:firstLine="480"/>
        <w:rPr>
          <w:ins w:id="684" w:author="Theron Tang" w:date="2026-10-13T10:30:00Z"/>
          <w:rFonts w:hint="eastAsia" w:asciiTheme="minorEastAsia" w:hAnsiTheme="minorEastAsia" w:cstheme="minorEastAsia"/>
          <w:szCs w:val="21"/>
        </w:rPr>
      </w:pPr>
      <w:ins w:id="685" w:author="Theron Tang" w:date="2026-10-13T10:30:00Z">
        <w:r>
          <w:rPr>
            <w:rFonts w:hint="eastAsia" w:asciiTheme="minorEastAsia" w:hAnsiTheme="minorEastAsia" w:cstheme="minorEastAsia"/>
            <w:szCs w:val="21"/>
          </w:rPr>
          <w:t>用户是否具备该数据的生产操作权限。</w:t>
        </w:r>
      </w:ins>
    </w:p>
    <w:p w14:paraId="15962392">
      <w:pPr>
        <w:numPr>
          <w:ilvl w:val="255"/>
          <w:numId w:val="0"/>
        </w:numPr>
        <w:snapToGrid/>
        <w:ind w:firstLine="480"/>
        <w:rPr>
          <w:ins w:id="686" w:author="Theron Tang" w:date="2026-10-13T10:30:00Z"/>
          <w:rFonts w:hint="eastAsia" w:asciiTheme="minorEastAsia" w:hAnsiTheme="minorEastAsia" w:cstheme="minorEastAsia"/>
          <w:szCs w:val="21"/>
        </w:rPr>
      </w:pPr>
      <w:ins w:id="687" w:author="Theron Tang" w:date="2026-10-13T10:30:00Z">
        <w:r>
          <w:rPr>
            <w:rFonts w:hint="eastAsia" w:asciiTheme="minorEastAsia" w:hAnsiTheme="minorEastAsia" w:cstheme="minorEastAsia"/>
            <w:szCs w:val="21"/>
          </w:rPr>
          <w:t>校验通过后，所选数据进入待生产数据集；校验不通过时，提示具体原因并阻止进入下一步。</w:t>
        </w:r>
      </w:ins>
    </w:p>
    <w:p w14:paraId="7F022866">
      <w:pPr>
        <w:widowControl w:val="0"/>
        <w:numPr>
          <w:ilvl w:val="0"/>
          <w:numId w:val="17"/>
        </w:numPr>
        <w:snapToGrid/>
        <w:ind w:firstLine="480" w:firstLineChars="200"/>
        <w:rPr>
          <w:ins w:id="689" w:author="Theron Tang" w:date="2026-10-13T10:30:00Z"/>
          <w:rFonts w:hint="eastAsia" w:asciiTheme="minorEastAsia" w:hAnsiTheme="minorEastAsia" w:cstheme="minorEastAsia"/>
          <w:szCs w:val="21"/>
        </w:rPr>
        <w:pPrChange w:id="688" w:author="Theron Tang" w:date="2026-10-13T10:31:00Z">
          <w:pPr>
            <w:numPr>
              <w:ilvl w:val="255"/>
              <w:numId w:val="0"/>
            </w:numPr>
            <w:snapToGrid/>
            <w:ind w:firstLine="480" w:firstLineChars="0"/>
          </w:pPr>
        </w:pPrChange>
      </w:pPr>
      <w:ins w:id="690" w:author="Theron Tang" w:date="2026-10-13T10:30:00Z">
        <w:r>
          <w:rPr>
            <w:rFonts w:hint="eastAsia" w:asciiTheme="minorEastAsia" w:hAnsiTheme="minorEastAsia" w:cstheme="minorEastAsia"/>
            <w:szCs w:val="21"/>
          </w:rPr>
          <w:t>选择生产线</w:t>
        </w:r>
      </w:ins>
      <w:ins w:id="691" w:author="Theron Tang" w:date="2026-10-13T10:31:00Z">
        <w:r>
          <w:rPr>
            <w:rFonts w:hint="eastAsia" w:asciiTheme="minorEastAsia" w:hAnsiTheme="minorEastAsia" w:cstheme="minorEastAsia"/>
            <w:szCs w:val="21"/>
          </w:rPr>
          <w:t>：</w:t>
        </w:r>
      </w:ins>
      <w:ins w:id="692" w:author="Theron Tang" w:date="2026-10-13T10:30:00Z">
        <w:r>
          <w:rPr>
            <w:rFonts w:hint="eastAsia" w:asciiTheme="minorEastAsia" w:hAnsiTheme="minorEastAsia" w:cstheme="minorEastAsia"/>
            <w:szCs w:val="21"/>
          </w:rPr>
          <w:t>系统加载已配置的标准化生产线列表，展示每条生产线的名称、适用数据类型、包含工具节点、版本号及状态。用户选择目标生产线后，系统自动校验该生产线是否与所选输入数据类型匹配，包括输入格式、波段要求、空间参考系、产品级别等。若不匹配，提示用户重新选择生产线或调整输入数据。</w:t>
        </w:r>
      </w:ins>
    </w:p>
    <w:p w14:paraId="4FF69C84">
      <w:pPr>
        <w:widowControl w:val="0"/>
        <w:numPr>
          <w:ilvl w:val="0"/>
          <w:numId w:val="17"/>
        </w:numPr>
        <w:snapToGrid/>
        <w:ind w:firstLine="480" w:firstLineChars="200"/>
        <w:rPr>
          <w:ins w:id="694" w:author="Theron Tang" w:date="2026-10-13T10:30:00Z"/>
          <w:rFonts w:hint="eastAsia" w:asciiTheme="minorEastAsia" w:hAnsiTheme="minorEastAsia" w:cstheme="minorEastAsia"/>
          <w:szCs w:val="21"/>
        </w:rPr>
        <w:pPrChange w:id="693" w:author="Theron Tang" w:date="2026-10-13T10:31:00Z">
          <w:pPr>
            <w:numPr>
              <w:ilvl w:val="255"/>
              <w:numId w:val="0"/>
            </w:numPr>
            <w:snapToGrid/>
            <w:ind w:firstLine="480" w:firstLineChars="0"/>
          </w:pPr>
        </w:pPrChange>
      </w:pPr>
      <w:ins w:id="695" w:author="Theron Tang" w:date="2026-10-13T10:30:00Z">
        <w:r>
          <w:rPr>
            <w:rFonts w:hint="eastAsia" w:asciiTheme="minorEastAsia" w:hAnsiTheme="minorEastAsia" w:cstheme="minorEastAsia"/>
            <w:szCs w:val="21"/>
          </w:rPr>
          <w:t>配置参数</w:t>
        </w:r>
      </w:ins>
      <w:ins w:id="696" w:author="Theron Tang" w:date="2026-10-13T10:31:00Z">
        <w:r>
          <w:rPr>
            <w:rFonts w:hint="eastAsia" w:asciiTheme="minorEastAsia" w:hAnsiTheme="minorEastAsia" w:cstheme="minorEastAsia"/>
            <w:szCs w:val="21"/>
          </w:rPr>
          <w:t>：</w:t>
        </w:r>
      </w:ins>
      <w:ins w:id="697" w:author="Theron Tang" w:date="2026-10-13T10:30:00Z">
        <w:r>
          <w:rPr>
            <w:rFonts w:ascii="Segoe UI" w:hAnsi="Segoe UI" w:eastAsia="Segoe UI" w:cs="Segoe UI"/>
            <w:color w:val="0F1115"/>
            <w:shd w:val="clear" w:color="auto" w:fill="FFFFFF"/>
          </w:rPr>
          <w:t>根据所选生产线，系统动态加载可配置参数项，如输出格式、输出分辨率、重采样方法、坐标参考系、辐射定标参数、正射校正控制点参数、云检测阈值、镶嵌拼接规则、匀色参数、裁剪范围等。用户可沿用默认参数，也可按需修改。系统对参数合法性进行校验，包括数值范围、格式、必填项、参数间逻辑关系等，校验通过后保存参数配置。</w:t>
        </w:r>
      </w:ins>
    </w:p>
    <w:p w14:paraId="0BCC5584">
      <w:pPr>
        <w:widowControl w:val="0"/>
        <w:numPr>
          <w:ilvl w:val="0"/>
          <w:numId w:val="17"/>
        </w:numPr>
        <w:snapToGrid/>
        <w:ind w:firstLine="480" w:firstLineChars="200"/>
        <w:rPr>
          <w:ins w:id="699" w:author="Theron Tang" w:date="2026-10-13T10:30:00Z"/>
          <w:rFonts w:hint="eastAsia" w:asciiTheme="minorEastAsia" w:hAnsiTheme="minorEastAsia" w:cstheme="minorEastAsia"/>
          <w:szCs w:val="21"/>
        </w:rPr>
        <w:pPrChange w:id="698" w:author="Theron Tang" w:date="2026-10-13T10:31:00Z">
          <w:pPr>
            <w:numPr>
              <w:ilvl w:val="255"/>
              <w:numId w:val="0"/>
            </w:numPr>
            <w:snapToGrid/>
            <w:ind w:firstLine="480" w:firstLineChars="0"/>
          </w:pPr>
        </w:pPrChange>
      </w:pPr>
      <w:ins w:id="700" w:author="Theron Tang" w:date="2026-10-13T10:30:00Z">
        <w:r>
          <w:rPr>
            <w:rFonts w:hint="eastAsia" w:asciiTheme="minorEastAsia" w:hAnsiTheme="minorEastAsia" w:cstheme="minorEastAsia"/>
            <w:szCs w:val="21"/>
          </w:rPr>
          <w:t>启动生产</w:t>
        </w:r>
      </w:ins>
      <w:ins w:id="701" w:author="Theron Tang" w:date="2026-10-13T10:31:00Z">
        <w:r>
          <w:rPr>
            <w:rFonts w:hint="eastAsia" w:asciiTheme="minorEastAsia" w:hAnsiTheme="minorEastAsia" w:cstheme="minorEastAsia"/>
            <w:szCs w:val="21"/>
          </w:rPr>
          <w:t>：</w:t>
        </w:r>
      </w:ins>
      <w:ins w:id="702" w:author="Theron Tang" w:date="2026-10-13T10:30:00Z">
        <w:r>
          <w:rPr>
            <w:rFonts w:ascii="Segoe UI" w:hAnsi="Segoe UI" w:eastAsia="Segoe UI" w:cs="Segoe UI"/>
            <w:color w:val="0F1115"/>
            <w:shd w:val="clear" w:color="auto" w:fill="FFFFFF"/>
          </w:rPr>
          <w:t>用户确认数据、生产线和参数后，系统生成生产任务，写入任务数据库，并分配唯一任务ID。任务信息包括任务名称、输入数据ID、生产线ID、参数配置、提交人、提交时间、优先级等。任务进入任务队列，等待任务调度服务分配计算资源。</w:t>
        </w:r>
      </w:ins>
    </w:p>
    <w:p w14:paraId="3064F40F">
      <w:pPr>
        <w:widowControl w:val="0"/>
        <w:numPr>
          <w:ilvl w:val="0"/>
          <w:numId w:val="17"/>
        </w:numPr>
        <w:snapToGrid/>
        <w:ind w:firstLine="480"/>
        <w:rPr>
          <w:del w:id="703" w:author="Theron Tang" w:date="2026-10-13T10:30:00Z"/>
          <w:rFonts w:hint="eastAsia" w:asciiTheme="minorEastAsia" w:hAnsiTheme="minorEastAsia" w:cstheme="minorEastAsia"/>
          <w:szCs w:val="21"/>
        </w:rPr>
      </w:pPr>
      <w:del w:id="704" w:author="Theron Tang" w:date="2026-10-13T10:30:00Z">
        <w:r>
          <w:rPr>
            <w:rFonts w:hint="eastAsia" w:asciiTheme="minorEastAsia" w:hAnsiTheme="minorEastAsia" w:cstheme="minorEastAsia"/>
            <w:szCs w:val="21"/>
          </w:rPr>
          <w:delText>查找数据</w:delText>
        </w:r>
      </w:del>
    </w:p>
    <w:p w14:paraId="2BF3A84F">
      <w:pPr>
        <w:widowControl w:val="0"/>
        <w:numPr>
          <w:ilvl w:val="0"/>
          <w:numId w:val="17"/>
        </w:numPr>
        <w:snapToGrid/>
        <w:ind w:firstLine="480"/>
        <w:rPr>
          <w:del w:id="705" w:author="Theron Tang" w:date="2026-10-13T10:30:00Z"/>
          <w:rFonts w:hint="eastAsia" w:asciiTheme="minorEastAsia" w:hAnsiTheme="minorEastAsia" w:cstheme="minorEastAsia"/>
          <w:szCs w:val="21"/>
        </w:rPr>
      </w:pPr>
      <w:del w:id="706" w:author="Theron Tang" w:date="2026-10-13T10:30:00Z">
        <w:r>
          <w:rPr>
            <w:rFonts w:hint="eastAsia" w:asciiTheme="minorEastAsia" w:hAnsiTheme="minorEastAsia" w:cstheme="minorEastAsia"/>
            <w:szCs w:val="21"/>
          </w:rPr>
          <w:delText>选择卫星遥感影像数据</w:delText>
        </w:r>
      </w:del>
    </w:p>
    <w:p w14:paraId="3D8CB5C4">
      <w:pPr>
        <w:widowControl w:val="0"/>
        <w:numPr>
          <w:ilvl w:val="0"/>
          <w:numId w:val="17"/>
        </w:numPr>
        <w:snapToGrid/>
        <w:ind w:firstLine="480"/>
        <w:rPr>
          <w:del w:id="707" w:author="Theron Tang" w:date="2026-10-13T10:30:00Z"/>
          <w:rFonts w:hint="eastAsia" w:asciiTheme="minorEastAsia" w:hAnsiTheme="minorEastAsia" w:cstheme="minorEastAsia"/>
          <w:szCs w:val="21"/>
        </w:rPr>
      </w:pPr>
      <w:del w:id="708" w:author="Theron Tang" w:date="2026-10-13T10:30:00Z">
        <w:r>
          <w:rPr>
            <w:rFonts w:hint="eastAsia" w:asciiTheme="minorEastAsia" w:hAnsiTheme="minorEastAsia" w:cstheme="minorEastAsia"/>
            <w:szCs w:val="21"/>
          </w:rPr>
          <w:delText>选择生产线</w:delText>
        </w:r>
      </w:del>
    </w:p>
    <w:p w14:paraId="5A25FC97">
      <w:pPr>
        <w:widowControl w:val="0"/>
        <w:numPr>
          <w:ilvl w:val="0"/>
          <w:numId w:val="17"/>
        </w:numPr>
        <w:snapToGrid/>
        <w:ind w:firstLine="480"/>
        <w:rPr>
          <w:del w:id="709" w:author="Theron Tang" w:date="2026-10-13T10:30:00Z"/>
          <w:rFonts w:hint="eastAsia" w:asciiTheme="minorEastAsia" w:hAnsiTheme="minorEastAsia" w:cstheme="minorEastAsia"/>
          <w:szCs w:val="21"/>
        </w:rPr>
      </w:pPr>
      <w:del w:id="710" w:author="Theron Tang" w:date="2026-10-13T10:30:00Z">
        <w:r>
          <w:rPr>
            <w:rFonts w:hint="eastAsia" w:asciiTheme="minorEastAsia" w:hAnsiTheme="minorEastAsia" w:cstheme="minorEastAsia"/>
            <w:szCs w:val="21"/>
          </w:rPr>
          <w:delText>配置参数</w:delText>
        </w:r>
      </w:del>
    </w:p>
    <w:p w14:paraId="7E580544">
      <w:pPr>
        <w:widowControl w:val="0"/>
        <w:numPr>
          <w:ilvl w:val="0"/>
          <w:numId w:val="17"/>
        </w:numPr>
        <w:snapToGrid/>
        <w:ind w:firstLine="480"/>
        <w:rPr>
          <w:del w:id="711" w:author="Theron Tang" w:date="2026-10-13T10:30:00Z"/>
          <w:rFonts w:hint="eastAsia" w:asciiTheme="minorEastAsia" w:hAnsiTheme="minorEastAsia" w:cstheme="minorEastAsia"/>
          <w:szCs w:val="21"/>
        </w:rPr>
      </w:pPr>
      <w:del w:id="712" w:author="Theron Tang" w:date="2026-10-13T10:30:00Z">
        <w:r>
          <w:rPr>
            <w:rFonts w:hint="eastAsia" w:asciiTheme="minorEastAsia" w:hAnsiTheme="minorEastAsia" w:cstheme="minorEastAsia"/>
            <w:szCs w:val="21"/>
          </w:rPr>
          <w:delText>启动生产</w:delText>
        </w:r>
      </w:del>
    </w:p>
    <w:p w14:paraId="11CF0ECC">
      <w:pPr>
        <w:pStyle w:val="7"/>
      </w:pPr>
      <w:r>
        <w:rPr>
          <w:rFonts w:hint="eastAsia"/>
        </w:rPr>
        <w:t>异常与错误处理</w:t>
      </w:r>
    </w:p>
    <w:p w14:paraId="4F775CC9">
      <w:pPr>
        <w:ind w:firstLine="480"/>
      </w:pPr>
      <w:r>
        <w:rPr>
          <w:rFonts w:hint="eastAsia"/>
        </w:rPr>
        <w:t>输入数据与生产线不适配，导致无法新建生产任务，需确认所选择的标准生产线支持输入的数据类型后，再次新建数据生产任务。</w:t>
      </w:r>
    </w:p>
    <w:p w14:paraId="312F5919">
      <w:pPr>
        <w:pStyle w:val="6"/>
      </w:pPr>
      <w:r>
        <w:rPr>
          <w:rFonts w:hint="eastAsia"/>
        </w:rPr>
        <w:t>自定义生产流程功能（SYC</w:t>
      </w:r>
      <w:r>
        <w:t>-</w:t>
      </w:r>
      <w:r>
        <w:rPr>
          <w:rFonts w:hint="eastAsia"/>
        </w:rPr>
        <w:t>GYSJ-WXYG</w:t>
      </w:r>
      <w:r>
        <w:t>-</w:t>
      </w:r>
      <w:r>
        <w:rPr>
          <w:rFonts w:hint="eastAsia"/>
        </w:rPr>
        <w:t>YCL-SJSC-ZDSC）</w:t>
      </w:r>
    </w:p>
    <w:p w14:paraId="0079D1E7">
      <w:pPr>
        <w:pStyle w:val="7"/>
      </w:pPr>
      <w:r>
        <w:rPr>
          <w:rFonts w:hint="eastAsia"/>
        </w:rPr>
        <w:t>功能描述</w:t>
      </w:r>
    </w:p>
    <w:p w14:paraId="5C7638C6">
      <w:pPr>
        <w:ind w:firstLine="480"/>
      </w:pPr>
      <w:r>
        <w:rPr>
          <w:rFonts w:hint="eastAsia"/>
        </w:rPr>
        <w:t>对接入的遥感影像数据进行生产加工，作为后续业务应用的数据源。系统支持自定义生产流程的临时生产模式，适用于标准化生产流程中无法满足用户特定的需求，那么用户可以灵活调用现有处理工具临时组装生产线，生成目标产品，尤其适用于非频繁或一次性生产任务。在此模式下，用户可快速完成生产，操作流程为：查找数据→选择数据→组装生产线→配置参数→启动生产。</w:t>
      </w:r>
    </w:p>
    <w:p w14:paraId="3E6CE410">
      <w:pPr>
        <w:pStyle w:val="7"/>
      </w:pPr>
      <w:r>
        <w:rPr>
          <w:rFonts w:hint="eastAsia"/>
        </w:rPr>
        <w:t>输入输出</w:t>
      </w:r>
    </w:p>
    <w:p w14:paraId="727620D6">
      <w:pPr>
        <w:pStyle w:val="106"/>
        <w:rPr>
          <w:rFonts w:hint="eastAsia"/>
        </w:rPr>
      </w:pPr>
      <w:bookmarkStart w:id="327" w:name="_Toc24054994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r>
        <w:rPr>
          <w:rFonts w:hint="eastAsia"/>
        </w:rPr>
        <w:t>自定义生产流程功能输入输出表</w:t>
      </w:r>
      <w:bookmarkEnd w:id="327"/>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3E9B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38D6A894">
            <w:pPr>
              <w:pStyle w:val="57"/>
            </w:pPr>
            <w:r>
              <w:t>标识</w:t>
            </w:r>
          </w:p>
        </w:tc>
        <w:tc>
          <w:tcPr>
            <w:tcW w:w="1744" w:type="dxa"/>
            <w:shd w:val="clear" w:color="auto" w:fill="D8D8D8" w:themeFill="background1" w:themeFillShade="D9"/>
          </w:tcPr>
          <w:p w14:paraId="1E0E12E7">
            <w:pPr>
              <w:pStyle w:val="57"/>
            </w:pPr>
            <w:r>
              <w:t>交互对象</w:t>
            </w:r>
          </w:p>
        </w:tc>
        <w:tc>
          <w:tcPr>
            <w:tcW w:w="1744" w:type="dxa"/>
            <w:shd w:val="clear" w:color="auto" w:fill="D8D8D8" w:themeFill="background1" w:themeFillShade="D9"/>
          </w:tcPr>
          <w:p w14:paraId="1CF7F94B">
            <w:pPr>
              <w:pStyle w:val="57"/>
            </w:pPr>
            <w:r>
              <w:t>数据名称</w:t>
            </w:r>
          </w:p>
        </w:tc>
        <w:tc>
          <w:tcPr>
            <w:tcW w:w="1744" w:type="dxa"/>
            <w:shd w:val="clear" w:color="auto" w:fill="D8D8D8" w:themeFill="background1" w:themeFillShade="D9"/>
          </w:tcPr>
          <w:p w14:paraId="70236FC2">
            <w:pPr>
              <w:pStyle w:val="57"/>
            </w:pPr>
            <w:r>
              <w:t>数据内容</w:t>
            </w:r>
          </w:p>
        </w:tc>
        <w:tc>
          <w:tcPr>
            <w:tcW w:w="1744" w:type="dxa"/>
            <w:shd w:val="clear" w:color="auto" w:fill="D8D8D8" w:themeFill="background1" w:themeFillShade="D9"/>
          </w:tcPr>
          <w:p w14:paraId="1A836A8D">
            <w:pPr>
              <w:pStyle w:val="57"/>
            </w:pPr>
            <w:r>
              <w:t>I/O</w:t>
            </w:r>
          </w:p>
        </w:tc>
      </w:tr>
      <w:tr w14:paraId="5A5F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BC3BB62">
            <w:pPr>
              <w:pStyle w:val="58"/>
            </w:pPr>
            <w:r>
              <w:t>SYC-GYSJ-WXYG-YCL-SJSC-</w:t>
            </w:r>
            <w:r>
              <w:rPr>
                <w:rFonts w:hint="eastAsia"/>
              </w:rPr>
              <w:t>ZDSC</w:t>
            </w:r>
            <w:r>
              <w:t>-01</w:t>
            </w:r>
          </w:p>
        </w:tc>
        <w:tc>
          <w:tcPr>
            <w:tcW w:w="1744" w:type="dxa"/>
          </w:tcPr>
          <w:p w14:paraId="4EF8852E">
            <w:pPr>
              <w:pStyle w:val="58"/>
            </w:pPr>
            <w:r>
              <w:t>数据检索模块</w:t>
            </w:r>
          </w:p>
        </w:tc>
        <w:tc>
          <w:tcPr>
            <w:tcW w:w="1744" w:type="dxa"/>
          </w:tcPr>
          <w:p w14:paraId="2F1A02D0">
            <w:pPr>
              <w:pStyle w:val="58"/>
            </w:pPr>
            <w:r>
              <w:t>卫星遥感影像标准数据</w:t>
            </w:r>
          </w:p>
        </w:tc>
        <w:tc>
          <w:tcPr>
            <w:tcW w:w="1744" w:type="dxa"/>
          </w:tcPr>
          <w:p w14:paraId="13EABBE2">
            <w:pPr>
              <w:pStyle w:val="58"/>
            </w:pPr>
            <w:r>
              <w:t>已入库的卫星遥感影像数据</w:t>
            </w:r>
          </w:p>
        </w:tc>
        <w:tc>
          <w:tcPr>
            <w:tcW w:w="1744" w:type="dxa"/>
          </w:tcPr>
          <w:p w14:paraId="2F368A2B">
            <w:pPr>
              <w:pStyle w:val="58"/>
            </w:pPr>
            <w:r>
              <w:t>I</w:t>
            </w:r>
          </w:p>
        </w:tc>
      </w:tr>
      <w:tr w14:paraId="10EC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A2DB716">
            <w:pPr>
              <w:pStyle w:val="58"/>
            </w:pPr>
            <w:r>
              <w:t>SYC-GYSJ-WXYG-YCL-SJSC-</w:t>
            </w:r>
            <w:r>
              <w:rPr>
                <w:rFonts w:hint="eastAsia"/>
              </w:rPr>
              <w:t>ZDSC</w:t>
            </w:r>
            <w:r>
              <w:t>-02</w:t>
            </w:r>
          </w:p>
        </w:tc>
        <w:tc>
          <w:tcPr>
            <w:tcW w:w="1744" w:type="dxa"/>
          </w:tcPr>
          <w:p w14:paraId="66D57871">
            <w:pPr>
              <w:pStyle w:val="58"/>
            </w:pPr>
            <w:r>
              <w:t>数据检索模块</w:t>
            </w:r>
          </w:p>
        </w:tc>
        <w:tc>
          <w:tcPr>
            <w:tcW w:w="1744" w:type="dxa"/>
          </w:tcPr>
          <w:p w14:paraId="267A82C2">
            <w:pPr>
              <w:pStyle w:val="58"/>
            </w:pPr>
            <w:r>
              <w:t>卫星遥感影像预处理成果数据</w:t>
            </w:r>
          </w:p>
        </w:tc>
        <w:tc>
          <w:tcPr>
            <w:tcW w:w="1744" w:type="dxa"/>
          </w:tcPr>
          <w:p w14:paraId="44F7220B">
            <w:pPr>
              <w:pStyle w:val="58"/>
            </w:pPr>
            <w:r>
              <w:t>经过生产加工的标准数据产品</w:t>
            </w:r>
          </w:p>
        </w:tc>
        <w:tc>
          <w:tcPr>
            <w:tcW w:w="1744" w:type="dxa"/>
          </w:tcPr>
          <w:p w14:paraId="57E1EA78">
            <w:pPr>
              <w:pStyle w:val="58"/>
            </w:pPr>
            <w:r>
              <w:t>O</w:t>
            </w:r>
          </w:p>
        </w:tc>
      </w:tr>
    </w:tbl>
    <w:p w14:paraId="69B5679F">
      <w:pPr>
        <w:ind w:firstLine="480"/>
      </w:pPr>
    </w:p>
    <w:p w14:paraId="6F5539CB">
      <w:pPr>
        <w:pStyle w:val="7"/>
      </w:pPr>
      <w:r>
        <w:rPr>
          <w:rFonts w:hint="eastAsia"/>
        </w:rPr>
        <w:t>处理逻辑</w:t>
      </w:r>
    </w:p>
    <w:p w14:paraId="4C9E2ECC">
      <w:pPr>
        <w:widowControl w:val="0"/>
        <w:numPr>
          <w:ilvl w:val="0"/>
          <w:numId w:val="18"/>
        </w:numPr>
        <w:snapToGrid/>
        <w:ind w:firstLine="480" w:firstLineChars="200"/>
        <w:rPr>
          <w:ins w:id="714" w:author="Theron Tang" w:date="2026-10-13T10:31:00Z"/>
          <w:rFonts w:hint="eastAsia" w:asciiTheme="minorEastAsia" w:hAnsiTheme="minorEastAsia" w:cstheme="minorEastAsia"/>
          <w:szCs w:val="21"/>
        </w:rPr>
        <w:pPrChange w:id="713" w:author="Theron Tang" w:date="2026-10-13T10:31:00Z">
          <w:pPr>
            <w:numPr>
              <w:ilvl w:val="255"/>
              <w:numId w:val="0"/>
            </w:numPr>
            <w:snapToGrid/>
            <w:ind w:firstLine="480" w:firstLineChars="0"/>
          </w:pPr>
        </w:pPrChange>
      </w:pPr>
      <w:ins w:id="715" w:author="Theron Tang" w:date="2026-10-13T10:31:00Z">
        <w:r>
          <w:rPr>
            <w:rFonts w:hint="eastAsia" w:asciiTheme="minorEastAsia" w:hAnsiTheme="minorEastAsia" w:cstheme="minorEastAsia"/>
            <w:szCs w:val="21"/>
          </w:rPr>
          <w:t>查找数据：用户进入自定义生产流程界面后，系统从数据检索模块加载已入库的卫星遥感影像标准数据。支持按卫星、传感器、时间、空间范围、分辨率等条件筛选，并将候选数据以列表或地图方式展示，供用户选择。</w:t>
        </w:r>
      </w:ins>
    </w:p>
    <w:p w14:paraId="2E68B44B">
      <w:pPr>
        <w:widowControl w:val="0"/>
        <w:numPr>
          <w:ilvl w:val="0"/>
          <w:numId w:val="18"/>
        </w:numPr>
        <w:snapToGrid/>
        <w:ind w:firstLine="480" w:firstLineChars="200"/>
        <w:rPr>
          <w:ins w:id="717" w:author="Theron Tang" w:date="2026-10-13T10:31:00Z"/>
          <w:rFonts w:hint="eastAsia" w:asciiTheme="minorEastAsia" w:hAnsiTheme="minorEastAsia" w:cstheme="minorEastAsia"/>
          <w:szCs w:val="21"/>
        </w:rPr>
        <w:pPrChange w:id="716" w:author="Theron Tang" w:date="2026-10-13T10:31:00Z">
          <w:pPr>
            <w:numPr>
              <w:ilvl w:val="255"/>
              <w:numId w:val="0"/>
            </w:numPr>
            <w:snapToGrid/>
            <w:ind w:firstLine="480" w:firstLineChars="0"/>
          </w:pPr>
        </w:pPrChange>
      </w:pPr>
      <w:ins w:id="718" w:author="Theron Tang" w:date="2026-10-13T10:31:00Z">
        <w:r>
          <w:rPr>
            <w:rFonts w:hint="eastAsia" w:asciiTheme="minorEastAsia" w:hAnsiTheme="minorEastAsia" w:cstheme="minorEastAsia"/>
            <w:szCs w:val="21"/>
          </w:rPr>
          <w:t>选择卫星遥感影像数据：</w:t>
        </w:r>
      </w:ins>
      <w:ins w:id="719" w:author="Theron Tang" w:date="2026-10-13T10:31:00Z">
        <w:r>
          <w:rPr>
            <w:rFonts w:ascii="Segoe UI" w:hAnsi="Segoe UI" w:eastAsia="Segoe UI" w:cs="Segoe UI"/>
            <w:color w:val="0F1115"/>
            <w:shd w:val="clear" w:color="auto" w:fill="FFFFFF"/>
          </w:rPr>
          <w:t>用户勾选一景或多景影像作为自定义生产的输入数据。系统校验数据状态、格式、空间范围、波段信息及用户权限，确保数据可用于后续工具处理。校验不通过时，提示原因并阻止继续操作。</w:t>
        </w:r>
      </w:ins>
    </w:p>
    <w:p w14:paraId="100BC464">
      <w:pPr>
        <w:widowControl w:val="0"/>
        <w:numPr>
          <w:ilvl w:val="0"/>
          <w:numId w:val="18"/>
        </w:numPr>
        <w:snapToGrid/>
        <w:ind w:firstLine="480" w:firstLineChars="200"/>
        <w:rPr>
          <w:ins w:id="721" w:author="Theron Tang" w:date="2026-10-13T10:31:00Z"/>
          <w:rFonts w:hint="eastAsia" w:asciiTheme="minorEastAsia" w:hAnsiTheme="minorEastAsia" w:cstheme="minorEastAsia"/>
          <w:szCs w:val="21"/>
        </w:rPr>
        <w:pPrChange w:id="720" w:author="Theron Tang" w:date="2026-10-13T10:31:00Z">
          <w:pPr>
            <w:numPr>
              <w:ilvl w:val="255"/>
              <w:numId w:val="0"/>
            </w:numPr>
            <w:snapToGrid/>
            <w:ind w:firstLine="480" w:firstLineChars="0"/>
          </w:pPr>
        </w:pPrChange>
      </w:pPr>
      <w:ins w:id="722" w:author="Theron Tang" w:date="2026-10-13T10:31:00Z">
        <w:r>
          <w:rPr>
            <w:rFonts w:hint="eastAsia" w:asciiTheme="minorEastAsia" w:hAnsiTheme="minorEastAsia" w:cstheme="minorEastAsia"/>
            <w:szCs w:val="21"/>
          </w:rPr>
          <w:t>组装生产线：</w:t>
        </w:r>
      </w:ins>
      <w:ins w:id="723" w:author="Theron Tang" w:date="2026-10-13T10:31:00Z">
        <w:r>
          <w:rPr>
            <w:rFonts w:ascii="Segoe UI" w:hAnsi="Segoe UI" w:eastAsia="Segoe UI" w:cs="Segoe UI"/>
            <w:color w:val="0F1115"/>
            <w:shd w:val="clear" w:color="auto" w:fill="FFFFFF"/>
          </w:rPr>
          <w:t>系统加载可用生产工具库，展示工具名称、版本、输入输出格式、支持数据类型、参数定义及运行环境要求。用户根据业务需求选择一个或多个处理工具，并通过拖拽或配置方式组装成临时生产线。组装过程中，系统辅助建立工具节点之间的数据流向和顺序关系。</w:t>
        </w:r>
      </w:ins>
    </w:p>
    <w:p w14:paraId="15CBF703">
      <w:pPr>
        <w:widowControl w:val="0"/>
        <w:numPr>
          <w:ilvl w:val="0"/>
          <w:numId w:val="18"/>
        </w:numPr>
        <w:snapToGrid/>
        <w:ind w:firstLine="480" w:firstLineChars="200"/>
        <w:rPr>
          <w:ins w:id="725" w:author="Theron Tang" w:date="2026-10-13T10:31:00Z"/>
          <w:rFonts w:hint="eastAsia" w:asciiTheme="minorEastAsia" w:hAnsiTheme="minorEastAsia" w:cstheme="minorEastAsia"/>
          <w:szCs w:val="21"/>
        </w:rPr>
        <w:pPrChange w:id="724" w:author="Theron Tang" w:date="2026-10-13T10:31:00Z">
          <w:pPr>
            <w:numPr>
              <w:ilvl w:val="255"/>
              <w:numId w:val="0"/>
            </w:numPr>
            <w:snapToGrid/>
            <w:ind w:firstLine="480" w:firstLineChars="0"/>
          </w:pPr>
        </w:pPrChange>
      </w:pPr>
      <w:ins w:id="726" w:author="Theron Tang" w:date="2026-10-13T10:31:00Z">
        <w:r>
          <w:rPr>
            <w:rFonts w:hint="eastAsia" w:asciiTheme="minorEastAsia" w:hAnsiTheme="minorEastAsia" w:cstheme="minorEastAsia"/>
            <w:szCs w:val="21"/>
          </w:rPr>
          <w:t>配置参数：</w:t>
        </w:r>
      </w:ins>
      <w:ins w:id="727" w:author="Theron Tang" w:date="2026-10-13T10:31:00Z">
        <w:r>
          <w:rPr>
            <w:rFonts w:ascii="Segoe UI" w:hAnsi="Segoe UI" w:eastAsia="Segoe UI" w:cs="Segoe UI"/>
            <w:color w:val="0F1115"/>
            <w:shd w:val="clear" w:color="auto" w:fill="FFFFFF"/>
          </w:rPr>
          <w:t>系统根据组装的生产线动态加载各工具的参数项，用户可逐节点配置参数，也可批量设置通用参数。系统对参数取值范围、必填项、参数间依赖关系进行校验，并保存为本次自定义生产任务的参数配置。</w:t>
        </w:r>
      </w:ins>
    </w:p>
    <w:p w14:paraId="610CC6D1">
      <w:pPr>
        <w:widowControl w:val="0"/>
        <w:numPr>
          <w:ilvl w:val="0"/>
          <w:numId w:val="18"/>
        </w:numPr>
        <w:snapToGrid/>
        <w:ind w:firstLine="480" w:firstLineChars="200"/>
        <w:rPr>
          <w:ins w:id="729" w:author="Theron Tang" w:date="2026-10-13T10:31:00Z"/>
          <w:rFonts w:hint="eastAsia" w:asciiTheme="minorEastAsia" w:hAnsiTheme="minorEastAsia" w:cstheme="minorEastAsia"/>
          <w:szCs w:val="21"/>
        </w:rPr>
        <w:pPrChange w:id="728" w:author="Theron Tang" w:date="2026-10-13T10:31:00Z">
          <w:pPr>
            <w:numPr>
              <w:ilvl w:val="255"/>
              <w:numId w:val="0"/>
            </w:numPr>
            <w:snapToGrid/>
            <w:ind w:firstLine="480" w:firstLineChars="0"/>
          </w:pPr>
        </w:pPrChange>
      </w:pPr>
      <w:ins w:id="730" w:author="Theron Tang" w:date="2026-10-13T10:31:00Z">
        <w:r>
          <w:rPr>
            <w:rFonts w:hint="eastAsia" w:asciiTheme="minorEastAsia" w:hAnsiTheme="minorEastAsia" w:cstheme="minorEastAsia"/>
            <w:szCs w:val="21"/>
          </w:rPr>
          <w:t>启动生产：</w:t>
        </w:r>
      </w:ins>
      <w:ins w:id="731" w:author="Theron Tang" w:date="2026-10-13T10:31:00Z">
        <w:r>
          <w:rPr>
            <w:rFonts w:ascii="Segoe UI" w:hAnsi="Segoe UI" w:eastAsia="Segoe UI" w:cs="Segoe UI"/>
            <w:color w:val="0F1115"/>
            <w:shd w:val="clear" w:color="auto" w:fill="FFFFFF"/>
          </w:rPr>
          <w:t>用户确认输入数据、工具流程和参数后，系统生成自定义生产任务，写入任务数据库并分配唯一任务ID。任务信息包括任务名称、输入数据、工具节点列表、节点顺序、参数配置、提交人、提交时间等。任务进入任务队列，等待调度执行。</w:t>
        </w:r>
      </w:ins>
    </w:p>
    <w:p w14:paraId="33970454">
      <w:pPr>
        <w:widowControl w:val="0"/>
        <w:numPr>
          <w:ilvl w:val="0"/>
          <w:numId w:val="18"/>
        </w:numPr>
        <w:snapToGrid/>
        <w:ind w:firstLine="480"/>
        <w:rPr>
          <w:del w:id="732" w:author="Theron Tang" w:date="2026-10-13T10:31:00Z"/>
          <w:rFonts w:hint="eastAsia" w:asciiTheme="minorEastAsia" w:hAnsiTheme="minorEastAsia" w:cstheme="minorEastAsia"/>
          <w:szCs w:val="21"/>
        </w:rPr>
      </w:pPr>
      <w:del w:id="733" w:author="Theron Tang" w:date="2026-10-13T10:31:00Z">
        <w:r>
          <w:rPr>
            <w:rFonts w:hint="eastAsia" w:asciiTheme="minorEastAsia" w:hAnsiTheme="minorEastAsia" w:cstheme="minorEastAsia"/>
            <w:szCs w:val="21"/>
          </w:rPr>
          <w:delText>查找数据</w:delText>
        </w:r>
      </w:del>
    </w:p>
    <w:p w14:paraId="438DCD6D">
      <w:pPr>
        <w:widowControl w:val="0"/>
        <w:numPr>
          <w:ilvl w:val="0"/>
          <w:numId w:val="18"/>
        </w:numPr>
        <w:snapToGrid/>
        <w:ind w:firstLine="480"/>
        <w:rPr>
          <w:del w:id="734" w:author="Theron Tang" w:date="2026-10-13T10:31:00Z"/>
          <w:rFonts w:hint="eastAsia" w:asciiTheme="minorEastAsia" w:hAnsiTheme="minorEastAsia" w:cstheme="minorEastAsia"/>
          <w:szCs w:val="21"/>
        </w:rPr>
      </w:pPr>
      <w:del w:id="735" w:author="Theron Tang" w:date="2026-10-13T10:31:00Z">
        <w:r>
          <w:rPr>
            <w:rFonts w:hint="eastAsia" w:asciiTheme="minorEastAsia" w:hAnsiTheme="minorEastAsia" w:cstheme="minorEastAsia"/>
            <w:szCs w:val="21"/>
          </w:rPr>
          <w:delText>选择卫星遥感影像数据</w:delText>
        </w:r>
      </w:del>
    </w:p>
    <w:p w14:paraId="320EB04E">
      <w:pPr>
        <w:widowControl w:val="0"/>
        <w:numPr>
          <w:ilvl w:val="0"/>
          <w:numId w:val="18"/>
        </w:numPr>
        <w:snapToGrid/>
        <w:ind w:firstLine="480"/>
        <w:rPr>
          <w:del w:id="736" w:author="Theron Tang" w:date="2026-10-13T10:31:00Z"/>
          <w:rFonts w:hint="eastAsia" w:asciiTheme="minorEastAsia" w:hAnsiTheme="minorEastAsia" w:cstheme="minorEastAsia"/>
          <w:szCs w:val="21"/>
        </w:rPr>
      </w:pPr>
      <w:del w:id="737" w:author="Theron Tang" w:date="2026-10-13T10:31:00Z">
        <w:r>
          <w:rPr>
            <w:rFonts w:hint="eastAsia" w:asciiTheme="minorEastAsia" w:hAnsiTheme="minorEastAsia" w:cstheme="minorEastAsia"/>
            <w:szCs w:val="21"/>
          </w:rPr>
          <w:delText>组装生产线</w:delText>
        </w:r>
      </w:del>
    </w:p>
    <w:p w14:paraId="788E74C7">
      <w:pPr>
        <w:widowControl w:val="0"/>
        <w:numPr>
          <w:ilvl w:val="0"/>
          <w:numId w:val="18"/>
        </w:numPr>
        <w:snapToGrid/>
        <w:ind w:firstLine="480"/>
        <w:rPr>
          <w:del w:id="738" w:author="Theron Tang" w:date="2026-10-13T10:31:00Z"/>
          <w:rFonts w:hint="eastAsia" w:asciiTheme="minorEastAsia" w:hAnsiTheme="minorEastAsia" w:cstheme="minorEastAsia"/>
          <w:szCs w:val="21"/>
        </w:rPr>
      </w:pPr>
      <w:del w:id="739" w:author="Theron Tang" w:date="2026-10-13T10:31:00Z">
        <w:r>
          <w:rPr>
            <w:rFonts w:hint="eastAsia" w:asciiTheme="minorEastAsia" w:hAnsiTheme="minorEastAsia" w:cstheme="minorEastAsia"/>
            <w:szCs w:val="21"/>
          </w:rPr>
          <w:delText>配置参数</w:delText>
        </w:r>
      </w:del>
    </w:p>
    <w:p w14:paraId="0C22EB56">
      <w:pPr>
        <w:widowControl w:val="0"/>
        <w:numPr>
          <w:ilvl w:val="0"/>
          <w:numId w:val="18"/>
        </w:numPr>
        <w:snapToGrid/>
        <w:ind w:firstLine="480"/>
        <w:rPr>
          <w:del w:id="740" w:author="Theron Tang" w:date="2026-10-13T10:31:00Z"/>
          <w:rFonts w:hint="eastAsia" w:asciiTheme="minorEastAsia" w:hAnsiTheme="minorEastAsia" w:cstheme="minorEastAsia"/>
          <w:szCs w:val="21"/>
        </w:rPr>
      </w:pPr>
      <w:del w:id="741" w:author="Theron Tang" w:date="2026-10-13T10:31:00Z">
        <w:r>
          <w:rPr>
            <w:rFonts w:hint="eastAsia" w:asciiTheme="minorEastAsia" w:hAnsiTheme="minorEastAsia" w:cstheme="minorEastAsia"/>
            <w:szCs w:val="21"/>
          </w:rPr>
          <w:delText>启动生产</w:delText>
        </w:r>
      </w:del>
    </w:p>
    <w:p w14:paraId="32AAEB3B">
      <w:pPr>
        <w:pStyle w:val="7"/>
      </w:pPr>
      <w:r>
        <w:rPr>
          <w:rFonts w:hint="eastAsia"/>
        </w:rPr>
        <w:t>异常与错误处理</w:t>
      </w:r>
    </w:p>
    <w:p w14:paraId="620EF79F">
      <w:pPr>
        <w:ind w:firstLine="480"/>
      </w:pPr>
      <w:r>
        <w:rPr>
          <w:rFonts w:hint="eastAsia"/>
        </w:rPr>
        <w:t>输入数据与生产工具不适配，导致无法新建生产任务，需确认所选择的生产工具支持输入的数据类型后，再次新建数据生产任务。</w:t>
      </w:r>
    </w:p>
    <w:p w14:paraId="733E69A6">
      <w:pPr>
        <w:ind w:firstLine="480"/>
      </w:pPr>
      <w:r>
        <w:rPr>
          <w:rFonts w:hint="eastAsia"/>
        </w:rPr>
        <w:t>生产工具之间的组合顺序不对，导致无法新建生产任务，需确认数据生产工具的顺序与生产流程后，再次再次新建数据生产任务。</w:t>
      </w:r>
    </w:p>
    <w:p w14:paraId="3C67EBCF">
      <w:pPr>
        <w:pStyle w:val="6"/>
      </w:pPr>
      <w:r>
        <w:rPr>
          <w:rFonts w:hint="eastAsia"/>
        </w:rPr>
        <w:t>生产任务监控功能（SYC</w:t>
      </w:r>
      <w:r>
        <w:t>-</w:t>
      </w:r>
      <w:r>
        <w:rPr>
          <w:rFonts w:hint="eastAsia"/>
        </w:rPr>
        <w:t>GYSJ-WXYG</w:t>
      </w:r>
      <w:r>
        <w:t>-</w:t>
      </w:r>
      <w:r>
        <w:rPr>
          <w:rFonts w:hint="eastAsia"/>
        </w:rPr>
        <w:t>YCL-SJSC-SCJK）</w:t>
      </w:r>
    </w:p>
    <w:p w14:paraId="79CE2A41">
      <w:pPr>
        <w:pStyle w:val="7"/>
      </w:pPr>
      <w:r>
        <w:rPr>
          <w:rFonts w:hint="eastAsia"/>
        </w:rPr>
        <w:t>功能描述</w:t>
      </w:r>
    </w:p>
    <w:p w14:paraId="7537F972">
      <w:pPr>
        <w:ind w:firstLine="480"/>
      </w:pPr>
      <w:r>
        <w:rPr>
          <w:rFonts w:hint="eastAsia"/>
        </w:rPr>
        <w:t>系统支持对生产任务的全流程实时监控，用户可随时查看任务的基本信息及当前运行状态（如运行中、已完成、失败等）。</w:t>
      </w:r>
    </w:p>
    <w:p w14:paraId="499C952C">
      <w:pPr>
        <w:pStyle w:val="7"/>
      </w:pPr>
      <w:r>
        <w:rPr>
          <w:rFonts w:hint="eastAsia"/>
        </w:rPr>
        <w:t>输入输出</w:t>
      </w:r>
    </w:p>
    <w:p w14:paraId="1713A722">
      <w:pPr>
        <w:pStyle w:val="106"/>
        <w:rPr>
          <w:rFonts w:hint="eastAsia"/>
        </w:rPr>
      </w:pPr>
      <w:bookmarkStart w:id="328" w:name="_Toc24054994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6</w:t>
      </w:r>
      <w:r>
        <w:rPr>
          <w:rFonts w:hint="eastAsia"/>
        </w:rPr>
        <w:fldChar w:fldCharType="end"/>
      </w:r>
      <w:r>
        <w:rPr>
          <w:rFonts w:hint="eastAsia"/>
        </w:rPr>
        <w:t>生产任务监控功能输入输出表</w:t>
      </w:r>
      <w:bookmarkEnd w:id="32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AA3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67FF7746">
            <w:pPr>
              <w:pStyle w:val="57"/>
            </w:pPr>
            <w:r>
              <w:t>标识</w:t>
            </w:r>
          </w:p>
        </w:tc>
        <w:tc>
          <w:tcPr>
            <w:tcW w:w="1744" w:type="dxa"/>
            <w:shd w:val="clear" w:color="auto" w:fill="D8D8D8" w:themeFill="background1" w:themeFillShade="D9"/>
          </w:tcPr>
          <w:p w14:paraId="4E8FB3E9">
            <w:pPr>
              <w:pStyle w:val="57"/>
            </w:pPr>
            <w:r>
              <w:t>交互对象</w:t>
            </w:r>
          </w:p>
        </w:tc>
        <w:tc>
          <w:tcPr>
            <w:tcW w:w="1744" w:type="dxa"/>
            <w:shd w:val="clear" w:color="auto" w:fill="D8D8D8" w:themeFill="background1" w:themeFillShade="D9"/>
          </w:tcPr>
          <w:p w14:paraId="79F5D8AB">
            <w:pPr>
              <w:pStyle w:val="57"/>
            </w:pPr>
            <w:r>
              <w:t>数据名称</w:t>
            </w:r>
          </w:p>
        </w:tc>
        <w:tc>
          <w:tcPr>
            <w:tcW w:w="1744" w:type="dxa"/>
            <w:shd w:val="clear" w:color="auto" w:fill="D8D8D8" w:themeFill="background1" w:themeFillShade="D9"/>
          </w:tcPr>
          <w:p w14:paraId="67860EF5">
            <w:pPr>
              <w:pStyle w:val="57"/>
            </w:pPr>
            <w:r>
              <w:t>数据内容</w:t>
            </w:r>
          </w:p>
        </w:tc>
        <w:tc>
          <w:tcPr>
            <w:tcW w:w="1744" w:type="dxa"/>
            <w:shd w:val="clear" w:color="auto" w:fill="D8D8D8" w:themeFill="background1" w:themeFillShade="D9"/>
          </w:tcPr>
          <w:p w14:paraId="1CF8AA24">
            <w:pPr>
              <w:pStyle w:val="57"/>
            </w:pPr>
            <w:r>
              <w:t>I/O</w:t>
            </w:r>
          </w:p>
        </w:tc>
      </w:tr>
      <w:tr w14:paraId="6089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F7F37A8">
            <w:pPr>
              <w:pStyle w:val="58"/>
            </w:pPr>
            <w:r>
              <w:t>SYC-GYSJ-WXYG-YCL-SJSC-RWJK-01</w:t>
            </w:r>
          </w:p>
        </w:tc>
        <w:tc>
          <w:tcPr>
            <w:tcW w:w="1744" w:type="dxa"/>
          </w:tcPr>
          <w:p w14:paraId="5E8706BD">
            <w:pPr>
              <w:pStyle w:val="58"/>
            </w:pPr>
            <w:r>
              <w:t>数据生产模块</w:t>
            </w:r>
          </w:p>
        </w:tc>
        <w:tc>
          <w:tcPr>
            <w:tcW w:w="1744" w:type="dxa"/>
          </w:tcPr>
          <w:p w14:paraId="7D1A7146">
            <w:pPr>
              <w:pStyle w:val="58"/>
            </w:pPr>
            <w:r>
              <w:t>生产任务数据</w:t>
            </w:r>
          </w:p>
        </w:tc>
        <w:tc>
          <w:tcPr>
            <w:tcW w:w="1744" w:type="dxa"/>
          </w:tcPr>
          <w:p w14:paraId="7A788ADB">
            <w:pPr>
              <w:pStyle w:val="58"/>
            </w:pPr>
            <w:r>
              <w:rPr>
                <w:rFonts w:hint="eastAsia"/>
              </w:rPr>
              <w:t>任务类型、输入数据、生产线、处理参数及任务状态。</w:t>
            </w:r>
          </w:p>
        </w:tc>
        <w:tc>
          <w:tcPr>
            <w:tcW w:w="1744" w:type="dxa"/>
          </w:tcPr>
          <w:p w14:paraId="7D73DA48">
            <w:pPr>
              <w:pStyle w:val="58"/>
            </w:pPr>
            <w:r>
              <w:t>I</w:t>
            </w:r>
          </w:p>
        </w:tc>
      </w:tr>
      <w:tr w14:paraId="0A1E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8D1251A">
            <w:pPr>
              <w:pStyle w:val="58"/>
            </w:pPr>
            <w:r>
              <w:t>SYC-GYSJ-WXYG-YCL-SJSC-RWJK-02</w:t>
            </w:r>
          </w:p>
        </w:tc>
        <w:tc>
          <w:tcPr>
            <w:tcW w:w="1744" w:type="dxa"/>
          </w:tcPr>
          <w:p w14:paraId="7A891B3A">
            <w:pPr>
              <w:pStyle w:val="58"/>
            </w:pPr>
            <w:r>
              <w:rPr>
                <w:rFonts w:hint="eastAsia"/>
              </w:rPr>
              <w:t>地震数据灾备与大数据管理子系统</w:t>
            </w:r>
          </w:p>
        </w:tc>
        <w:tc>
          <w:tcPr>
            <w:tcW w:w="1744" w:type="dxa"/>
          </w:tcPr>
          <w:p w14:paraId="78E67687">
            <w:pPr>
              <w:pStyle w:val="58"/>
            </w:pPr>
            <w:r>
              <w:t>生产任务状态监控数据</w:t>
            </w:r>
          </w:p>
        </w:tc>
        <w:tc>
          <w:tcPr>
            <w:tcW w:w="1744" w:type="dxa"/>
          </w:tcPr>
          <w:p w14:paraId="3C5E1FFD">
            <w:pPr>
              <w:pStyle w:val="58"/>
            </w:pPr>
            <w:r>
              <w:rPr>
                <w:rFonts w:hint="eastAsia"/>
              </w:rPr>
              <w:t>任务进度、执行状态、资源占用及异常信息。</w:t>
            </w:r>
          </w:p>
        </w:tc>
        <w:tc>
          <w:tcPr>
            <w:tcW w:w="1744" w:type="dxa"/>
          </w:tcPr>
          <w:p w14:paraId="01FE0C00">
            <w:pPr>
              <w:pStyle w:val="58"/>
            </w:pPr>
            <w:r>
              <w:t>O</w:t>
            </w:r>
          </w:p>
        </w:tc>
      </w:tr>
    </w:tbl>
    <w:p w14:paraId="61C48DF9">
      <w:pPr>
        <w:pStyle w:val="7"/>
      </w:pPr>
      <w:r>
        <w:rPr>
          <w:rFonts w:hint="eastAsia"/>
        </w:rPr>
        <w:t>处理逻辑</w:t>
      </w:r>
    </w:p>
    <w:p w14:paraId="26F5512D">
      <w:pPr>
        <w:widowControl w:val="0"/>
        <w:numPr>
          <w:ilvl w:val="0"/>
          <w:numId w:val="19"/>
        </w:numPr>
        <w:snapToGrid/>
        <w:ind w:firstLine="480" w:firstLineChars="200"/>
        <w:rPr>
          <w:ins w:id="743" w:author="Theron Tang" w:date="2026-10-13T10:32:00Z"/>
          <w:rFonts w:hint="eastAsia" w:asciiTheme="minorEastAsia" w:hAnsiTheme="minorEastAsia" w:cstheme="minorEastAsia"/>
          <w:szCs w:val="21"/>
        </w:rPr>
        <w:pPrChange w:id="742" w:author="Theron Tang" w:date="2026-10-13T10:32:00Z">
          <w:pPr>
            <w:numPr>
              <w:ilvl w:val="255"/>
              <w:numId w:val="0"/>
            </w:numPr>
            <w:snapToGrid/>
            <w:ind w:firstLine="480" w:firstLineChars="0"/>
          </w:pPr>
        </w:pPrChange>
      </w:pPr>
      <w:ins w:id="744" w:author="Theron Tang" w:date="2026-10-13T10:32:00Z">
        <w:r>
          <w:rPr>
            <w:rFonts w:hint="eastAsia" w:asciiTheme="minorEastAsia" w:hAnsiTheme="minorEastAsia" w:cstheme="minorEastAsia"/>
            <w:szCs w:val="21"/>
          </w:rPr>
          <w:t>可输入任务名称/设置任务状态筛选任务：</w:t>
        </w:r>
      </w:ins>
      <w:ins w:id="745" w:author="Theron Tang" w:date="2026-10-13T10:32:00Z">
        <w:r>
          <w:rPr>
            <w:rFonts w:ascii="Segoe UI" w:hAnsi="Segoe UI" w:eastAsia="Segoe UI" w:cs="Segoe UI"/>
            <w:color w:val="0F1115"/>
            <w:shd w:val="clear" w:color="auto" w:fill="FFFFFF"/>
          </w:rPr>
          <w:t>用户进入生产任务监控界面后，系统从任务数据库加载当前用户权限范围内的生产任务列表。任务来源包括标准化生产流程和自定义生产流程。系统根据用户角色和数据权限过滤任务，确保用户仅能查看有权访问的任务。</w:t>
        </w:r>
      </w:ins>
    </w:p>
    <w:p w14:paraId="7AC76424">
      <w:pPr>
        <w:widowControl w:val="0"/>
        <w:numPr>
          <w:ilvl w:val="0"/>
          <w:numId w:val="19"/>
        </w:numPr>
        <w:snapToGrid/>
        <w:ind w:firstLine="480" w:firstLineChars="200"/>
        <w:rPr>
          <w:ins w:id="747" w:author="Theron Tang" w:date="2026-10-13T10:32:00Z"/>
          <w:rFonts w:hint="eastAsia" w:asciiTheme="minorEastAsia" w:hAnsiTheme="minorEastAsia" w:cstheme="minorEastAsia"/>
          <w:szCs w:val="21"/>
        </w:rPr>
        <w:pPrChange w:id="746" w:author="Theron Tang" w:date="2026-10-13T10:32:00Z">
          <w:pPr>
            <w:numPr>
              <w:ilvl w:val="255"/>
              <w:numId w:val="0"/>
            </w:numPr>
            <w:snapToGrid/>
            <w:ind w:firstLine="480" w:firstLineChars="0"/>
          </w:pPr>
        </w:pPrChange>
      </w:pPr>
      <w:ins w:id="748" w:author="Theron Tang" w:date="2026-10-13T10:32:00Z">
        <w:r>
          <w:rPr>
            <w:rFonts w:hint="eastAsia" w:asciiTheme="minorEastAsia" w:hAnsiTheme="minorEastAsia" w:cstheme="minorEastAsia"/>
            <w:szCs w:val="21"/>
          </w:rPr>
          <w:t>筛选结果展示：</w:t>
        </w:r>
      </w:ins>
      <w:ins w:id="749" w:author="Theron Tang" w:date="2026-10-13T10:32:00Z">
        <w:r>
          <w:rPr>
            <w:rFonts w:ascii="Segoe UI" w:hAnsi="Segoe UI" w:eastAsia="Segoe UI" w:cs="Segoe UI"/>
            <w:color w:val="0F1115"/>
            <w:shd w:val="clear" w:color="auto" w:fill="FFFFFF"/>
          </w:rPr>
          <w:t>系统根据筛选条件从任务数据库中检索匹配任务，按提交时间或任务状态排序，并分页展示。列表字段包括任务ID、任务名称、任务类型、输入数据、生产线/工具流程、提交人、提交时间、当前状态、进度百分比、开始时间、结束时间等。</w:t>
        </w:r>
      </w:ins>
    </w:p>
    <w:p w14:paraId="64EBFC78">
      <w:pPr>
        <w:widowControl w:val="0"/>
        <w:numPr>
          <w:ilvl w:val="0"/>
          <w:numId w:val="19"/>
        </w:numPr>
        <w:snapToGrid/>
        <w:ind w:firstLine="480" w:firstLineChars="200"/>
        <w:rPr>
          <w:ins w:id="751" w:author="Theron Tang" w:date="2026-10-13T10:32:00Z"/>
          <w:rFonts w:hint="eastAsia" w:asciiTheme="minorEastAsia" w:hAnsiTheme="minorEastAsia" w:cstheme="minorEastAsia"/>
          <w:szCs w:val="21"/>
        </w:rPr>
        <w:pPrChange w:id="750" w:author="Theron Tang" w:date="2026-10-13T10:32:00Z">
          <w:pPr>
            <w:numPr>
              <w:ilvl w:val="255"/>
              <w:numId w:val="0"/>
            </w:numPr>
            <w:snapToGrid/>
            <w:ind w:firstLine="480" w:firstLineChars="0"/>
          </w:pPr>
        </w:pPrChange>
      </w:pPr>
      <w:ins w:id="752" w:author="Theron Tang" w:date="2026-10-13T10:32:00Z">
        <w:r>
          <w:rPr>
            <w:rFonts w:hint="eastAsia" w:asciiTheme="minorEastAsia" w:hAnsiTheme="minorEastAsia" w:cstheme="minorEastAsia"/>
            <w:szCs w:val="21"/>
          </w:rPr>
          <w:t>预览生产结果：</w:t>
        </w:r>
      </w:ins>
      <w:ins w:id="753" w:author="Theron Tang" w:date="2026-10-13T10:32:00Z">
        <w:r>
          <w:rPr>
            <w:rFonts w:ascii="Segoe UI" w:hAnsi="Segoe UI" w:eastAsia="Segoe UI" w:cs="Segoe UI"/>
            <w:color w:val="0F1115"/>
            <w:shd w:val="clear" w:color="auto" w:fill="FFFFFF"/>
          </w:rPr>
          <w:t>对已完成的任务，系统提供生产结果预览功能。用户可查看输出成果的缩略图、元数据、空间范围、分辨率、格式等信息，并可根据权限下载成果数据或跳转至数据检索模块查看详情。</w:t>
        </w:r>
      </w:ins>
    </w:p>
    <w:p w14:paraId="4C876289">
      <w:pPr>
        <w:widowControl w:val="0"/>
        <w:numPr>
          <w:ilvl w:val="0"/>
          <w:numId w:val="19"/>
        </w:numPr>
        <w:snapToGrid/>
        <w:ind w:firstLine="480"/>
        <w:rPr>
          <w:del w:id="754" w:author="Theron Tang" w:date="2026-10-13T10:32:00Z"/>
          <w:rFonts w:hint="eastAsia" w:asciiTheme="minorEastAsia" w:hAnsiTheme="minorEastAsia" w:cstheme="minorEastAsia"/>
          <w:szCs w:val="21"/>
        </w:rPr>
      </w:pPr>
      <w:del w:id="755" w:author="Theron Tang" w:date="2026-10-13T10:32:00Z">
        <w:r>
          <w:rPr>
            <w:rFonts w:hint="eastAsia" w:asciiTheme="minorEastAsia" w:hAnsiTheme="minorEastAsia" w:cstheme="minorEastAsia"/>
            <w:szCs w:val="21"/>
          </w:rPr>
          <w:delText>可输入任务名称/设置任务状态筛选任务</w:delText>
        </w:r>
      </w:del>
    </w:p>
    <w:p w14:paraId="00DC1191">
      <w:pPr>
        <w:widowControl w:val="0"/>
        <w:numPr>
          <w:ilvl w:val="0"/>
          <w:numId w:val="19"/>
        </w:numPr>
        <w:snapToGrid/>
        <w:ind w:firstLine="480"/>
        <w:rPr>
          <w:del w:id="756" w:author="Theron Tang" w:date="2026-10-13T10:32:00Z"/>
          <w:rFonts w:hint="eastAsia" w:asciiTheme="minorEastAsia" w:hAnsiTheme="minorEastAsia" w:cstheme="minorEastAsia"/>
          <w:szCs w:val="21"/>
        </w:rPr>
      </w:pPr>
      <w:del w:id="757" w:author="Theron Tang" w:date="2026-10-13T10:32:00Z">
        <w:r>
          <w:rPr>
            <w:rFonts w:hint="eastAsia" w:asciiTheme="minorEastAsia" w:hAnsiTheme="minorEastAsia" w:cstheme="minorEastAsia"/>
            <w:szCs w:val="21"/>
          </w:rPr>
          <w:delText>筛选结果展示</w:delText>
        </w:r>
      </w:del>
    </w:p>
    <w:p w14:paraId="159A9B74">
      <w:pPr>
        <w:widowControl w:val="0"/>
        <w:numPr>
          <w:ilvl w:val="0"/>
          <w:numId w:val="19"/>
        </w:numPr>
        <w:snapToGrid/>
        <w:ind w:firstLine="480"/>
        <w:rPr>
          <w:del w:id="758" w:author="Theron Tang" w:date="2026-10-13T10:32:00Z"/>
          <w:rFonts w:hint="eastAsia" w:asciiTheme="minorEastAsia" w:hAnsiTheme="minorEastAsia" w:cstheme="minorEastAsia"/>
          <w:szCs w:val="21"/>
        </w:rPr>
      </w:pPr>
      <w:del w:id="759" w:author="Theron Tang" w:date="2026-10-13T10:32:00Z">
        <w:r>
          <w:rPr>
            <w:rFonts w:hint="eastAsia" w:asciiTheme="minorEastAsia" w:hAnsiTheme="minorEastAsia" w:cstheme="minorEastAsia"/>
            <w:szCs w:val="21"/>
          </w:rPr>
          <w:delText>预览生产结果</w:delText>
        </w:r>
      </w:del>
    </w:p>
    <w:p w14:paraId="674A7852">
      <w:pPr>
        <w:pStyle w:val="7"/>
      </w:pPr>
      <w:r>
        <w:rPr>
          <w:rFonts w:hint="eastAsia"/>
        </w:rPr>
        <w:t>异常与错误处理</w:t>
      </w:r>
    </w:p>
    <w:p w14:paraId="2EF6DC8F">
      <w:pPr>
        <w:ind w:firstLine="480"/>
      </w:pPr>
      <w:r>
        <w:rPr>
          <w:rFonts w:hint="eastAsia"/>
        </w:rPr>
        <w:t>生产任务执行失败，系统提示错误日志，检查错误原因后重新启动生产任务。</w:t>
      </w:r>
    </w:p>
    <w:p w14:paraId="4F78385C">
      <w:pPr>
        <w:pStyle w:val="5"/>
      </w:pPr>
      <w:bookmarkStart w:id="329" w:name="_Toc220368504"/>
      <w:bookmarkStart w:id="330" w:name="_Toc240550122"/>
      <w:r>
        <w:rPr>
          <w:rFonts w:hint="eastAsia"/>
        </w:rPr>
        <w:t>生产工具管理模块（SYC</w:t>
      </w:r>
      <w:r>
        <w:t>-</w:t>
      </w:r>
      <w:r>
        <w:rPr>
          <w:rFonts w:hint="eastAsia"/>
        </w:rPr>
        <w:t>GYSJ-WXYG</w:t>
      </w:r>
      <w:r>
        <w:t>-</w:t>
      </w:r>
      <w:r>
        <w:rPr>
          <w:rFonts w:hint="eastAsia"/>
        </w:rPr>
        <w:t>YCL-SCGJ）</w:t>
      </w:r>
      <w:bookmarkEnd w:id="329"/>
      <w:bookmarkEnd w:id="330"/>
    </w:p>
    <w:p w14:paraId="5216F62A">
      <w:pPr>
        <w:pStyle w:val="6"/>
      </w:pPr>
      <w:r>
        <w:rPr>
          <w:rFonts w:hint="eastAsia"/>
        </w:rPr>
        <w:t>概述</w:t>
      </w:r>
    </w:p>
    <w:p w14:paraId="55EE93CE">
      <w:pPr>
        <w:ind w:firstLine="480"/>
      </w:pPr>
      <w:r>
        <w:rPr>
          <w:rFonts w:hint="eastAsia"/>
        </w:rPr>
        <w:t>生产工具管理模块实现卫星遥感数据生产工具、生产线、数据集、服务接口的集中管理，支持集成生产工具，配置生产工具参数、生产线管理。服务接口管理等功能。</w:t>
      </w:r>
    </w:p>
    <w:p w14:paraId="3CA92AEA">
      <w:pPr>
        <w:pStyle w:val="6"/>
      </w:pPr>
      <w:r>
        <w:rPr>
          <w:rFonts w:hint="eastAsia"/>
        </w:rPr>
        <w:t>模块组成</w:t>
      </w:r>
    </w:p>
    <w:p w14:paraId="40E02E1F">
      <w:pPr>
        <w:pStyle w:val="59"/>
      </w:pPr>
      <w:del w:id="760" w:author="Theron Tang" w:date="2026-10-13T10:36:00Z"/>
      <w:del w:id="761" w:author="Theron Tang" w:date="2026-10-13T10:36:00Z"/>
      <w:del w:id="762" w:author="Theron Tang" w:date="2026-10-13T10:36:00Z"/>
      <w:del w:id="763" w:author="Theron Tang" w:date="2026-10-13T10:36:00Z">
        <w:r>
          <w:rPr>
            <w:rFonts w:hint="eastAsia"/>
          </w:rPr>
          <w:object>
            <v:shape id="_x0000_i1047" o:spt="75" type="#_x0000_t75" style="height:236.55pt;width:159.2pt;" o:ole="t" filled="f" o:preferrelative="t" stroked="f" coordsize="21600,21600">
              <v:path/>
              <v:fill on="f" focussize="0,0"/>
              <v:stroke on="f" joinstyle="miter"/>
              <v:imagedata r:id="rId74" o:title=""/>
              <o:lock v:ext="edit" aspectratio="f"/>
              <w10:wrap type="none"/>
              <w10:anchorlock/>
            </v:shape>
            <o:OLEObject Type="Embed" ProgID="Visio.Drawing.15" ShapeID="_x0000_i1047" DrawAspect="Content" ObjectID="_1468075747" r:id="rId73">
              <o:LockedField>false</o:LockedField>
            </o:OLEObject>
          </w:object>
        </w:r>
      </w:del>
      <w:del w:id="765" w:author="Theron Tang" w:date="2026-10-13T10:36:00Z"/>
      <w:ins w:id="766" w:author="Theron Tang" w:date="2026-10-13T10:36:00Z"/>
      <w:ins w:id="767" w:author="Theron Tang" w:date="2026-10-13T10:36:00Z"/>
      <w:ins w:id="768" w:author="Theron Tang" w:date="2026-10-13T10:36:00Z"/>
      <w:ins w:id="769" w:author="Theron Tang" w:date="2026-10-13T10:36:00Z">
        <w:r>
          <w:rPr>
            <w:rFonts w:hint="eastAsia"/>
          </w:rPr>
          <w:object>
            <v:shape id="_x0000_i1048" o:spt="75" type="#_x0000_t75" style="height:227.25pt;width:389.9pt;" o:ole="t" filled="f" o:preferrelative="t" stroked="f" coordsize="21600,21600">
              <v:path/>
              <v:fill on="f" focussize="0,0"/>
              <v:stroke on="f" joinstyle="miter"/>
              <v:imagedata r:id="rId76" o:title=""/>
              <o:lock v:ext="edit" aspectratio="f"/>
              <w10:wrap type="none"/>
              <w10:anchorlock/>
            </v:shape>
            <o:OLEObject Type="Embed" ProgID="Visio.Drawing.15" ShapeID="_x0000_i1048" DrawAspect="Content" ObjectID="_1468075748" r:id="rId75">
              <o:LockedField>false</o:LockedField>
            </o:OLEObject>
          </w:object>
        </w:r>
      </w:ins>
      <w:ins w:id="771" w:author="Theron Tang" w:date="2026-10-13T10:36:00Z"/>
    </w:p>
    <w:p w14:paraId="7356304D">
      <w:pPr>
        <w:pStyle w:val="110"/>
        <w:rPr>
          <w:rFonts w:hint="eastAsia"/>
        </w:rPr>
      </w:pPr>
      <w:bookmarkStart w:id="331" w:name="_Toc24055002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9</w:t>
      </w:r>
      <w:r>
        <w:rPr>
          <w:rFonts w:hint="eastAsia"/>
        </w:rPr>
        <w:fldChar w:fldCharType="end"/>
      </w:r>
      <w:r>
        <w:rPr>
          <w:rFonts w:hint="eastAsia"/>
        </w:rPr>
        <w:t>生产工具模块组成图</w:t>
      </w:r>
      <w:bookmarkEnd w:id="331"/>
    </w:p>
    <w:p w14:paraId="4C880065">
      <w:pPr>
        <w:pStyle w:val="6"/>
      </w:pPr>
      <w:r>
        <w:rPr>
          <w:rFonts w:hint="eastAsia"/>
        </w:rPr>
        <w:t>交互关系</w:t>
      </w:r>
    </w:p>
    <w:p w14:paraId="1883F770">
      <w:pPr>
        <w:ind w:firstLine="480"/>
        <w:rPr>
          <w:color w:val="C00000"/>
        </w:rPr>
      </w:pPr>
      <w:r>
        <w:rPr>
          <w:rFonts w:hint="eastAsia"/>
        </w:rPr>
        <w:t>模块交互关系图如下所示：</w:t>
      </w:r>
    </w:p>
    <w:p w14:paraId="19B847E0">
      <w:pPr>
        <w:pStyle w:val="59"/>
      </w:pPr>
      <w:r>
        <w:rPr>
          <w:rFonts w:hint="eastAsia"/>
        </w:rPr>
        <w:object>
          <v:shape id="_x0000_i1049" o:spt="75" type="#_x0000_t75" style="height:317.4pt;width:169pt;" o:ole="t" filled="f" o:preferrelative="t" stroked="f" coordsize="21600,21600">
            <v:path/>
            <v:fill on="f" focussize="0,0"/>
            <v:stroke on="f" joinstyle="miter"/>
            <v:imagedata r:id="rId78" o:title=""/>
            <o:lock v:ext="edit" aspectratio="f"/>
            <w10:wrap type="none"/>
            <w10:anchorlock/>
          </v:shape>
          <o:OLEObject Type="Embed" ProgID="Visio.Drawing.15" ShapeID="_x0000_i1049" DrawAspect="Content" ObjectID="_1468075749" r:id="rId77">
            <o:LockedField>false</o:LockedField>
          </o:OLEObject>
        </w:object>
      </w:r>
    </w:p>
    <w:p w14:paraId="4DAA1B17">
      <w:pPr>
        <w:pStyle w:val="110"/>
        <w:rPr>
          <w:rFonts w:hint="eastAsia"/>
        </w:rPr>
      </w:pPr>
      <w:bookmarkStart w:id="332" w:name="_Toc24055002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10</w:t>
      </w:r>
      <w:r>
        <w:rPr>
          <w:rFonts w:hint="eastAsia"/>
        </w:rPr>
        <w:fldChar w:fldCharType="end"/>
      </w:r>
      <w:r>
        <w:rPr>
          <w:rFonts w:hint="eastAsia"/>
        </w:rPr>
        <w:t>生产工具管理模块交互关系图</w:t>
      </w:r>
      <w:bookmarkEnd w:id="332"/>
    </w:p>
    <w:p w14:paraId="11DE1C79">
      <w:pPr>
        <w:pStyle w:val="6"/>
      </w:pPr>
      <w:r>
        <w:rPr>
          <w:rFonts w:hint="eastAsia"/>
        </w:rPr>
        <w:t>生产工具管理功能（SYC</w:t>
      </w:r>
      <w:r>
        <w:t>-</w:t>
      </w:r>
      <w:r>
        <w:rPr>
          <w:rFonts w:hint="eastAsia"/>
        </w:rPr>
        <w:t>GYSJ-WXYG</w:t>
      </w:r>
      <w:r>
        <w:t>-</w:t>
      </w:r>
      <w:r>
        <w:rPr>
          <w:rFonts w:hint="eastAsia"/>
        </w:rPr>
        <w:t>YCL-SCGJ-GJGL）</w:t>
      </w:r>
    </w:p>
    <w:p w14:paraId="10F6FCA4">
      <w:pPr>
        <w:pStyle w:val="7"/>
      </w:pPr>
      <w:r>
        <w:rPr>
          <w:rFonts w:hint="eastAsia"/>
        </w:rPr>
        <w:t>功能描述</w:t>
      </w:r>
    </w:p>
    <w:p w14:paraId="6E46D945">
      <w:pPr>
        <w:ind w:firstLine="480"/>
      </w:pPr>
      <w:r>
        <w:rPr>
          <w:rFonts w:hint="eastAsia"/>
        </w:rPr>
        <w:t>系统通过集成各种卫星遥感影像处理工具，满足各类数据处理任务需求，系统可按要求集成新的数据处理工具，目前集成正射校正、辐射定标、镶嵌拼接、匀色、裁剪、格式转换、坐标系转换、波段组合与提取、云检测等算法工具。可进行辐射几何无缝拼接等处理生成传感器校正产品。系统提供工具的增、删、改、查操作。</w:t>
      </w:r>
    </w:p>
    <w:p w14:paraId="2F0A2706">
      <w:pPr>
        <w:pStyle w:val="7"/>
      </w:pPr>
      <w:r>
        <w:rPr>
          <w:rFonts w:hint="eastAsia"/>
        </w:rPr>
        <w:t>输入输出</w:t>
      </w:r>
    </w:p>
    <w:p w14:paraId="3387EDDE">
      <w:pPr>
        <w:pStyle w:val="106"/>
        <w:rPr>
          <w:rFonts w:hint="eastAsia"/>
        </w:rPr>
      </w:pPr>
      <w:bookmarkStart w:id="333" w:name="_Toc24054994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7</w:t>
      </w:r>
      <w:r>
        <w:rPr>
          <w:rFonts w:hint="eastAsia"/>
        </w:rPr>
        <w:fldChar w:fldCharType="end"/>
      </w:r>
      <w:r>
        <w:rPr>
          <w:rFonts w:hint="eastAsia"/>
        </w:rPr>
        <w:t>生产工具管理功能输入输出表</w:t>
      </w:r>
      <w:bookmarkEnd w:id="33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419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00BD2B94">
            <w:pPr>
              <w:pStyle w:val="57"/>
            </w:pPr>
            <w:r>
              <w:t>标识</w:t>
            </w:r>
          </w:p>
        </w:tc>
        <w:tc>
          <w:tcPr>
            <w:tcW w:w="1744" w:type="dxa"/>
            <w:shd w:val="clear" w:color="auto" w:fill="D8D8D8" w:themeFill="background1" w:themeFillShade="D9"/>
          </w:tcPr>
          <w:p w14:paraId="743D7CA4">
            <w:pPr>
              <w:pStyle w:val="57"/>
            </w:pPr>
            <w:r>
              <w:t>交互对象</w:t>
            </w:r>
          </w:p>
        </w:tc>
        <w:tc>
          <w:tcPr>
            <w:tcW w:w="1744" w:type="dxa"/>
            <w:shd w:val="clear" w:color="auto" w:fill="D8D8D8" w:themeFill="background1" w:themeFillShade="D9"/>
          </w:tcPr>
          <w:p w14:paraId="75E3A267">
            <w:pPr>
              <w:pStyle w:val="57"/>
            </w:pPr>
            <w:r>
              <w:t>数据名称</w:t>
            </w:r>
          </w:p>
        </w:tc>
        <w:tc>
          <w:tcPr>
            <w:tcW w:w="1744" w:type="dxa"/>
            <w:shd w:val="clear" w:color="auto" w:fill="D8D8D8" w:themeFill="background1" w:themeFillShade="D9"/>
          </w:tcPr>
          <w:p w14:paraId="38DA3457">
            <w:pPr>
              <w:pStyle w:val="57"/>
            </w:pPr>
            <w:r>
              <w:t>数据内容</w:t>
            </w:r>
          </w:p>
        </w:tc>
        <w:tc>
          <w:tcPr>
            <w:tcW w:w="1744" w:type="dxa"/>
            <w:shd w:val="clear" w:color="auto" w:fill="D8D8D8" w:themeFill="background1" w:themeFillShade="D9"/>
          </w:tcPr>
          <w:p w14:paraId="2616CF3D">
            <w:pPr>
              <w:pStyle w:val="57"/>
            </w:pPr>
            <w:r>
              <w:t>I/O</w:t>
            </w:r>
          </w:p>
        </w:tc>
      </w:tr>
      <w:tr w14:paraId="6902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39F5402">
            <w:pPr>
              <w:pStyle w:val="58"/>
            </w:pPr>
            <w:r>
              <w:t>SYC-GYSJ-WXYG-YCL-GJGL-01-01</w:t>
            </w:r>
          </w:p>
        </w:tc>
        <w:tc>
          <w:tcPr>
            <w:tcW w:w="1744" w:type="dxa"/>
          </w:tcPr>
          <w:p w14:paraId="7266C5E9">
            <w:pPr>
              <w:pStyle w:val="58"/>
            </w:pPr>
            <w:r>
              <w:rPr>
                <w:rFonts w:hint="eastAsia"/>
              </w:rPr>
              <w:t>生产</w:t>
            </w:r>
            <w:r>
              <w:t>工具管理模块</w:t>
            </w:r>
          </w:p>
        </w:tc>
        <w:tc>
          <w:tcPr>
            <w:tcW w:w="1744" w:type="dxa"/>
          </w:tcPr>
          <w:p w14:paraId="6BC37F24">
            <w:pPr>
              <w:pStyle w:val="58"/>
            </w:pPr>
            <w:r>
              <w:t>系统内已有工具包数据</w:t>
            </w:r>
          </w:p>
        </w:tc>
        <w:tc>
          <w:tcPr>
            <w:tcW w:w="1744" w:type="dxa"/>
          </w:tcPr>
          <w:p w14:paraId="45F17FE3">
            <w:pPr>
              <w:pStyle w:val="58"/>
            </w:pPr>
            <w:r>
              <w:t>工具名称、版本、输入输出格式、参数及运行环境。</w:t>
            </w:r>
          </w:p>
        </w:tc>
        <w:tc>
          <w:tcPr>
            <w:tcW w:w="1744" w:type="dxa"/>
          </w:tcPr>
          <w:p w14:paraId="5CC41263">
            <w:pPr>
              <w:pStyle w:val="58"/>
            </w:pPr>
            <w:r>
              <w:t>I</w:t>
            </w:r>
          </w:p>
        </w:tc>
      </w:tr>
      <w:tr w14:paraId="5FA7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6987831">
            <w:pPr>
              <w:pStyle w:val="58"/>
            </w:pPr>
            <w:r>
              <w:t>SYC-GYSJ-WXYG-YCL-GJGL-01-02</w:t>
            </w:r>
          </w:p>
        </w:tc>
        <w:tc>
          <w:tcPr>
            <w:tcW w:w="1744" w:type="dxa"/>
          </w:tcPr>
          <w:p w14:paraId="7247A05A">
            <w:pPr>
              <w:pStyle w:val="58"/>
            </w:pPr>
            <w:r>
              <w:rPr>
                <w:rFonts w:hint="eastAsia"/>
              </w:rPr>
              <w:t>生产</w:t>
            </w:r>
            <w:r>
              <w:t>工具管理模块</w:t>
            </w:r>
          </w:p>
        </w:tc>
        <w:tc>
          <w:tcPr>
            <w:tcW w:w="1744" w:type="dxa"/>
          </w:tcPr>
          <w:p w14:paraId="40DF9182">
            <w:pPr>
              <w:pStyle w:val="58"/>
            </w:pPr>
            <w:r>
              <w:t>更新后的工具包数据</w:t>
            </w:r>
          </w:p>
        </w:tc>
        <w:tc>
          <w:tcPr>
            <w:tcW w:w="1744" w:type="dxa"/>
          </w:tcPr>
          <w:p w14:paraId="5BDE08F5">
            <w:pPr>
              <w:pStyle w:val="58"/>
            </w:pPr>
            <w:r>
              <w:t>工具名称、版本、参数配置、变更内容及发布状态。</w:t>
            </w:r>
          </w:p>
        </w:tc>
        <w:tc>
          <w:tcPr>
            <w:tcW w:w="1744" w:type="dxa"/>
          </w:tcPr>
          <w:p w14:paraId="700A8BF2">
            <w:pPr>
              <w:pStyle w:val="58"/>
            </w:pPr>
            <w:r>
              <w:t>O</w:t>
            </w:r>
          </w:p>
        </w:tc>
      </w:tr>
    </w:tbl>
    <w:p w14:paraId="429060A9">
      <w:pPr>
        <w:pStyle w:val="7"/>
      </w:pPr>
      <w:r>
        <w:rPr>
          <w:rFonts w:hint="eastAsia"/>
        </w:rPr>
        <w:t>处理逻辑</w:t>
      </w:r>
    </w:p>
    <w:p w14:paraId="5A45095A">
      <w:pPr>
        <w:widowControl w:val="0"/>
        <w:numPr>
          <w:ilvl w:val="0"/>
          <w:numId w:val="20"/>
        </w:numPr>
        <w:snapToGrid/>
        <w:ind w:firstLine="480" w:firstLineChars="200"/>
        <w:rPr>
          <w:ins w:id="773" w:author="Theron Tang" w:date="2026-10-13T10:36:00Z"/>
          <w:rFonts w:asciiTheme="minorEastAsia" w:hAnsiTheme="minorEastAsia" w:cstheme="minorEastAsia"/>
          <w:szCs w:val="21"/>
          <w:rPrChange w:id="774" w:author="Theron Tang" w:date="2026-10-13T10:36:00Z">
            <w:rPr>
              <w:ins w:id="775" w:author="Theron Tang" w:date="2026-10-13T10:36:00Z"/>
            </w:rPr>
          </w:rPrChange>
        </w:rPr>
        <w:pPrChange w:id="772" w:author="Theron Tang" w:date="2026-10-13T10:36:00Z">
          <w:pPr>
            <w:numPr>
              <w:ilvl w:val="255"/>
              <w:numId w:val="0"/>
            </w:numPr>
            <w:snapToGrid/>
            <w:ind w:firstLine="480" w:firstLineChars="0"/>
          </w:pPr>
        </w:pPrChange>
      </w:pPr>
      <w:ins w:id="776" w:author="Theron Tang" w:date="2026-10-13T10:36:00Z">
        <w:r>
          <w:rPr>
            <w:rFonts w:hint="eastAsia" w:asciiTheme="minorEastAsia" w:hAnsiTheme="minorEastAsia" w:cstheme="minorEastAsia"/>
            <w:szCs w:val="21"/>
          </w:rPr>
          <w:t>点击新增工具：</w:t>
        </w:r>
      </w:ins>
      <w:ins w:id="777" w:author="Theron Tang" w:date="2026-10-13T10:36:00Z">
        <w:r>
          <w:rPr>
            <w:rFonts w:hint="eastAsia"/>
          </w:rPr>
          <w:t>系统从工具注册库加载已集成工具列表，展示工具名称、标识、版本、输入输出格式、支持数据类型、参数定义、运行环境、资源需求、发布状态等信息。支持按工具名称、版本、适用数据类型、状态等条件筛选。</w:t>
        </w:r>
      </w:ins>
    </w:p>
    <w:p w14:paraId="6F93F74C">
      <w:pPr>
        <w:widowControl w:val="0"/>
        <w:numPr>
          <w:ilvl w:val="0"/>
          <w:numId w:val="20"/>
        </w:numPr>
        <w:snapToGrid/>
        <w:ind w:firstLine="480" w:firstLineChars="200"/>
        <w:rPr>
          <w:ins w:id="779" w:author="Theron Tang" w:date="2026-10-13T10:36:00Z"/>
          <w:rFonts w:asciiTheme="minorEastAsia" w:hAnsiTheme="minorEastAsia" w:cstheme="minorEastAsia"/>
          <w:szCs w:val="21"/>
          <w:rPrChange w:id="780" w:author="Theron Tang" w:date="2026-10-13T10:36:00Z">
            <w:rPr>
              <w:ins w:id="781" w:author="Theron Tang" w:date="2026-10-13T10:36:00Z"/>
            </w:rPr>
          </w:rPrChange>
        </w:rPr>
        <w:pPrChange w:id="778" w:author="Theron Tang" w:date="2026-10-13T10:36:00Z">
          <w:pPr>
            <w:numPr>
              <w:ilvl w:val="255"/>
              <w:numId w:val="0"/>
            </w:numPr>
            <w:snapToGrid/>
            <w:ind w:firstLine="480" w:firstLineChars="0"/>
          </w:pPr>
        </w:pPrChange>
      </w:pPr>
      <w:ins w:id="782" w:author="Theron Tang" w:date="2026-10-13T10:36:00Z">
        <w:r>
          <w:rPr>
            <w:rFonts w:hint="eastAsia" w:asciiTheme="minorEastAsia" w:hAnsiTheme="minorEastAsia" w:cstheme="minorEastAsia"/>
            <w:szCs w:val="21"/>
          </w:rPr>
          <w:t>设置工具名称等参数信息：</w:t>
        </w:r>
      </w:ins>
      <w:ins w:id="783" w:author="Theron Tang" w:date="2026-10-13T10:36:00Z">
        <w:r>
          <w:rPr>
            <w:rFonts w:hint="eastAsia"/>
          </w:rPr>
          <w:t>用户点击新增工具，填写工具名称、工具标识、版本号、适用数据类型、输入格式、输出格式、运行环境、资源需求、工具描述、责任人等信息。系统对必填项、名称唯一性、版本格式进行校验。</w:t>
        </w:r>
      </w:ins>
    </w:p>
    <w:p w14:paraId="2E795A67">
      <w:pPr>
        <w:widowControl w:val="0"/>
        <w:numPr>
          <w:ilvl w:val="0"/>
          <w:numId w:val="20"/>
        </w:numPr>
        <w:snapToGrid/>
        <w:ind w:firstLine="480" w:firstLineChars="200"/>
        <w:rPr>
          <w:ins w:id="785" w:author="Theron Tang" w:date="2026-10-13T10:36:00Z"/>
          <w:rFonts w:asciiTheme="minorEastAsia" w:hAnsiTheme="minorEastAsia" w:cstheme="minorEastAsia"/>
          <w:szCs w:val="21"/>
          <w:rPrChange w:id="786" w:author="Theron Tang" w:date="2026-10-13T10:36:00Z">
            <w:rPr>
              <w:ins w:id="787" w:author="Theron Tang" w:date="2026-10-13T10:36:00Z"/>
            </w:rPr>
          </w:rPrChange>
        </w:rPr>
        <w:pPrChange w:id="784" w:author="Theron Tang" w:date="2026-10-13T10:36:00Z">
          <w:pPr>
            <w:numPr>
              <w:ilvl w:val="255"/>
              <w:numId w:val="0"/>
            </w:numPr>
            <w:snapToGrid/>
            <w:ind w:firstLine="480" w:firstLineChars="0"/>
          </w:pPr>
        </w:pPrChange>
      </w:pPr>
      <w:ins w:id="788" w:author="Theron Tang" w:date="2026-10-13T10:36:00Z">
        <w:r>
          <w:rPr>
            <w:rFonts w:hint="eastAsia" w:asciiTheme="minorEastAsia" w:hAnsiTheme="minorEastAsia" w:cstheme="minorEastAsia"/>
            <w:szCs w:val="21"/>
          </w:rPr>
          <w:t>上传工具文件：</w:t>
        </w:r>
      </w:ins>
      <w:ins w:id="789" w:author="Theron Tang" w:date="2026-10-13T10:36:00Z">
        <w:r>
          <w:rPr>
            <w:rFonts w:hint="eastAsia"/>
          </w:rPr>
          <w:t>用户上传工具包、算法程序、容器镜像或依赖文件。系统校验文件格式、大小、完整性、安全性和依赖完整性，解析工具描述文件，提取工具入口、执行命令、参数定义、运行环境要求等元数据。</w:t>
        </w:r>
      </w:ins>
    </w:p>
    <w:p w14:paraId="6188492C">
      <w:pPr>
        <w:widowControl w:val="0"/>
        <w:numPr>
          <w:ilvl w:val="0"/>
          <w:numId w:val="20"/>
        </w:numPr>
        <w:snapToGrid/>
        <w:ind w:firstLine="480" w:firstLineChars="200"/>
        <w:rPr>
          <w:ins w:id="791" w:author="Theron Tang" w:date="2026-10-13T10:36:00Z"/>
          <w:rFonts w:asciiTheme="minorEastAsia" w:hAnsiTheme="minorEastAsia" w:cstheme="minorEastAsia"/>
          <w:szCs w:val="21"/>
          <w:rPrChange w:id="792" w:author="Theron Tang" w:date="2026-10-13T10:36:00Z">
            <w:rPr>
              <w:ins w:id="793" w:author="Theron Tang" w:date="2026-10-13T10:36:00Z"/>
            </w:rPr>
          </w:rPrChange>
        </w:rPr>
        <w:pPrChange w:id="790" w:author="Theron Tang" w:date="2026-10-13T10:36:00Z">
          <w:pPr>
            <w:numPr>
              <w:ilvl w:val="255"/>
              <w:numId w:val="0"/>
            </w:numPr>
            <w:snapToGrid/>
            <w:ind w:firstLine="480" w:firstLineChars="0"/>
          </w:pPr>
        </w:pPrChange>
      </w:pPr>
      <w:ins w:id="794" w:author="Theron Tang" w:date="2026-10-13T10:36:00Z">
        <w:r>
          <w:rPr>
            <w:rFonts w:hint="eastAsia" w:asciiTheme="minorEastAsia" w:hAnsiTheme="minorEastAsia" w:cstheme="minorEastAsia"/>
            <w:szCs w:val="21"/>
          </w:rPr>
          <w:t>完成工具新增：</w:t>
        </w:r>
      </w:ins>
      <w:ins w:id="795" w:author="Theron Tang" w:date="2026-10-13T10:36:00Z">
        <w:r>
          <w:rPr>
            <w:rFonts w:hint="eastAsia"/>
          </w:rPr>
          <w:t>支持对已集成工具进行修改、删除、停用、升级和版本管理。修改工具参数或版本时生成新版本记录，保留历史版本；删除或停用前校验该工具是否被生产线引用，若被引用则禁止删除或提示先解除引用。</w:t>
        </w:r>
      </w:ins>
    </w:p>
    <w:p w14:paraId="37D91B65">
      <w:pPr>
        <w:widowControl w:val="0"/>
        <w:numPr>
          <w:ilvl w:val="0"/>
          <w:numId w:val="20"/>
        </w:numPr>
        <w:snapToGrid/>
        <w:ind w:firstLine="480"/>
        <w:rPr>
          <w:del w:id="796" w:author="Theron Tang" w:date="2026-10-13T10:36:00Z"/>
          <w:rFonts w:hint="eastAsia" w:asciiTheme="minorEastAsia" w:hAnsiTheme="minorEastAsia" w:cstheme="minorEastAsia"/>
          <w:szCs w:val="21"/>
        </w:rPr>
      </w:pPr>
      <w:del w:id="797" w:author="Theron Tang" w:date="2026-10-13T10:36:00Z">
        <w:r>
          <w:rPr>
            <w:rFonts w:hint="eastAsia" w:asciiTheme="minorEastAsia" w:hAnsiTheme="minorEastAsia" w:cstheme="minorEastAsia"/>
            <w:szCs w:val="21"/>
          </w:rPr>
          <w:delText>点击新增工具</w:delText>
        </w:r>
      </w:del>
    </w:p>
    <w:p w14:paraId="1EFCD007">
      <w:pPr>
        <w:widowControl w:val="0"/>
        <w:numPr>
          <w:ilvl w:val="0"/>
          <w:numId w:val="20"/>
        </w:numPr>
        <w:snapToGrid/>
        <w:ind w:firstLine="480"/>
        <w:rPr>
          <w:del w:id="798" w:author="Theron Tang" w:date="2026-10-13T10:36:00Z"/>
          <w:rFonts w:hint="eastAsia" w:asciiTheme="minorEastAsia" w:hAnsiTheme="minorEastAsia" w:cstheme="minorEastAsia"/>
          <w:szCs w:val="21"/>
        </w:rPr>
      </w:pPr>
      <w:del w:id="799" w:author="Theron Tang" w:date="2026-10-13T10:36:00Z">
        <w:r>
          <w:rPr>
            <w:rFonts w:hint="eastAsia" w:asciiTheme="minorEastAsia" w:hAnsiTheme="minorEastAsia" w:cstheme="minorEastAsia"/>
            <w:szCs w:val="21"/>
          </w:rPr>
          <w:delText>设置工具名称等参数信息</w:delText>
        </w:r>
      </w:del>
    </w:p>
    <w:p w14:paraId="63C56A51">
      <w:pPr>
        <w:widowControl w:val="0"/>
        <w:numPr>
          <w:ilvl w:val="0"/>
          <w:numId w:val="20"/>
        </w:numPr>
        <w:snapToGrid/>
        <w:ind w:firstLine="480"/>
        <w:rPr>
          <w:del w:id="800" w:author="Theron Tang" w:date="2026-10-13T10:36:00Z"/>
          <w:rFonts w:hint="eastAsia" w:asciiTheme="minorEastAsia" w:hAnsiTheme="minorEastAsia" w:cstheme="minorEastAsia"/>
          <w:szCs w:val="21"/>
        </w:rPr>
      </w:pPr>
      <w:del w:id="801" w:author="Theron Tang" w:date="2026-10-13T10:36:00Z">
        <w:r>
          <w:rPr>
            <w:rFonts w:hint="eastAsia" w:asciiTheme="minorEastAsia" w:hAnsiTheme="minorEastAsia" w:cstheme="minorEastAsia"/>
            <w:szCs w:val="21"/>
          </w:rPr>
          <w:delText>上传工具文件</w:delText>
        </w:r>
      </w:del>
    </w:p>
    <w:p w14:paraId="278C9419">
      <w:pPr>
        <w:widowControl w:val="0"/>
        <w:numPr>
          <w:ilvl w:val="0"/>
          <w:numId w:val="20"/>
        </w:numPr>
        <w:snapToGrid/>
        <w:ind w:firstLine="480"/>
        <w:rPr>
          <w:del w:id="802" w:author="Theron Tang" w:date="2026-10-13T10:36:00Z"/>
          <w:rFonts w:hint="eastAsia" w:asciiTheme="minorEastAsia" w:hAnsiTheme="minorEastAsia" w:cstheme="minorEastAsia"/>
          <w:szCs w:val="21"/>
        </w:rPr>
      </w:pPr>
      <w:del w:id="803" w:author="Theron Tang" w:date="2026-10-13T10:36:00Z">
        <w:r>
          <w:rPr>
            <w:rFonts w:hint="eastAsia" w:asciiTheme="minorEastAsia" w:hAnsiTheme="minorEastAsia" w:cstheme="minorEastAsia"/>
            <w:szCs w:val="21"/>
          </w:rPr>
          <w:delText>完成工具新增</w:delText>
        </w:r>
      </w:del>
    </w:p>
    <w:p w14:paraId="571A416C">
      <w:pPr>
        <w:pStyle w:val="7"/>
      </w:pPr>
      <w:r>
        <w:rPr>
          <w:rFonts w:hint="eastAsia"/>
        </w:rPr>
        <w:t>异常与错误处理</w:t>
      </w:r>
    </w:p>
    <w:p w14:paraId="254CAADF">
      <w:pPr>
        <w:ind w:firstLine="480"/>
      </w:pPr>
      <w:r>
        <w:rPr>
          <w:rFonts w:hint="eastAsia"/>
        </w:rPr>
        <w:t>新增工具失败，系统提示错误信息，检查错误原因后重新上传工具包。</w:t>
      </w:r>
    </w:p>
    <w:p w14:paraId="0943F04D">
      <w:pPr>
        <w:pStyle w:val="6"/>
      </w:pPr>
      <w:r>
        <w:rPr>
          <w:rFonts w:hint="eastAsia"/>
        </w:rPr>
        <w:t>生产线管理功能（SYC</w:t>
      </w:r>
      <w:r>
        <w:t>-</w:t>
      </w:r>
      <w:r>
        <w:rPr>
          <w:rFonts w:hint="eastAsia"/>
        </w:rPr>
        <w:t>GYSJ-WXYG</w:t>
      </w:r>
      <w:r>
        <w:t>-</w:t>
      </w:r>
      <w:r>
        <w:rPr>
          <w:rFonts w:hint="eastAsia"/>
        </w:rPr>
        <w:t>YCL-</w:t>
      </w:r>
      <w:r>
        <w:t>SCGJ</w:t>
      </w:r>
      <w:r>
        <w:rPr>
          <w:rFonts w:hint="eastAsia"/>
        </w:rPr>
        <w:t>-CXGL）</w:t>
      </w:r>
    </w:p>
    <w:p w14:paraId="0E6671CC">
      <w:pPr>
        <w:pStyle w:val="7"/>
      </w:pPr>
      <w:r>
        <w:rPr>
          <w:rFonts w:hint="eastAsia"/>
        </w:rPr>
        <w:t>功能描述</w:t>
      </w:r>
    </w:p>
    <w:p w14:paraId="0B285EF4">
      <w:pPr>
        <w:ind w:firstLine="480"/>
      </w:pPr>
      <w:r>
        <w:rPr>
          <w:rFonts w:hint="eastAsia"/>
        </w:rPr>
        <w:t>系统支持对已保存的标准化生产流程进行管理，用户可对现有流程执行修改、删除等操作。</w:t>
      </w:r>
    </w:p>
    <w:p w14:paraId="26CF60D4">
      <w:pPr>
        <w:pStyle w:val="7"/>
      </w:pPr>
      <w:r>
        <w:rPr>
          <w:rFonts w:hint="eastAsia"/>
        </w:rPr>
        <w:t>输入输出</w:t>
      </w:r>
    </w:p>
    <w:p w14:paraId="7CC2629A">
      <w:pPr>
        <w:pStyle w:val="106"/>
        <w:rPr>
          <w:rFonts w:hint="eastAsia"/>
        </w:rPr>
      </w:pPr>
      <w:bookmarkStart w:id="334" w:name="_Toc24054995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8</w:t>
      </w:r>
      <w:r>
        <w:rPr>
          <w:rFonts w:hint="eastAsia"/>
        </w:rPr>
        <w:fldChar w:fldCharType="end"/>
      </w:r>
      <w:r>
        <w:t>生产线管理功能</w:t>
      </w:r>
      <w:r>
        <w:rPr>
          <w:rFonts w:hint="eastAsia"/>
        </w:rPr>
        <w:t>输入输出表</w:t>
      </w:r>
      <w:bookmarkEnd w:id="33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12BC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84DB9FC">
            <w:pPr>
              <w:pStyle w:val="57"/>
            </w:pPr>
            <w:r>
              <w:t>标识</w:t>
            </w:r>
          </w:p>
        </w:tc>
        <w:tc>
          <w:tcPr>
            <w:tcW w:w="1746" w:type="dxa"/>
            <w:shd w:val="clear" w:color="auto" w:fill="D8D8D8" w:themeFill="background1" w:themeFillShade="D9"/>
          </w:tcPr>
          <w:p w14:paraId="68E4E51E">
            <w:pPr>
              <w:pStyle w:val="57"/>
            </w:pPr>
            <w:r>
              <w:t>交互对象</w:t>
            </w:r>
          </w:p>
        </w:tc>
        <w:tc>
          <w:tcPr>
            <w:tcW w:w="1746" w:type="dxa"/>
            <w:shd w:val="clear" w:color="auto" w:fill="D8D8D8" w:themeFill="background1" w:themeFillShade="D9"/>
          </w:tcPr>
          <w:p w14:paraId="3036914E">
            <w:pPr>
              <w:pStyle w:val="57"/>
            </w:pPr>
            <w:r>
              <w:t>数据名称</w:t>
            </w:r>
          </w:p>
        </w:tc>
        <w:tc>
          <w:tcPr>
            <w:tcW w:w="1746" w:type="dxa"/>
            <w:shd w:val="clear" w:color="auto" w:fill="D8D8D8" w:themeFill="background1" w:themeFillShade="D9"/>
          </w:tcPr>
          <w:p w14:paraId="38713C45">
            <w:pPr>
              <w:pStyle w:val="57"/>
            </w:pPr>
            <w:r>
              <w:t>数据内容</w:t>
            </w:r>
          </w:p>
        </w:tc>
        <w:tc>
          <w:tcPr>
            <w:tcW w:w="1746" w:type="dxa"/>
            <w:shd w:val="clear" w:color="auto" w:fill="D8D8D8" w:themeFill="background1" w:themeFillShade="D9"/>
          </w:tcPr>
          <w:p w14:paraId="6B220239">
            <w:pPr>
              <w:pStyle w:val="57"/>
            </w:pPr>
            <w:r>
              <w:t>I/O</w:t>
            </w:r>
          </w:p>
        </w:tc>
      </w:tr>
      <w:tr w14:paraId="568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9DAC557">
            <w:pPr>
              <w:pStyle w:val="58"/>
            </w:pPr>
            <w:r>
              <w:t>SYC-GYSJ-WXYG-YCL-GJGL-CXGL-01</w:t>
            </w:r>
          </w:p>
        </w:tc>
        <w:tc>
          <w:tcPr>
            <w:tcW w:w="1746" w:type="dxa"/>
          </w:tcPr>
          <w:p w14:paraId="38D18A66">
            <w:pPr>
              <w:pStyle w:val="58"/>
            </w:pPr>
            <w:r>
              <w:rPr>
                <w:rFonts w:hint="eastAsia"/>
              </w:rPr>
              <w:t>生产工具管理模块</w:t>
            </w:r>
          </w:p>
        </w:tc>
        <w:tc>
          <w:tcPr>
            <w:tcW w:w="1746" w:type="dxa"/>
          </w:tcPr>
          <w:p w14:paraId="59B74531">
            <w:pPr>
              <w:pStyle w:val="58"/>
            </w:pPr>
            <w:r>
              <w:t>系统内现有生产线数据</w:t>
            </w:r>
          </w:p>
        </w:tc>
        <w:tc>
          <w:tcPr>
            <w:tcW w:w="1746" w:type="dxa"/>
          </w:tcPr>
          <w:p w14:paraId="66E65658">
            <w:pPr>
              <w:pStyle w:val="58"/>
            </w:pPr>
            <w:r>
              <w:t>生产线名称、工具节点、节点顺序、参数及状态。</w:t>
            </w:r>
          </w:p>
        </w:tc>
        <w:tc>
          <w:tcPr>
            <w:tcW w:w="1746" w:type="dxa"/>
          </w:tcPr>
          <w:p w14:paraId="2D8B5D3D">
            <w:pPr>
              <w:pStyle w:val="58"/>
            </w:pPr>
            <w:r>
              <w:t>I</w:t>
            </w:r>
          </w:p>
        </w:tc>
      </w:tr>
      <w:tr w14:paraId="7B89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D4F0E22">
            <w:pPr>
              <w:pStyle w:val="58"/>
            </w:pPr>
            <w:r>
              <w:t>SYC-GYSJ-WXYG-YCL-GJGL-CXGL-02</w:t>
            </w:r>
          </w:p>
        </w:tc>
        <w:tc>
          <w:tcPr>
            <w:tcW w:w="1746" w:type="dxa"/>
          </w:tcPr>
          <w:p w14:paraId="1CDDF4A3">
            <w:pPr>
              <w:pStyle w:val="58"/>
            </w:pPr>
            <w:r>
              <w:rPr>
                <w:rFonts w:hint="eastAsia"/>
              </w:rPr>
              <w:t>生产工具管理模块</w:t>
            </w:r>
          </w:p>
        </w:tc>
        <w:tc>
          <w:tcPr>
            <w:tcW w:w="1746" w:type="dxa"/>
          </w:tcPr>
          <w:p w14:paraId="09FED33B">
            <w:pPr>
              <w:pStyle w:val="58"/>
            </w:pPr>
            <w:r>
              <w:t>更新后的生产线数据</w:t>
            </w:r>
          </w:p>
        </w:tc>
        <w:tc>
          <w:tcPr>
            <w:tcW w:w="1746" w:type="dxa"/>
          </w:tcPr>
          <w:p w14:paraId="0FFA32E3">
            <w:pPr>
              <w:pStyle w:val="58"/>
            </w:pPr>
            <w:r>
              <w:t>生产线版本、工具节点、参数配置、变更内容及状态。</w:t>
            </w:r>
          </w:p>
        </w:tc>
        <w:tc>
          <w:tcPr>
            <w:tcW w:w="1746" w:type="dxa"/>
          </w:tcPr>
          <w:p w14:paraId="0C7EE7A3">
            <w:pPr>
              <w:pStyle w:val="58"/>
            </w:pPr>
            <w:r>
              <w:t>O</w:t>
            </w:r>
          </w:p>
        </w:tc>
      </w:tr>
    </w:tbl>
    <w:p w14:paraId="56F94FC9">
      <w:pPr>
        <w:ind w:firstLine="480"/>
      </w:pPr>
    </w:p>
    <w:p w14:paraId="3576BCCB">
      <w:pPr>
        <w:pStyle w:val="7"/>
      </w:pPr>
      <w:r>
        <w:rPr>
          <w:rFonts w:hint="eastAsia"/>
        </w:rPr>
        <w:t>处理逻辑</w:t>
      </w:r>
    </w:p>
    <w:p w14:paraId="6AAC15E1">
      <w:pPr>
        <w:widowControl w:val="0"/>
        <w:numPr>
          <w:ilvl w:val="0"/>
          <w:numId w:val="21"/>
        </w:numPr>
        <w:snapToGrid/>
        <w:ind w:firstLine="480" w:firstLineChars="200"/>
        <w:rPr>
          <w:ins w:id="805" w:author="Theron Tang" w:date="2026-10-13T10:36:00Z"/>
          <w:rFonts w:hint="eastAsia" w:asciiTheme="minorEastAsia" w:hAnsiTheme="minorEastAsia" w:cstheme="minorEastAsia"/>
          <w:szCs w:val="21"/>
        </w:rPr>
        <w:pPrChange w:id="804" w:author="Theron Tang" w:date="2026-10-13T10:37:00Z">
          <w:pPr>
            <w:numPr>
              <w:ilvl w:val="255"/>
              <w:numId w:val="0"/>
            </w:numPr>
            <w:snapToGrid/>
            <w:ind w:firstLine="480" w:firstLineChars="0"/>
          </w:pPr>
        </w:pPrChange>
      </w:pPr>
      <w:ins w:id="806" w:author="Theron Tang" w:date="2026-10-13T10:36:00Z">
        <w:r>
          <w:rPr>
            <w:rFonts w:hint="eastAsia" w:asciiTheme="minorEastAsia" w:hAnsiTheme="minorEastAsia" w:cstheme="minorEastAsia"/>
            <w:szCs w:val="21"/>
          </w:rPr>
          <w:t>选择生产线</w:t>
        </w:r>
      </w:ins>
      <w:ins w:id="807" w:author="Theron Tang" w:date="2026-10-13T10:37:00Z">
        <w:r>
          <w:rPr>
            <w:rFonts w:hint="eastAsia" w:asciiTheme="minorEastAsia" w:hAnsiTheme="minorEastAsia" w:cstheme="minorEastAsia"/>
            <w:szCs w:val="21"/>
          </w:rPr>
          <w:t>：</w:t>
        </w:r>
      </w:ins>
      <w:ins w:id="808" w:author="Theron Tang" w:date="2026-10-13T10:36:00Z">
        <w:r>
          <w:rPr>
            <w:rFonts w:hint="eastAsia" w:asciiTheme="minorEastAsia" w:hAnsiTheme="minorEastAsia" w:cstheme="minorEastAsia"/>
            <w:szCs w:val="21"/>
          </w:rPr>
          <w:t>用户选择某条生产线，系统展示其流程拓扑、工具节点、节点顺序、输入输出关系、参数绑定、引用工具版本、资源需求及历史版本信息。</w:t>
        </w:r>
      </w:ins>
    </w:p>
    <w:p w14:paraId="613BCF5E">
      <w:pPr>
        <w:widowControl w:val="0"/>
        <w:numPr>
          <w:ilvl w:val="0"/>
          <w:numId w:val="21"/>
        </w:numPr>
        <w:snapToGrid/>
        <w:ind w:firstLine="480" w:firstLineChars="200"/>
        <w:rPr>
          <w:ins w:id="810" w:author="Theron Tang" w:date="2026-10-13T10:36:00Z"/>
          <w:rFonts w:hint="eastAsia" w:asciiTheme="minorEastAsia" w:hAnsiTheme="minorEastAsia" w:cstheme="minorEastAsia"/>
          <w:szCs w:val="21"/>
        </w:rPr>
        <w:pPrChange w:id="809" w:author="Theron Tang" w:date="2026-10-13T10:37:00Z">
          <w:pPr>
            <w:numPr>
              <w:ilvl w:val="255"/>
              <w:numId w:val="0"/>
            </w:numPr>
            <w:snapToGrid/>
            <w:ind w:firstLine="480" w:firstLineChars="0"/>
          </w:pPr>
        </w:pPrChange>
      </w:pPr>
      <w:ins w:id="811" w:author="Theron Tang" w:date="2026-10-13T10:36:00Z">
        <w:r>
          <w:rPr>
            <w:rFonts w:hint="eastAsia" w:asciiTheme="minorEastAsia" w:hAnsiTheme="minorEastAsia" w:cstheme="minorEastAsia"/>
            <w:szCs w:val="21"/>
          </w:rPr>
          <w:t>点击修改按钮</w:t>
        </w:r>
      </w:ins>
      <w:ins w:id="812" w:author="Theron Tang" w:date="2026-10-13T10:37:00Z">
        <w:r>
          <w:rPr>
            <w:rFonts w:hint="eastAsia" w:asciiTheme="minorEastAsia" w:hAnsiTheme="minorEastAsia" w:cstheme="minorEastAsia"/>
            <w:szCs w:val="21"/>
          </w:rPr>
          <w:t>：</w:t>
        </w:r>
      </w:ins>
      <w:ins w:id="813" w:author="Theron Tang" w:date="2026-10-13T10:36:00Z">
        <w:r>
          <w:rPr>
            <w:rFonts w:ascii="Segoe UI" w:hAnsi="Segoe UI" w:eastAsia="Segoe UI" w:cs="Segoe UI"/>
            <w:color w:val="0F1115"/>
            <w:shd w:val="clear" w:color="auto" w:fill="FFFFFF"/>
          </w:rPr>
          <w:t>用户点击修改按钮，系统进入生产线编辑状态。用户可增加或删除工具节点、调整节点顺序、建立节点间数据流、配置输入输出映射、设置节点参数、绑定数据集或服务接口。</w:t>
        </w:r>
      </w:ins>
    </w:p>
    <w:p w14:paraId="68968388">
      <w:pPr>
        <w:widowControl w:val="0"/>
        <w:numPr>
          <w:ilvl w:val="0"/>
          <w:numId w:val="21"/>
        </w:numPr>
        <w:snapToGrid/>
        <w:ind w:firstLine="480" w:firstLineChars="200"/>
        <w:rPr>
          <w:ins w:id="815" w:author="Theron Tang" w:date="2026-10-13T10:36:00Z"/>
          <w:rFonts w:hint="eastAsia" w:asciiTheme="minorEastAsia" w:hAnsiTheme="minorEastAsia" w:cstheme="minorEastAsia"/>
          <w:szCs w:val="21"/>
        </w:rPr>
        <w:pPrChange w:id="814" w:author="Theron Tang" w:date="2026-10-13T10:37:00Z">
          <w:pPr>
            <w:numPr>
              <w:ilvl w:val="255"/>
              <w:numId w:val="0"/>
            </w:numPr>
            <w:snapToGrid/>
            <w:ind w:firstLine="480" w:firstLineChars="0"/>
          </w:pPr>
        </w:pPrChange>
      </w:pPr>
      <w:ins w:id="816" w:author="Theron Tang" w:date="2026-10-13T10:36:00Z">
        <w:r>
          <w:rPr>
            <w:rFonts w:hint="eastAsia" w:asciiTheme="minorEastAsia" w:hAnsiTheme="minorEastAsia" w:cstheme="minorEastAsia"/>
            <w:szCs w:val="21"/>
          </w:rPr>
          <w:t>设置生产线流程</w:t>
        </w:r>
      </w:ins>
      <w:ins w:id="817" w:author="Theron Tang" w:date="2026-10-13T10:37:00Z">
        <w:r>
          <w:rPr>
            <w:rFonts w:hint="eastAsia" w:asciiTheme="minorEastAsia" w:hAnsiTheme="minorEastAsia" w:cstheme="minorEastAsia"/>
            <w:szCs w:val="21"/>
          </w:rPr>
          <w:t>：</w:t>
        </w:r>
      </w:ins>
      <w:ins w:id="818" w:author="Theron Tang" w:date="2026-10-13T10:36:00Z">
        <w:r>
          <w:rPr>
            <w:rFonts w:hint="eastAsia" w:asciiTheme="minorEastAsia" w:hAnsiTheme="minorEastAsia" w:cstheme="minorEastAsia"/>
            <w:szCs w:val="21"/>
          </w:rPr>
          <w:t>系统对编辑后的生产线进行逻辑校验，主要包括：</w:t>
        </w:r>
      </w:ins>
    </w:p>
    <w:p w14:paraId="7140E234">
      <w:pPr>
        <w:numPr>
          <w:ilvl w:val="255"/>
          <w:numId w:val="0"/>
        </w:numPr>
        <w:snapToGrid/>
        <w:ind w:firstLine="480"/>
        <w:rPr>
          <w:ins w:id="819" w:author="Theron Tang" w:date="2026-10-13T10:36:00Z"/>
          <w:rFonts w:hint="eastAsia" w:asciiTheme="minorEastAsia" w:hAnsiTheme="minorEastAsia" w:cstheme="minorEastAsia"/>
          <w:szCs w:val="21"/>
        </w:rPr>
      </w:pPr>
      <w:ins w:id="820" w:author="Theron Tang" w:date="2026-10-13T10:36:00Z">
        <w:r>
          <w:rPr>
            <w:rFonts w:hint="eastAsia" w:asciiTheme="minorEastAsia" w:hAnsiTheme="minorEastAsia" w:cstheme="minorEastAsia"/>
            <w:szCs w:val="21"/>
          </w:rPr>
          <w:t>工具节点是否连续、是否存在孤立节点；</w:t>
        </w:r>
      </w:ins>
    </w:p>
    <w:p w14:paraId="6132D103">
      <w:pPr>
        <w:numPr>
          <w:ilvl w:val="255"/>
          <w:numId w:val="0"/>
        </w:numPr>
        <w:snapToGrid/>
        <w:ind w:firstLine="480"/>
        <w:rPr>
          <w:ins w:id="821" w:author="Theron Tang" w:date="2026-10-13T10:36:00Z"/>
          <w:rFonts w:hint="eastAsia" w:asciiTheme="minorEastAsia" w:hAnsiTheme="minorEastAsia" w:cstheme="minorEastAsia"/>
          <w:szCs w:val="21"/>
        </w:rPr>
      </w:pPr>
      <w:ins w:id="822" w:author="Theron Tang" w:date="2026-10-13T10:36:00Z">
        <w:r>
          <w:rPr>
            <w:rFonts w:hint="eastAsia" w:asciiTheme="minorEastAsia" w:hAnsiTheme="minorEastAsia" w:cstheme="minorEastAsia"/>
            <w:szCs w:val="21"/>
          </w:rPr>
          <w:t>前一节点输出格式是否与后一节点输入格式兼容；</w:t>
        </w:r>
      </w:ins>
    </w:p>
    <w:p w14:paraId="75893E1F">
      <w:pPr>
        <w:numPr>
          <w:ilvl w:val="255"/>
          <w:numId w:val="0"/>
        </w:numPr>
        <w:snapToGrid/>
        <w:ind w:firstLine="480"/>
        <w:rPr>
          <w:ins w:id="823" w:author="Theron Tang" w:date="2026-10-13T10:36:00Z"/>
          <w:rFonts w:hint="eastAsia" w:asciiTheme="minorEastAsia" w:hAnsiTheme="minorEastAsia" w:cstheme="minorEastAsia"/>
          <w:szCs w:val="21"/>
        </w:rPr>
      </w:pPr>
      <w:ins w:id="824" w:author="Theron Tang" w:date="2026-10-13T10:36:00Z">
        <w:r>
          <w:rPr>
            <w:rFonts w:hint="eastAsia" w:asciiTheme="minorEastAsia" w:hAnsiTheme="minorEastAsia" w:cstheme="minorEastAsia"/>
            <w:szCs w:val="21"/>
          </w:rPr>
          <w:t>是否存在循环依赖、重复节点或顺序冲突；</w:t>
        </w:r>
      </w:ins>
    </w:p>
    <w:p w14:paraId="2D2129E4">
      <w:pPr>
        <w:numPr>
          <w:ilvl w:val="255"/>
          <w:numId w:val="0"/>
        </w:numPr>
        <w:snapToGrid/>
        <w:ind w:firstLine="480"/>
        <w:rPr>
          <w:ins w:id="825" w:author="Theron Tang" w:date="2026-10-13T10:36:00Z"/>
          <w:rFonts w:hint="eastAsia" w:asciiTheme="minorEastAsia" w:hAnsiTheme="minorEastAsia" w:cstheme="minorEastAsia"/>
          <w:szCs w:val="21"/>
        </w:rPr>
      </w:pPr>
      <w:ins w:id="826" w:author="Theron Tang" w:date="2026-10-13T10:36:00Z">
        <w:r>
          <w:rPr>
            <w:rFonts w:hint="eastAsia" w:asciiTheme="minorEastAsia" w:hAnsiTheme="minorEastAsia" w:cstheme="minorEastAsia"/>
            <w:szCs w:val="21"/>
          </w:rPr>
          <w:t>参数配置是否完整、取值范围是否合法；</w:t>
        </w:r>
      </w:ins>
    </w:p>
    <w:p w14:paraId="6C50E8C4">
      <w:pPr>
        <w:numPr>
          <w:ilvl w:val="255"/>
          <w:numId w:val="0"/>
        </w:numPr>
        <w:snapToGrid/>
        <w:ind w:firstLine="480"/>
        <w:rPr>
          <w:ins w:id="827" w:author="Theron Tang" w:date="2026-10-13T10:36:00Z"/>
          <w:rFonts w:hint="eastAsia" w:asciiTheme="minorEastAsia" w:hAnsiTheme="minorEastAsia" w:cstheme="minorEastAsia"/>
          <w:szCs w:val="21"/>
        </w:rPr>
      </w:pPr>
      <w:ins w:id="828" w:author="Theron Tang" w:date="2026-10-13T10:36:00Z">
        <w:r>
          <w:rPr>
            <w:rFonts w:hint="eastAsia" w:asciiTheme="minorEastAsia" w:hAnsiTheme="minorEastAsia" w:cstheme="minorEastAsia"/>
            <w:szCs w:val="21"/>
          </w:rPr>
          <w:t>引用的工具是否可用、版本是否匹配；</w:t>
        </w:r>
      </w:ins>
    </w:p>
    <w:p w14:paraId="76FE9858">
      <w:pPr>
        <w:numPr>
          <w:ilvl w:val="255"/>
          <w:numId w:val="0"/>
        </w:numPr>
        <w:snapToGrid/>
        <w:ind w:firstLine="480"/>
        <w:rPr>
          <w:ins w:id="829" w:author="Theron Tang" w:date="2026-10-13T10:36:00Z"/>
          <w:rFonts w:hint="eastAsia" w:asciiTheme="minorEastAsia" w:hAnsiTheme="minorEastAsia" w:cstheme="minorEastAsia"/>
          <w:szCs w:val="21"/>
        </w:rPr>
      </w:pPr>
      <w:ins w:id="830" w:author="Theron Tang" w:date="2026-10-13T10:36:00Z">
        <w:r>
          <w:rPr>
            <w:rFonts w:hint="eastAsia" w:asciiTheme="minorEastAsia" w:hAnsiTheme="minorEastAsia" w:cstheme="minorEastAsia"/>
            <w:szCs w:val="21"/>
          </w:rPr>
          <w:t>资源需求是否满足运行环境要求。</w:t>
        </w:r>
      </w:ins>
    </w:p>
    <w:p w14:paraId="20274C9A">
      <w:pPr>
        <w:numPr>
          <w:ilvl w:val="255"/>
          <w:numId w:val="0"/>
        </w:numPr>
        <w:snapToGrid/>
        <w:ind w:firstLine="480"/>
        <w:rPr>
          <w:ins w:id="831" w:author="Theron Tang" w:date="2026-10-13T10:36:00Z"/>
          <w:rFonts w:hint="eastAsia" w:asciiTheme="minorEastAsia" w:hAnsiTheme="minorEastAsia" w:cstheme="minorEastAsia"/>
          <w:szCs w:val="21"/>
        </w:rPr>
      </w:pPr>
      <w:ins w:id="832" w:author="Theron Tang" w:date="2026-10-13T10:36:00Z">
        <w:r>
          <w:rPr>
            <w:rFonts w:hint="eastAsia" w:asciiTheme="minorEastAsia" w:hAnsiTheme="minorEastAsia" w:cstheme="minorEastAsia"/>
            <w:szCs w:val="21"/>
          </w:rPr>
          <w:t>校验不通过时，高亮问题节点并提示修改建议。</w:t>
        </w:r>
      </w:ins>
    </w:p>
    <w:p w14:paraId="3C4C7B87">
      <w:pPr>
        <w:widowControl w:val="0"/>
        <w:numPr>
          <w:ilvl w:val="0"/>
          <w:numId w:val="21"/>
        </w:numPr>
        <w:snapToGrid/>
        <w:ind w:firstLine="480" w:firstLineChars="200"/>
        <w:rPr>
          <w:ins w:id="834" w:author="Theron Tang" w:date="2026-10-13T10:36:00Z"/>
          <w:rFonts w:hint="eastAsia" w:asciiTheme="minorEastAsia" w:hAnsiTheme="minorEastAsia" w:cstheme="minorEastAsia"/>
          <w:szCs w:val="21"/>
        </w:rPr>
        <w:pPrChange w:id="833" w:author="Theron Tang" w:date="2026-10-13T10:36:00Z">
          <w:pPr>
            <w:numPr>
              <w:ilvl w:val="255"/>
              <w:numId w:val="0"/>
            </w:numPr>
            <w:snapToGrid/>
            <w:ind w:firstLine="480" w:firstLineChars="0"/>
          </w:pPr>
        </w:pPrChange>
      </w:pPr>
      <w:ins w:id="835" w:author="Theron Tang" w:date="2026-10-13T10:36:00Z">
        <w:r>
          <w:rPr>
            <w:rFonts w:hint="eastAsia" w:asciiTheme="minorEastAsia" w:hAnsiTheme="minorEastAsia" w:cstheme="minorEastAsia"/>
            <w:szCs w:val="21"/>
          </w:rPr>
          <w:t>保存修改操作：</w:t>
        </w:r>
      </w:ins>
      <w:ins w:id="836" w:author="Theron Tang" w:date="2026-10-13T10:36:00Z">
        <w:r>
          <w:rPr>
            <w:rFonts w:ascii="Segoe UI" w:hAnsi="Segoe UI" w:eastAsia="Segoe UI" w:cs="Segoe UI"/>
            <w:color w:val="0F1115"/>
            <w:shd w:val="clear" w:color="auto" w:fill="FFFFFF"/>
          </w:rPr>
          <w:t>校验通过后，系统保存生产线配置，更新生产线元数据。若生产线需要投入生产使用，用户可执行发布操作，系统进行发布审核或状态确认，发布后状态置为“已发布”，可供标准化生产流程调用。</w:t>
        </w:r>
      </w:ins>
    </w:p>
    <w:p w14:paraId="27358B5E">
      <w:pPr>
        <w:widowControl w:val="0"/>
        <w:numPr>
          <w:ilvl w:val="0"/>
          <w:numId w:val="21"/>
        </w:numPr>
        <w:snapToGrid/>
        <w:ind w:firstLine="480"/>
        <w:rPr>
          <w:del w:id="837" w:author="Theron Tang" w:date="2026-10-13T10:36:00Z"/>
          <w:rFonts w:hint="eastAsia" w:asciiTheme="minorEastAsia" w:hAnsiTheme="minorEastAsia" w:cstheme="minorEastAsia"/>
          <w:szCs w:val="21"/>
        </w:rPr>
      </w:pPr>
      <w:del w:id="838" w:author="Theron Tang" w:date="2026-10-13T10:36:00Z">
        <w:r>
          <w:rPr>
            <w:rFonts w:hint="eastAsia" w:asciiTheme="minorEastAsia" w:hAnsiTheme="minorEastAsia" w:cstheme="minorEastAsia"/>
            <w:szCs w:val="21"/>
          </w:rPr>
          <w:delText>选择生产线</w:delText>
        </w:r>
      </w:del>
    </w:p>
    <w:p w14:paraId="4C3063E6">
      <w:pPr>
        <w:widowControl w:val="0"/>
        <w:numPr>
          <w:ilvl w:val="0"/>
          <w:numId w:val="21"/>
        </w:numPr>
        <w:snapToGrid/>
        <w:ind w:firstLine="480"/>
        <w:rPr>
          <w:del w:id="839" w:author="Theron Tang" w:date="2026-10-13T10:36:00Z"/>
          <w:rFonts w:hint="eastAsia" w:asciiTheme="minorEastAsia" w:hAnsiTheme="minorEastAsia" w:cstheme="minorEastAsia"/>
          <w:szCs w:val="21"/>
        </w:rPr>
      </w:pPr>
      <w:del w:id="840" w:author="Theron Tang" w:date="2026-10-13T10:36:00Z">
        <w:r>
          <w:rPr>
            <w:rFonts w:hint="eastAsia" w:asciiTheme="minorEastAsia" w:hAnsiTheme="minorEastAsia" w:cstheme="minorEastAsia"/>
            <w:szCs w:val="21"/>
          </w:rPr>
          <w:delText>点击修改按钮</w:delText>
        </w:r>
      </w:del>
    </w:p>
    <w:p w14:paraId="777544B8">
      <w:pPr>
        <w:widowControl w:val="0"/>
        <w:numPr>
          <w:ilvl w:val="0"/>
          <w:numId w:val="21"/>
        </w:numPr>
        <w:snapToGrid/>
        <w:ind w:firstLine="480"/>
        <w:rPr>
          <w:del w:id="841" w:author="Theron Tang" w:date="2026-10-13T10:36:00Z"/>
          <w:rFonts w:hint="eastAsia" w:asciiTheme="minorEastAsia" w:hAnsiTheme="minorEastAsia" w:cstheme="minorEastAsia"/>
          <w:szCs w:val="21"/>
        </w:rPr>
      </w:pPr>
      <w:del w:id="842" w:author="Theron Tang" w:date="2026-10-13T10:36:00Z">
        <w:r>
          <w:rPr>
            <w:rFonts w:hint="eastAsia" w:asciiTheme="minorEastAsia" w:hAnsiTheme="minorEastAsia" w:cstheme="minorEastAsia"/>
            <w:szCs w:val="21"/>
          </w:rPr>
          <w:delText>设置生产线流程</w:delText>
        </w:r>
      </w:del>
    </w:p>
    <w:p w14:paraId="68DA42B3">
      <w:pPr>
        <w:widowControl w:val="0"/>
        <w:numPr>
          <w:ilvl w:val="0"/>
          <w:numId w:val="21"/>
        </w:numPr>
        <w:snapToGrid/>
        <w:ind w:firstLine="480"/>
        <w:rPr>
          <w:del w:id="843" w:author="Theron Tang" w:date="2026-10-13T10:36:00Z"/>
          <w:rFonts w:hint="eastAsia" w:asciiTheme="minorEastAsia" w:hAnsiTheme="minorEastAsia" w:cstheme="minorEastAsia"/>
          <w:szCs w:val="21"/>
        </w:rPr>
      </w:pPr>
      <w:del w:id="844" w:author="Theron Tang" w:date="2026-10-13T10:36:00Z">
        <w:r>
          <w:rPr>
            <w:rFonts w:hint="eastAsia" w:asciiTheme="minorEastAsia" w:hAnsiTheme="minorEastAsia" w:cstheme="minorEastAsia"/>
            <w:szCs w:val="21"/>
          </w:rPr>
          <w:delText>保存修改操作</w:delText>
        </w:r>
      </w:del>
    </w:p>
    <w:p w14:paraId="183DB09C">
      <w:pPr>
        <w:pStyle w:val="7"/>
      </w:pPr>
      <w:r>
        <w:rPr>
          <w:rFonts w:hint="eastAsia"/>
        </w:rPr>
        <w:t>异常与错误处理</w:t>
      </w:r>
    </w:p>
    <w:p w14:paraId="11AD1383">
      <w:pPr>
        <w:ind w:firstLine="480"/>
      </w:pPr>
      <w:r>
        <w:rPr>
          <w:rFonts w:hint="eastAsia"/>
        </w:rPr>
        <w:t>保存生产线配置信息失败，系统提示错误信息，检查生产线内工具衔接流程是否合理后，修改后再次保存生产线信息。</w:t>
      </w:r>
    </w:p>
    <w:p w14:paraId="37D23CF7">
      <w:pPr>
        <w:pStyle w:val="6"/>
      </w:pPr>
      <w:r>
        <w:rPr>
          <w:rFonts w:hint="eastAsia"/>
        </w:rPr>
        <w:t>数据集管理功能（SYC</w:t>
      </w:r>
      <w:r>
        <w:t>-</w:t>
      </w:r>
      <w:r>
        <w:rPr>
          <w:rFonts w:hint="eastAsia"/>
        </w:rPr>
        <w:t>GYSJ-WXYG</w:t>
      </w:r>
      <w:r>
        <w:t>-</w:t>
      </w:r>
      <w:r>
        <w:rPr>
          <w:rFonts w:hint="eastAsia"/>
        </w:rPr>
        <w:t>YCL-</w:t>
      </w:r>
      <w:r>
        <w:t>SCGJ</w:t>
      </w:r>
      <w:r>
        <w:rPr>
          <w:rFonts w:hint="eastAsia"/>
        </w:rPr>
        <w:t>-SJGL）</w:t>
      </w:r>
    </w:p>
    <w:p w14:paraId="1779A84C">
      <w:pPr>
        <w:pStyle w:val="7"/>
      </w:pPr>
      <w:r>
        <w:rPr>
          <w:rFonts w:hint="eastAsia"/>
        </w:rPr>
        <w:t>功能描述</w:t>
      </w:r>
    </w:p>
    <w:p w14:paraId="313A39E9">
      <w:pPr>
        <w:ind w:firstLine="480"/>
      </w:pPr>
      <w:r>
        <w:rPr>
          <w:rFonts w:hint="eastAsia"/>
        </w:rPr>
        <w:t>为提升数据管理效率，对各类数据进行了科学分类，并基于业务或项目需求建立数据集。提供数据集的增、删、改、查操作功能</w:t>
      </w:r>
    </w:p>
    <w:p w14:paraId="21CC725E">
      <w:pPr>
        <w:pStyle w:val="7"/>
      </w:pPr>
      <w:r>
        <w:rPr>
          <w:rFonts w:hint="eastAsia"/>
        </w:rPr>
        <w:t>输入输出</w:t>
      </w:r>
    </w:p>
    <w:p w14:paraId="3B4C4801">
      <w:pPr>
        <w:pStyle w:val="106"/>
        <w:rPr>
          <w:rFonts w:hint="eastAsia"/>
        </w:rPr>
      </w:pPr>
      <w:bookmarkStart w:id="335" w:name="_Toc24054995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9</w:t>
      </w:r>
      <w:r>
        <w:rPr>
          <w:rFonts w:hint="eastAsia"/>
        </w:rPr>
        <w:fldChar w:fldCharType="end"/>
      </w:r>
      <w:r>
        <w:rPr>
          <w:rFonts w:hint="eastAsia"/>
        </w:rPr>
        <w:t>数据集管理功能输入输出表</w:t>
      </w:r>
      <w:bookmarkEnd w:id="33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69F4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8732F9E">
            <w:pPr>
              <w:pStyle w:val="57"/>
            </w:pPr>
            <w:r>
              <w:t>标识</w:t>
            </w:r>
          </w:p>
        </w:tc>
        <w:tc>
          <w:tcPr>
            <w:tcW w:w="1746" w:type="dxa"/>
            <w:shd w:val="clear" w:color="auto" w:fill="D8D8D8" w:themeFill="background1" w:themeFillShade="D9"/>
          </w:tcPr>
          <w:p w14:paraId="75F6B7C2">
            <w:pPr>
              <w:pStyle w:val="57"/>
            </w:pPr>
            <w:r>
              <w:t>交互对象</w:t>
            </w:r>
          </w:p>
        </w:tc>
        <w:tc>
          <w:tcPr>
            <w:tcW w:w="1746" w:type="dxa"/>
            <w:shd w:val="clear" w:color="auto" w:fill="D8D8D8" w:themeFill="background1" w:themeFillShade="D9"/>
          </w:tcPr>
          <w:p w14:paraId="14F474F5">
            <w:pPr>
              <w:pStyle w:val="57"/>
            </w:pPr>
            <w:r>
              <w:t>数据名称</w:t>
            </w:r>
          </w:p>
        </w:tc>
        <w:tc>
          <w:tcPr>
            <w:tcW w:w="1746" w:type="dxa"/>
            <w:shd w:val="clear" w:color="auto" w:fill="D8D8D8" w:themeFill="background1" w:themeFillShade="D9"/>
          </w:tcPr>
          <w:p w14:paraId="013788A4">
            <w:pPr>
              <w:pStyle w:val="57"/>
            </w:pPr>
            <w:r>
              <w:t>数据内容</w:t>
            </w:r>
          </w:p>
        </w:tc>
        <w:tc>
          <w:tcPr>
            <w:tcW w:w="1746" w:type="dxa"/>
            <w:shd w:val="clear" w:color="auto" w:fill="D8D8D8" w:themeFill="background1" w:themeFillShade="D9"/>
          </w:tcPr>
          <w:p w14:paraId="4A81A071">
            <w:pPr>
              <w:pStyle w:val="57"/>
            </w:pPr>
            <w:r>
              <w:t>I/O</w:t>
            </w:r>
          </w:p>
        </w:tc>
      </w:tr>
      <w:tr w14:paraId="5F5E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5B3B7A6">
            <w:pPr>
              <w:pStyle w:val="58"/>
            </w:pPr>
            <w:r>
              <w:t>SYC-GYSJ-WXYG-YCL-GJGL-SJGL-01</w:t>
            </w:r>
          </w:p>
        </w:tc>
        <w:tc>
          <w:tcPr>
            <w:tcW w:w="1746" w:type="dxa"/>
          </w:tcPr>
          <w:p w14:paraId="0A994B8D">
            <w:pPr>
              <w:pStyle w:val="58"/>
            </w:pPr>
            <w:r>
              <w:rPr>
                <w:rFonts w:hint="eastAsia"/>
              </w:rPr>
              <w:t>生产工具管理模块</w:t>
            </w:r>
          </w:p>
        </w:tc>
        <w:tc>
          <w:tcPr>
            <w:tcW w:w="1746" w:type="dxa"/>
          </w:tcPr>
          <w:p w14:paraId="35F41798">
            <w:pPr>
              <w:pStyle w:val="58"/>
            </w:pPr>
            <w:r>
              <w:t>系统内现有数据集</w:t>
            </w:r>
            <w:r>
              <w:rPr>
                <w:rFonts w:hint="eastAsia"/>
              </w:rPr>
              <w:t>信息</w:t>
            </w:r>
            <w:r>
              <w:t>数据</w:t>
            </w:r>
          </w:p>
        </w:tc>
        <w:tc>
          <w:tcPr>
            <w:tcW w:w="1746" w:type="dxa"/>
          </w:tcPr>
          <w:p w14:paraId="703A04F9">
            <w:pPr>
              <w:pStyle w:val="58"/>
            </w:pPr>
            <w:r>
              <w:t>数据集名称、数据范围、分类标签、共享范围及状态。</w:t>
            </w:r>
          </w:p>
        </w:tc>
        <w:tc>
          <w:tcPr>
            <w:tcW w:w="1746" w:type="dxa"/>
          </w:tcPr>
          <w:p w14:paraId="7CDDADBA">
            <w:pPr>
              <w:pStyle w:val="58"/>
            </w:pPr>
            <w:r>
              <w:t>I</w:t>
            </w:r>
          </w:p>
        </w:tc>
      </w:tr>
      <w:tr w14:paraId="780F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11407F8">
            <w:pPr>
              <w:pStyle w:val="58"/>
            </w:pPr>
            <w:r>
              <w:t>SYC-GYSJ-WXYG-YCL-GJGL-SJGL-02</w:t>
            </w:r>
          </w:p>
        </w:tc>
        <w:tc>
          <w:tcPr>
            <w:tcW w:w="1746" w:type="dxa"/>
          </w:tcPr>
          <w:p w14:paraId="0882869F">
            <w:pPr>
              <w:pStyle w:val="58"/>
            </w:pPr>
            <w:r>
              <w:rPr>
                <w:rFonts w:hint="eastAsia"/>
              </w:rPr>
              <w:t>生产工具管理模块</w:t>
            </w:r>
          </w:p>
        </w:tc>
        <w:tc>
          <w:tcPr>
            <w:tcW w:w="1746" w:type="dxa"/>
          </w:tcPr>
          <w:p w14:paraId="127326DB">
            <w:pPr>
              <w:pStyle w:val="58"/>
            </w:pPr>
            <w:r>
              <w:t>更新后的数据集</w:t>
            </w:r>
            <w:r>
              <w:rPr>
                <w:rFonts w:hint="eastAsia"/>
              </w:rPr>
              <w:t>信息</w:t>
            </w:r>
            <w:r>
              <w:t>数据</w:t>
            </w:r>
          </w:p>
        </w:tc>
        <w:tc>
          <w:tcPr>
            <w:tcW w:w="1746" w:type="dxa"/>
          </w:tcPr>
          <w:p w14:paraId="66A64FA9">
            <w:pPr>
              <w:pStyle w:val="58"/>
            </w:pPr>
            <w:r>
              <w:t>数据集名称、数据成员、分类标签、共享范围及状态。</w:t>
            </w:r>
          </w:p>
        </w:tc>
        <w:tc>
          <w:tcPr>
            <w:tcW w:w="1746" w:type="dxa"/>
          </w:tcPr>
          <w:p w14:paraId="154AF7C4">
            <w:pPr>
              <w:pStyle w:val="58"/>
            </w:pPr>
            <w:r>
              <w:t>O</w:t>
            </w:r>
          </w:p>
        </w:tc>
      </w:tr>
    </w:tbl>
    <w:p w14:paraId="104CC9A8">
      <w:pPr>
        <w:ind w:firstLine="480"/>
      </w:pPr>
    </w:p>
    <w:p w14:paraId="6CE0DC83">
      <w:pPr>
        <w:pStyle w:val="7"/>
      </w:pPr>
      <w:r>
        <w:rPr>
          <w:rFonts w:hint="eastAsia"/>
        </w:rPr>
        <w:t>处理逻辑</w:t>
      </w:r>
    </w:p>
    <w:p w14:paraId="7156B671">
      <w:pPr>
        <w:widowControl w:val="0"/>
        <w:numPr>
          <w:ilvl w:val="0"/>
          <w:numId w:val="22"/>
        </w:numPr>
        <w:snapToGrid/>
        <w:ind w:firstLine="480" w:firstLineChars="200"/>
        <w:rPr>
          <w:ins w:id="846" w:author="Theron Tang" w:date="2026-10-13T10:37:00Z"/>
          <w:rFonts w:asciiTheme="minorEastAsia" w:hAnsiTheme="minorEastAsia" w:cstheme="minorEastAsia"/>
          <w:szCs w:val="21"/>
          <w:rPrChange w:id="847" w:author="Theron Tang" w:date="2026-10-13T10:37:00Z">
            <w:rPr>
              <w:ins w:id="848" w:author="Theron Tang" w:date="2026-10-13T10:37:00Z"/>
            </w:rPr>
          </w:rPrChange>
        </w:rPr>
        <w:pPrChange w:id="845" w:author="Theron Tang" w:date="2026-10-13T10:37:00Z">
          <w:pPr>
            <w:numPr>
              <w:ilvl w:val="255"/>
              <w:numId w:val="0"/>
            </w:numPr>
            <w:snapToGrid/>
            <w:ind w:firstLine="480" w:firstLineChars="0"/>
          </w:pPr>
        </w:pPrChange>
      </w:pPr>
      <w:ins w:id="849" w:author="Theron Tang" w:date="2026-10-13T10:37:00Z">
        <w:r>
          <w:rPr>
            <w:rFonts w:hint="eastAsia" w:asciiTheme="minorEastAsia" w:hAnsiTheme="minorEastAsia" w:cstheme="minorEastAsia"/>
            <w:szCs w:val="21"/>
          </w:rPr>
          <w:t>点击新增按钮：</w:t>
        </w:r>
      </w:ins>
      <w:ins w:id="850" w:author="Theron Tang" w:date="2026-10-13T10:37:00Z">
        <w:r>
          <w:rPr>
            <w:rFonts w:ascii="Segoe UI" w:hAnsi="Segoe UI" w:eastAsia="Segoe UI" w:cs="Segoe UI"/>
            <w:color w:val="0F1115"/>
            <w:shd w:val="clear" w:color="auto" w:fill="FFFFFF"/>
          </w:rPr>
          <w:t>用户进入数据集管理界面，系统校验权限后加载现有数据集列表，展示数据集名称、描述、数据范围、分类标签、共享范围、成员数量、负责人、状态、更新时间等信息。</w:t>
        </w:r>
      </w:ins>
    </w:p>
    <w:p w14:paraId="2F48665D">
      <w:pPr>
        <w:widowControl w:val="0"/>
        <w:numPr>
          <w:ilvl w:val="0"/>
          <w:numId w:val="22"/>
        </w:numPr>
        <w:snapToGrid/>
        <w:ind w:firstLine="480" w:firstLineChars="200"/>
        <w:rPr>
          <w:ins w:id="852" w:author="Theron Tang" w:date="2026-10-13T10:37:00Z"/>
          <w:rFonts w:hint="eastAsia" w:asciiTheme="minorEastAsia" w:hAnsiTheme="minorEastAsia" w:cstheme="minorEastAsia"/>
          <w:szCs w:val="21"/>
        </w:rPr>
        <w:pPrChange w:id="851" w:author="Theron Tang" w:date="2026-10-13T10:37:00Z">
          <w:pPr>
            <w:numPr>
              <w:ilvl w:val="255"/>
              <w:numId w:val="0"/>
            </w:numPr>
            <w:snapToGrid/>
            <w:ind w:firstLine="480" w:firstLineChars="0"/>
          </w:pPr>
        </w:pPrChange>
      </w:pPr>
      <w:ins w:id="853" w:author="Theron Tang" w:date="2026-10-13T10:37:00Z">
        <w:r>
          <w:rPr>
            <w:rFonts w:hint="eastAsia" w:asciiTheme="minorEastAsia" w:hAnsiTheme="minorEastAsia" w:cstheme="minorEastAsia"/>
            <w:szCs w:val="21"/>
          </w:rPr>
          <w:t>设置数据集名称等属性信息：</w:t>
        </w:r>
      </w:ins>
      <w:ins w:id="854" w:author="Theron Tang" w:date="2026-10-13T10:37:00Z">
        <w:r>
          <w:rPr>
            <w:rFonts w:hint="eastAsia"/>
          </w:rPr>
          <w:t>用户点击新增按钮，填写数据集名称、描述、分类标签、数据范围、共享范围、负责人、备注等属性信息。系统对名称唯一性、必填项、共享范围合法性进行校验。</w:t>
        </w:r>
      </w:ins>
    </w:p>
    <w:p w14:paraId="1B6300B9">
      <w:pPr>
        <w:widowControl w:val="0"/>
        <w:numPr>
          <w:ilvl w:val="0"/>
          <w:numId w:val="22"/>
        </w:numPr>
        <w:snapToGrid/>
        <w:ind w:firstLine="480" w:firstLineChars="200"/>
        <w:rPr>
          <w:ins w:id="856" w:author="Theron Tang" w:date="2026-10-13T10:37:00Z"/>
          <w:rFonts w:hint="eastAsia" w:asciiTheme="minorEastAsia" w:hAnsiTheme="minorEastAsia" w:cstheme="minorEastAsia"/>
          <w:szCs w:val="21"/>
        </w:rPr>
        <w:pPrChange w:id="855" w:author="Theron Tang" w:date="2026-10-13T10:37:00Z">
          <w:pPr>
            <w:numPr>
              <w:ilvl w:val="255"/>
              <w:numId w:val="0"/>
            </w:numPr>
            <w:snapToGrid/>
            <w:ind w:firstLine="480" w:firstLineChars="0"/>
          </w:pPr>
        </w:pPrChange>
      </w:pPr>
      <w:ins w:id="857" w:author="Theron Tang" w:date="2026-10-13T10:37:00Z">
        <w:r>
          <w:rPr>
            <w:rFonts w:hint="eastAsia" w:asciiTheme="minorEastAsia" w:hAnsiTheme="minorEastAsia" w:cstheme="minorEastAsia"/>
            <w:szCs w:val="21"/>
          </w:rPr>
          <w:t>保存数据集：</w:t>
        </w:r>
      </w:ins>
      <w:ins w:id="858" w:author="Theron Tang" w:date="2026-10-13T10:37:00Z">
        <w:r>
          <w:rPr>
            <w:rFonts w:ascii="Segoe UI" w:hAnsi="Segoe UI" w:eastAsia="Segoe UI" w:cs="Segoe UI"/>
            <w:color w:val="0F1115"/>
            <w:shd w:val="clear" w:color="auto" w:fill="FFFFFF"/>
          </w:rPr>
          <w:t>校验通过后，系统保存数据集元数据</w:t>
        </w:r>
      </w:ins>
      <w:ins w:id="859" w:author="Theron Tang" w:date="2026-10-13T10:37:00Z">
        <w:r>
          <w:rPr>
            <w:rFonts w:hint="eastAsia" w:ascii="Segoe UI" w:hAnsi="Segoe UI" w:cs="Segoe UI"/>
            <w:color w:val="0F1115"/>
            <w:shd w:val="clear" w:color="auto" w:fill="FFFFFF"/>
          </w:rPr>
          <w:t>，</w:t>
        </w:r>
      </w:ins>
      <w:ins w:id="860" w:author="Theron Tang" w:date="2026-10-13T10:37:00Z">
        <w:r>
          <w:rPr>
            <w:rFonts w:ascii="Segoe UI" w:hAnsi="Segoe UI" w:eastAsia="Segoe UI" w:cs="Segoe UI"/>
            <w:color w:val="0F1115"/>
            <w:shd w:val="clear" w:color="auto" w:fill="FFFFFF"/>
          </w:rPr>
          <w:t>更新数据集目录和数据资源引用计数。</w:t>
        </w:r>
      </w:ins>
    </w:p>
    <w:p w14:paraId="09788D6C">
      <w:pPr>
        <w:widowControl w:val="0"/>
        <w:numPr>
          <w:ilvl w:val="0"/>
          <w:numId w:val="22"/>
        </w:numPr>
        <w:snapToGrid/>
        <w:ind w:firstLine="480"/>
        <w:rPr>
          <w:del w:id="861" w:author="Theron Tang" w:date="2026-10-13T10:37:00Z"/>
          <w:rFonts w:hint="eastAsia" w:asciiTheme="minorEastAsia" w:hAnsiTheme="minorEastAsia" w:cstheme="minorEastAsia"/>
          <w:szCs w:val="21"/>
        </w:rPr>
      </w:pPr>
      <w:del w:id="862" w:author="Theron Tang" w:date="2026-10-13T10:37:00Z">
        <w:r>
          <w:rPr>
            <w:rFonts w:hint="eastAsia" w:asciiTheme="minorEastAsia" w:hAnsiTheme="minorEastAsia" w:cstheme="minorEastAsia"/>
            <w:szCs w:val="21"/>
          </w:rPr>
          <w:delText>点击新增按钮</w:delText>
        </w:r>
      </w:del>
    </w:p>
    <w:p w14:paraId="70D61736">
      <w:pPr>
        <w:widowControl w:val="0"/>
        <w:numPr>
          <w:ilvl w:val="0"/>
          <w:numId w:val="22"/>
        </w:numPr>
        <w:snapToGrid/>
        <w:ind w:firstLine="480"/>
        <w:rPr>
          <w:del w:id="863" w:author="Theron Tang" w:date="2026-10-13T10:37:00Z"/>
          <w:rFonts w:hint="eastAsia" w:asciiTheme="minorEastAsia" w:hAnsiTheme="minorEastAsia" w:cstheme="minorEastAsia"/>
          <w:szCs w:val="21"/>
        </w:rPr>
      </w:pPr>
      <w:del w:id="864" w:author="Theron Tang" w:date="2026-10-13T10:37:00Z">
        <w:r>
          <w:rPr>
            <w:rFonts w:hint="eastAsia" w:asciiTheme="minorEastAsia" w:hAnsiTheme="minorEastAsia" w:cstheme="minorEastAsia"/>
            <w:szCs w:val="21"/>
          </w:rPr>
          <w:delText>设置数据集名称等属性信息</w:delText>
        </w:r>
      </w:del>
    </w:p>
    <w:p w14:paraId="60456E8C">
      <w:pPr>
        <w:widowControl w:val="0"/>
        <w:numPr>
          <w:ilvl w:val="0"/>
          <w:numId w:val="22"/>
        </w:numPr>
        <w:snapToGrid/>
        <w:ind w:firstLine="480"/>
        <w:rPr>
          <w:del w:id="865" w:author="Theron Tang" w:date="2026-10-13T10:37:00Z"/>
          <w:rFonts w:hint="eastAsia" w:asciiTheme="minorEastAsia" w:hAnsiTheme="minorEastAsia" w:cstheme="minorEastAsia"/>
          <w:szCs w:val="21"/>
        </w:rPr>
      </w:pPr>
      <w:del w:id="866" w:author="Theron Tang" w:date="2026-10-13T10:37:00Z">
        <w:r>
          <w:rPr>
            <w:rFonts w:hint="eastAsia" w:asciiTheme="minorEastAsia" w:hAnsiTheme="minorEastAsia" w:cstheme="minorEastAsia"/>
            <w:szCs w:val="21"/>
          </w:rPr>
          <w:delText>保存数据集</w:delText>
        </w:r>
      </w:del>
    </w:p>
    <w:p w14:paraId="62AEDB7B">
      <w:pPr>
        <w:pStyle w:val="7"/>
      </w:pPr>
      <w:r>
        <w:rPr>
          <w:rFonts w:hint="eastAsia"/>
        </w:rPr>
        <w:t>异常与错误处理</w:t>
      </w:r>
    </w:p>
    <w:p w14:paraId="6926E9BA">
      <w:pPr>
        <w:ind w:firstLine="480"/>
      </w:pPr>
      <w:r>
        <w:rPr>
          <w:rFonts w:hint="eastAsia"/>
        </w:rPr>
        <w:t>新增数据集失败，系统提示错误信息，检查数据集属性信息是否合理，修改后再次保存生产线信息。</w:t>
      </w:r>
    </w:p>
    <w:p w14:paraId="14E181EE">
      <w:pPr>
        <w:pStyle w:val="6"/>
      </w:pPr>
      <w:r>
        <w:rPr>
          <w:rFonts w:hint="eastAsia"/>
        </w:rPr>
        <w:t>服务接口管理功能（SYC</w:t>
      </w:r>
      <w:r>
        <w:t>-</w:t>
      </w:r>
      <w:r>
        <w:rPr>
          <w:rFonts w:hint="eastAsia"/>
        </w:rPr>
        <w:t>GYSJ-WXYG</w:t>
      </w:r>
      <w:r>
        <w:t>-</w:t>
      </w:r>
      <w:r>
        <w:rPr>
          <w:rFonts w:hint="eastAsia"/>
        </w:rPr>
        <w:t>YCL-SCGL-JKGL）</w:t>
      </w:r>
    </w:p>
    <w:p w14:paraId="2A423684">
      <w:pPr>
        <w:pStyle w:val="7"/>
      </w:pPr>
      <w:r>
        <w:rPr>
          <w:rFonts w:hint="eastAsia"/>
        </w:rPr>
        <w:t>功能描述</w:t>
      </w:r>
    </w:p>
    <w:p w14:paraId="4932427D">
      <w:pPr>
        <w:ind w:firstLine="480"/>
      </w:pPr>
      <w:r>
        <w:rPr>
          <w:rFonts w:hint="eastAsia"/>
        </w:rPr>
        <w:t>系统支持对生成的影像产品进行可视化预览，通过将产品自动切片并发布为地图服务，系统可调用WebGIS平台进行地图加载，实现成果数据的在线浏览与空间可视化。系统提供对服务接口的查询、发布、预览、删除功能。</w:t>
      </w:r>
    </w:p>
    <w:p w14:paraId="282D9BC4">
      <w:pPr>
        <w:pStyle w:val="7"/>
      </w:pPr>
      <w:r>
        <w:rPr>
          <w:rFonts w:hint="eastAsia"/>
        </w:rPr>
        <w:t>输入输出</w:t>
      </w:r>
    </w:p>
    <w:p w14:paraId="78BD6652">
      <w:pPr>
        <w:pStyle w:val="106"/>
        <w:rPr>
          <w:rFonts w:hint="eastAsia"/>
        </w:rPr>
      </w:pPr>
      <w:bookmarkStart w:id="336" w:name="_Toc24054995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10</w:t>
      </w:r>
      <w:r>
        <w:rPr>
          <w:rFonts w:hint="eastAsia"/>
        </w:rPr>
        <w:fldChar w:fldCharType="end"/>
      </w:r>
      <w:r>
        <w:rPr>
          <w:rFonts w:hint="eastAsia"/>
        </w:rPr>
        <w:t>服务接口管理功能输入输出表</w:t>
      </w:r>
      <w:bookmarkEnd w:id="33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68A8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150B59DE">
            <w:pPr>
              <w:pStyle w:val="57"/>
            </w:pPr>
            <w:r>
              <w:t>标识</w:t>
            </w:r>
          </w:p>
        </w:tc>
        <w:tc>
          <w:tcPr>
            <w:tcW w:w="1744" w:type="dxa"/>
            <w:shd w:val="clear" w:color="auto" w:fill="D8D8D8" w:themeFill="background1" w:themeFillShade="D9"/>
          </w:tcPr>
          <w:p w14:paraId="6F8359B6">
            <w:pPr>
              <w:pStyle w:val="57"/>
            </w:pPr>
            <w:r>
              <w:t>交互对象</w:t>
            </w:r>
          </w:p>
        </w:tc>
        <w:tc>
          <w:tcPr>
            <w:tcW w:w="1744" w:type="dxa"/>
            <w:shd w:val="clear" w:color="auto" w:fill="D8D8D8" w:themeFill="background1" w:themeFillShade="D9"/>
          </w:tcPr>
          <w:p w14:paraId="1D158093">
            <w:pPr>
              <w:pStyle w:val="57"/>
            </w:pPr>
            <w:r>
              <w:t>数据名称</w:t>
            </w:r>
          </w:p>
        </w:tc>
        <w:tc>
          <w:tcPr>
            <w:tcW w:w="1744" w:type="dxa"/>
            <w:shd w:val="clear" w:color="auto" w:fill="D8D8D8" w:themeFill="background1" w:themeFillShade="D9"/>
          </w:tcPr>
          <w:p w14:paraId="5CF238C7">
            <w:pPr>
              <w:pStyle w:val="57"/>
            </w:pPr>
            <w:r>
              <w:t>数据内容</w:t>
            </w:r>
          </w:p>
        </w:tc>
        <w:tc>
          <w:tcPr>
            <w:tcW w:w="1744" w:type="dxa"/>
            <w:shd w:val="clear" w:color="auto" w:fill="D8D8D8" w:themeFill="background1" w:themeFillShade="D9"/>
          </w:tcPr>
          <w:p w14:paraId="53791F08">
            <w:pPr>
              <w:pStyle w:val="57"/>
            </w:pPr>
            <w:r>
              <w:t>I/O</w:t>
            </w:r>
          </w:p>
        </w:tc>
      </w:tr>
      <w:tr w14:paraId="511F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C026452">
            <w:pPr>
              <w:pStyle w:val="58"/>
            </w:pPr>
            <w:r>
              <w:t>SYC-GYSJ-WXYG-YCL-GJGL-JKGL-01</w:t>
            </w:r>
          </w:p>
        </w:tc>
        <w:tc>
          <w:tcPr>
            <w:tcW w:w="1744" w:type="dxa"/>
          </w:tcPr>
          <w:p w14:paraId="22CF590F">
            <w:pPr>
              <w:pStyle w:val="58"/>
            </w:pPr>
            <w:r>
              <w:rPr>
                <w:rFonts w:hint="eastAsia"/>
              </w:rPr>
              <w:t>生产工具管理模块</w:t>
            </w:r>
          </w:p>
        </w:tc>
        <w:tc>
          <w:tcPr>
            <w:tcW w:w="1744" w:type="dxa"/>
          </w:tcPr>
          <w:p w14:paraId="079861EE">
            <w:pPr>
              <w:pStyle w:val="58"/>
            </w:pPr>
            <w:r>
              <w:t>系统内现有服务接口数据</w:t>
            </w:r>
          </w:p>
        </w:tc>
        <w:tc>
          <w:tcPr>
            <w:tcW w:w="1744" w:type="dxa"/>
          </w:tcPr>
          <w:p w14:paraId="7BF193E4">
            <w:pPr>
              <w:pStyle w:val="58"/>
            </w:pPr>
            <w:r>
              <w:t>接口名称、地址、请求方式、参数及认证方式。</w:t>
            </w:r>
          </w:p>
        </w:tc>
        <w:tc>
          <w:tcPr>
            <w:tcW w:w="1744" w:type="dxa"/>
          </w:tcPr>
          <w:p w14:paraId="7DC38703">
            <w:pPr>
              <w:pStyle w:val="58"/>
            </w:pPr>
            <w:r>
              <w:t>I</w:t>
            </w:r>
          </w:p>
        </w:tc>
      </w:tr>
      <w:tr w14:paraId="6DB8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0BB4F4E">
            <w:pPr>
              <w:pStyle w:val="58"/>
            </w:pPr>
            <w:r>
              <w:t>SYC-GYSJ-WXYG-YCL-GJGL-JKGL-02</w:t>
            </w:r>
          </w:p>
        </w:tc>
        <w:tc>
          <w:tcPr>
            <w:tcW w:w="1744" w:type="dxa"/>
          </w:tcPr>
          <w:p w14:paraId="6CDE27D1">
            <w:pPr>
              <w:pStyle w:val="58"/>
            </w:pPr>
            <w:r>
              <w:rPr>
                <w:rFonts w:hint="eastAsia"/>
              </w:rPr>
              <w:t>生产工具管理模块</w:t>
            </w:r>
          </w:p>
        </w:tc>
        <w:tc>
          <w:tcPr>
            <w:tcW w:w="1744" w:type="dxa"/>
          </w:tcPr>
          <w:p w14:paraId="21AA7DE1">
            <w:pPr>
              <w:pStyle w:val="58"/>
            </w:pPr>
            <w:r>
              <w:t>更新后的接口数据</w:t>
            </w:r>
          </w:p>
        </w:tc>
        <w:tc>
          <w:tcPr>
            <w:tcW w:w="1744" w:type="dxa"/>
          </w:tcPr>
          <w:p w14:paraId="24ABEB72">
            <w:pPr>
              <w:pStyle w:val="58"/>
            </w:pPr>
            <w:r>
              <w:t>接口名称、地址、参数、认证要求及发布状态。</w:t>
            </w:r>
          </w:p>
        </w:tc>
        <w:tc>
          <w:tcPr>
            <w:tcW w:w="1744" w:type="dxa"/>
          </w:tcPr>
          <w:p w14:paraId="72742B8F">
            <w:pPr>
              <w:pStyle w:val="58"/>
            </w:pPr>
            <w:r>
              <w:t>O</w:t>
            </w:r>
          </w:p>
        </w:tc>
      </w:tr>
    </w:tbl>
    <w:p w14:paraId="4711779B">
      <w:pPr>
        <w:pStyle w:val="7"/>
      </w:pPr>
      <w:r>
        <w:rPr>
          <w:rFonts w:hint="eastAsia"/>
        </w:rPr>
        <w:t>处理逻辑</w:t>
      </w:r>
    </w:p>
    <w:p w14:paraId="56CC8273">
      <w:pPr>
        <w:widowControl w:val="0"/>
        <w:numPr>
          <w:ilvl w:val="0"/>
          <w:numId w:val="23"/>
        </w:numPr>
        <w:snapToGrid/>
        <w:ind w:firstLine="480" w:firstLineChars="200"/>
        <w:rPr>
          <w:ins w:id="868" w:author="Theron Tang" w:date="2026-10-13T10:53:00Z"/>
          <w:rFonts w:eastAsia="宋体" w:asciiTheme="minorEastAsia" w:hAnsiTheme="minorEastAsia" w:cstheme="minorEastAsia"/>
          <w:color w:val="auto"/>
          <w:szCs w:val="21"/>
          <w:shd w:val="clear" w:color="auto" w:fill="auto"/>
          <w:rPrChange w:id="869" w:author="Theron Tang" w:date="2026-10-13T10:53:00Z">
            <w:rPr>
              <w:ins w:id="870" w:author="Theron Tang" w:date="2026-10-13T10:53:00Z"/>
              <w:rFonts w:ascii="Segoe UI" w:hAnsi="Segoe UI" w:eastAsia="Segoe UI" w:cs="Segoe UI"/>
              <w:color w:val="0F1115"/>
              <w:shd w:val="clear" w:color="auto" w:fill="FFFFFF"/>
            </w:rPr>
          </w:rPrChange>
        </w:rPr>
        <w:pPrChange w:id="867" w:author="Theron Tang" w:date="2026-10-13T10:53:00Z">
          <w:pPr>
            <w:numPr>
              <w:ilvl w:val="255"/>
              <w:numId w:val="0"/>
            </w:numPr>
            <w:snapToGrid/>
            <w:ind w:firstLine="480" w:firstLineChars="0"/>
          </w:pPr>
        </w:pPrChange>
      </w:pPr>
      <w:ins w:id="871" w:author="Theron Tang" w:date="2026-10-13T10:53:00Z">
        <w:r>
          <w:rPr>
            <w:rFonts w:hint="eastAsia" w:asciiTheme="minorEastAsia" w:hAnsiTheme="minorEastAsia" w:cstheme="minorEastAsia"/>
            <w:szCs w:val="21"/>
          </w:rPr>
          <w:t>设置筛选条件：</w:t>
        </w:r>
      </w:ins>
      <w:ins w:id="872" w:author="Theron Tang" w:date="2026-10-13T10:53:00Z">
        <w:r>
          <w:rPr>
            <w:rFonts w:ascii="Segoe UI" w:hAnsi="Segoe UI" w:eastAsia="Segoe UI" w:cs="Segoe UI"/>
            <w:color w:val="0F1115"/>
            <w:shd w:val="clear" w:color="auto" w:fill="FFFFFF"/>
          </w:rPr>
          <w:t>用户进入服务接口管理界面，系统校验权限后加载已注册服务接口列表，展示接口名称、接口地址、请求方式、参数定义、认证方式、返回格式、发布状态、关联成果、所属服务等信息。</w:t>
        </w:r>
      </w:ins>
    </w:p>
    <w:p w14:paraId="0EF83856">
      <w:pPr>
        <w:widowControl w:val="0"/>
        <w:numPr>
          <w:ilvl w:val="0"/>
          <w:numId w:val="23"/>
        </w:numPr>
        <w:snapToGrid/>
        <w:ind w:firstLine="480" w:firstLineChars="200"/>
        <w:rPr>
          <w:ins w:id="874" w:author="Theron Tang" w:date="2026-10-13T10:53:00Z"/>
          <w:rFonts w:hint="eastAsia" w:asciiTheme="minorEastAsia" w:hAnsiTheme="minorEastAsia" w:cstheme="minorEastAsia"/>
          <w:szCs w:val="21"/>
        </w:rPr>
        <w:pPrChange w:id="873" w:author="Theron Tang" w:date="2026-10-13T10:53:00Z">
          <w:pPr>
            <w:numPr>
              <w:ilvl w:val="255"/>
              <w:numId w:val="0"/>
            </w:numPr>
            <w:snapToGrid/>
            <w:ind w:firstLine="480" w:firstLineChars="0"/>
          </w:pPr>
        </w:pPrChange>
      </w:pPr>
      <w:ins w:id="875" w:author="Theron Tang" w:date="2026-10-13T10:53:00Z">
        <w:r>
          <w:rPr>
            <w:rFonts w:hint="eastAsia" w:asciiTheme="minorEastAsia" w:hAnsiTheme="minorEastAsia" w:cstheme="minorEastAsia"/>
            <w:szCs w:val="21"/>
          </w:rPr>
          <w:t>点击查询按钮：</w:t>
        </w:r>
      </w:ins>
      <w:ins w:id="876" w:author="Theron Tang" w:date="2026-10-13T10:53:00Z">
        <w:r>
          <w:rPr>
            <w:rFonts w:ascii="Segoe UI" w:hAnsi="Segoe UI" w:eastAsia="Segoe UI" w:cs="Segoe UI"/>
            <w:color w:val="0F1115"/>
            <w:shd w:val="clear" w:color="auto" w:fill="FFFFFF"/>
          </w:rPr>
          <w:t>用户设置筛选条件，如接口名称、服务类型、发布状态、创建时间、关联数据类型等。</w:t>
        </w:r>
      </w:ins>
    </w:p>
    <w:p w14:paraId="0D7A71E9">
      <w:pPr>
        <w:widowControl w:val="0"/>
        <w:numPr>
          <w:ilvl w:val="0"/>
          <w:numId w:val="23"/>
        </w:numPr>
        <w:snapToGrid/>
        <w:ind w:firstLine="480" w:firstLineChars="200"/>
        <w:rPr>
          <w:ins w:id="878" w:author="Theron Tang" w:date="2026-10-13T10:53:00Z"/>
          <w:rFonts w:eastAsia="宋体" w:asciiTheme="minorEastAsia" w:hAnsiTheme="minorEastAsia" w:cstheme="minorEastAsia"/>
          <w:color w:val="auto"/>
          <w:szCs w:val="21"/>
          <w:shd w:val="clear" w:color="auto" w:fill="auto"/>
          <w:rPrChange w:id="879" w:author="Theron Tang" w:date="2026-10-13T10:53:00Z">
            <w:rPr>
              <w:ins w:id="880" w:author="Theron Tang" w:date="2026-10-13T10:53:00Z"/>
              <w:rFonts w:ascii="Segoe UI" w:hAnsi="Segoe UI" w:eastAsia="Segoe UI" w:cs="Segoe UI"/>
              <w:color w:val="0F1115"/>
              <w:shd w:val="clear" w:color="auto" w:fill="FFFFFF"/>
            </w:rPr>
          </w:rPrChange>
        </w:rPr>
        <w:pPrChange w:id="877" w:author="Theron Tang" w:date="2026-10-13T10:53:00Z">
          <w:pPr>
            <w:numPr>
              <w:ilvl w:val="255"/>
              <w:numId w:val="0"/>
            </w:numPr>
            <w:snapToGrid/>
            <w:ind w:firstLine="480" w:firstLineChars="0"/>
          </w:pPr>
        </w:pPrChange>
      </w:pPr>
      <w:ins w:id="881" w:author="Theron Tang" w:date="2026-10-13T10:53:00Z">
        <w:r>
          <w:rPr>
            <w:rFonts w:hint="eastAsia" w:asciiTheme="minorEastAsia" w:hAnsiTheme="minorEastAsia" w:cstheme="minorEastAsia"/>
            <w:szCs w:val="21"/>
          </w:rPr>
          <w:t>展示数据服务接口列表：</w:t>
        </w:r>
      </w:ins>
      <w:ins w:id="882" w:author="Theron Tang" w:date="2026-10-13T10:53:00Z">
        <w:r>
          <w:rPr>
            <w:rFonts w:ascii="Segoe UI" w:hAnsi="Segoe UI" w:eastAsia="Segoe UI" w:cs="Segoe UI"/>
            <w:color w:val="0F1115"/>
            <w:shd w:val="clear" w:color="auto" w:fill="FFFFFF"/>
          </w:rPr>
          <w:t>系统校验条件合法性后执行查询，按指定排序分页展示接口列表。</w:t>
        </w:r>
      </w:ins>
    </w:p>
    <w:p w14:paraId="04265CF0">
      <w:pPr>
        <w:widowControl w:val="0"/>
        <w:numPr>
          <w:ilvl w:val="0"/>
          <w:numId w:val="23"/>
        </w:numPr>
        <w:snapToGrid/>
        <w:ind w:firstLine="480"/>
        <w:rPr>
          <w:del w:id="883" w:author="Theron Tang" w:date="2026-10-13T10:53:00Z"/>
          <w:rFonts w:hint="eastAsia" w:asciiTheme="minorEastAsia" w:hAnsiTheme="minorEastAsia" w:cstheme="minorEastAsia"/>
          <w:szCs w:val="21"/>
        </w:rPr>
      </w:pPr>
      <w:del w:id="884" w:author="Theron Tang" w:date="2026-10-13T10:53:00Z">
        <w:r>
          <w:rPr>
            <w:rFonts w:hint="eastAsia" w:asciiTheme="minorEastAsia" w:hAnsiTheme="minorEastAsia" w:cstheme="minorEastAsia"/>
            <w:szCs w:val="21"/>
          </w:rPr>
          <w:delText>设置筛选条件</w:delText>
        </w:r>
      </w:del>
    </w:p>
    <w:p w14:paraId="4EC81EAE">
      <w:pPr>
        <w:widowControl w:val="0"/>
        <w:numPr>
          <w:ilvl w:val="0"/>
          <w:numId w:val="23"/>
        </w:numPr>
        <w:snapToGrid/>
        <w:ind w:firstLine="480"/>
        <w:rPr>
          <w:del w:id="885" w:author="Theron Tang" w:date="2026-10-13T10:53:00Z"/>
          <w:rFonts w:hint="eastAsia" w:asciiTheme="minorEastAsia" w:hAnsiTheme="minorEastAsia" w:cstheme="minorEastAsia"/>
          <w:szCs w:val="21"/>
        </w:rPr>
      </w:pPr>
      <w:del w:id="886" w:author="Theron Tang" w:date="2026-10-13T10:53:00Z">
        <w:r>
          <w:rPr>
            <w:rFonts w:hint="eastAsia" w:asciiTheme="minorEastAsia" w:hAnsiTheme="minorEastAsia" w:cstheme="minorEastAsia"/>
            <w:szCs w:val="21"/>
          </w:rPr>
          <w:delText>点击查询按钮</w:delText>
        </w:r>
      </w:del>
    </w:p>
    <w:p w14:paraId="6E4DDB97">
      <w:pPr>
        <w:widowControl w:val="0"/>
        <w:numPr>
          <w:ilvl w:val="0"/>
          <w:numId w:val="23"/>
        </w:numPr>
        <w:snapToGrid/>
        <w:ind w:firstLine="480"/>
        <w:rPr>
          <w:del w:id="887" w:author="Theron Tang" w:date="2026-10-13T10:53:00Z"/>
          <w:rFonts w:hint="eastAsia" w:asciiTheme="minorEastAsia" w:hAnsiTheme="minorEastAsia" w:cstheme="minorEastAsia"/>
          <w:szCs w:val="21"/>
        </w:rPr>
      </w:pPr>
      <w:del w:id="888" w:author="Theron Tang" w:date="2026-10-13T10:53:00Z">
        <w:r>
          <w:rPr>
            <w:rFonts w:hint="eastAsia" w:asciiTheme="minorEastAsia" w:hAnsiTheme="minorEastAsia" w:cstheme="minorEastAsia"/>
            <w:szCs w:val="21"/>
          </w:rPr>
          <w:delText>展示数据服务接口列表</w:delText>
        </w:r>
      </w:del>
    </w:p>
    <w:p w14:paraId="3BEE1CA7">
      <w:pPr>
        <w:pStyle w:val="7"/>
      </w:pPr>
      <w:r>
        <w:rPr>
          <w:rFonts w:hint="eastAsia"/>
        </w:rPr>
        <w:t>异常与错误处理</w:t>
      </w:r>
    </w:p>
    <w:p w14:paraId="38CE029E">
      <w:pPr>
        <w:ind w:firstLine="480"/>
      </w:pPr>
      <w:r>
        <w:rPr>
          <w:rFonts w:hint="eastAsia"/>
        </w:rPr>
        <w:t>服务接口查询失败，系统提示错误信息，检查服务接口筛选条件，修改后再次查询。</w:t>
      </w:r>
    </w:p>
    <w:p w14:paraId="524739F8">
      <w:pPr>
        <w:pStyle w:val="5"/>
      </w:pPr>
      <w:bookmarkStart w:id="337" w:name="_Toc220368505"/>
      <w:bookmarkStart w:id="338" w:name="_Toc240550123"/>
      <w:r>
        <w:rPr>
          <w:rFonts w:hint="eastAsia"/>
        </w:rPr>
        <w:t>系统资源管理模块（SYC</w:t>
      </w:r>
      <w:r>
        <w:t>-</w:t>
      </w:r>
      <w:r>
        <w:rPr>
          <w:rFonts w:hint="eastAsia"/>
        </w:rPr>
        <w:t>GYSJ-WXYG</w:t>
      </w:r>
      <w:r>
        <w:t>-</w:t>
      </w:r>
      <w:r>
        <w:rPr>
          <w:rFonts w:hint="eastAsia"/>
        </w:rPr>
        <w:t>YCL-ZYGL）</w:t>
      </w:r>
      <w:bookmarkEnd w:id="337"/>
      <w:bookmarkEnd w:id="338"/>
    </w:p>
    <w:p w14:paraId="1187BF61">
      <w:pPr>
        <w:pStyle w:val="6"/>
      </w:pPr>
      <w:r>
        <w:rPr>
          <w:rFonts w:hint="eastAsia"/>
        </w:rPr>
        <w:t>概述</w:t>
      </w:r>
    </w:p>
    <w:p w14:paraId="1FC5AF60">
      <w:pPr>
        <w:ind w:firstLine="480"/>
      </w:pPr>
      <w:r>
        <w:rPr>
          <w:rFonts w:hint="eastAsia"/>
        </w:rPr>
        <w:t>系统资源管理模块实现对系统的用户、角色及权限配置、系统菜单、日志的管理功能。</w:t>
      </w:r>
    </w:p>
    <w:p w14:paraId="7DE5C61F">
      <w:pPr>
        <w:pStyle w:val="6"/>
      </w:pPr>
      <w:r>
        <w:rPr>
          <w:rFonts w:hint="eastAsia"/>
        </w:rPr>
        <w:t>模块组成</w:t>
      </w:r>
    </w:p>
    <w:p w14:paraId="72EE81B4">
      <w:pPr>
        <w:pStyle w:val="59"/>
      </w:pPr>
      <w:del w:id="889" w:author="Theron Tang" w:date="2026-10-13T10:53:00Z"/>
      <w:del w:id="890" w:author="Theron Tang" w:date="2026-10-13T10:53:00Z"/>
      <w:del w:id="891" w:author="Theron Tang" w:date="2026-10-13T10:53:00Z"/>
      <w:del w:id="892" w:author="Theron Tang" w:date="2026-10-13T10:53:00Z">
        <w:r>
          <w:rPr>
            <w:rFonts w:hint="eastAsia"/>
          </w:rPr>
          <w:object>
            <v:shape id="_x0000_i1050" o:spt="75" type="#_x0000_t75" style="height:216pt;width:210.6pt;" o:ole="t" filled="f" o:preferrelative="t" stroked="f" coordsize="21600,21600">
              <v:path/>
              <v:fill on="f" focussize="0,0"/>
              <v:stroke on="f" joinstyle="miter"/>
              <v:imagedata r:id="rId80" o:title=""/>
              <o:lock v:ext="edit" aspectratio="f"/>
              <w10:wrap type="none"/>
              <w10:anchorlock/>
            </v:shape>
            <o:OLEObject Type="Embed" ProgID="Visio.Drawing.15" ShapeID="_x0000_i1050" DrawAspect="Icon" ObjectID="_1468075750" r:id="rId79">
              <o:LockedField>false</o:LockedField>
            </o:OLEObject>
          </w:object>
        </w:r>
      </w:del>
      <w:del w:id="894" w:author="Theron Tang" w:date="2026-10-13T10:53:00Z"/>
      <w:ins w:id="895" w:author="Theron Tang" w:date="2026-10-13T10:53:00Z"/>
      <w:ins w:id="896" w:author="Theron Tang" w:date="2026-10-13T10:53:00Z"/>
      <w:ins w:id="897" w:author="Theron Tang" w:date="2026-10-13T10:53:00Z"/>
      <w:ins w:id="898" w:author="Theron Tang" w:date="2026-10-13T10:53:00Z">
        <w:r>
          <w:rPr>
            <w:rFonts w:hint="eastAsia"/>
          </w:rPr>
          <w:object>
            <v:shape id="_x0000_i1051" o:spt="75" type="#_x0000_t75" style="height:221.4pt;width:435.9pt;" o:ole="t" filled="f" o:preferrelative="t" stroked="f" coordsize="21600,21600">
              <v:path/>
              <v:fill on="f" focussize="0,0"/>
              <v:stroke on="f" joinstyle="miter"/>
              <v:imagedata r:id="rId82" o:title=""/>
              <o:lock v:ext="edit" aspectratio="f"/>
              <w10:wrap type="none"/>
              <w10:anchorlock/>
            </v:shape>
            <o:OLEObject Type="Embed" ProgID="Visio.Drawing.15" ShapeID="_x0000_i1051" DrawAspect="Content" ObjectID="_1468075751" r:id="rId81">
              <o:LockedField>false</o:LockedField>
            </o:OLEObject>
          </w:object>
        </w:r>
      </w:ins>
      <w:ins w:id="900" w:author="Theron Tang" w:date="2026-10-13T10:53:00Z"/>
    </w:p>
    <w:p w14:paraId="42F2CCB4">
      <w:pPr>
        <w:pStyle w:val="110"/>
        <w:rPr>
          <w:rFonts w:hint="eastAsia"/>
        </w:rPr>
      </w:pPr>
      <w:bookmarkStart w:id="339" w:name="_Toc24055002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11</w:t>
      </w:r>
      <w:r>
        <w:rPr>
          <w:rFonts w:hint="eastAsia"/>
        </w:rPr>
        <w:fldChar w:fldCharType="end"/>
      </w:r>
      <w:r>
        <w:rPr>
          <w:rFonts w:hint="eastAsia"/>
        </w:rPr>
        <w:t>系统资源管理模块组成图</w:t>
      </w:r>
      <w:bookmarkEnd w:id="339"/>
    </w:p>
    <w:p w14:paraId="77A3E809">
      <w:pPr>
        <w:pStyle w:val="6"/>
      </w:pPr>
      <w:r>
        <w:rPr>
          <w:rFonts w:hint="eastAsia"/>
        </w:rPr>
        <w:t>交互关系</w:t>
      </w:r>
    </w:p>
    <w:p w14:paraId="66098885">
      <w:pPr>
        <w:ind w:firstLine="480"/>
        <w:rPr>
          <w:color w:val="C00000"/>
        </w:rPr>
      </w:pPr>
      <w:r>
        <w:rPr>
          <w:rFonts w:hint="eastAsia"/>
        </w:rPr>
        <w:t>模块交互关系图如下所示：</w:t>
      </w:r>
    </w:p>
    <w:p w14:paraId="16C73BD9">
      <w:pPr>
        <w:pStyle w:val="59"/>
      </w:pPr>
      <w:r>
        <w:rPr>
          <w:rFonts w:hint="eastAsia"/>
        </w:rPr>
        <w:object>
          <v:shape id="_x0000_i1052" o:spt="75" type="#_x0000_t75" style="height:278.2pt;width:120pt;" o:ole="t" filled="f" o:preferrelative="t" stroked="f" coordsize="21600,21600">
            <v:path/>
            <v:fill on="f" focussize="0,0"/>
            <v:stroke on="f" joinstyle="miter"/>
            <v:imagedata r:id="rId84" o:title=""/>
            <o:lock v:ext="edit" aspectratio="f"/>
            <w10:wrap type="none"/>
            <w10:anchorlock/>
          </v:shape>
          <o:OLEObject Type="Embed" ProgID="Visio.Drawing.15" ShapeID="_x0000_i1052" DrawAspect="Content" ObjectID="_1468075752" r:id="rId83">
            <o:LockedField>false</o:LockedField>
          </o:OLEObject>
        </w:object>
      </w:r>
    </w:p>
    <w:p w14:paraId="744FAC06">
      <w:pPr>
        <w:pStyle w:val="110"/>
        <w:rPr>
          <w:rFonts w:hint="eastAsia"/>
        </w:rPr>
      </w:pPr>
      <w:bookmarkStart w:id="340" w:name="_Toc24055002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12</w:t>
      </w:r>
      <w:r>
        <w:rPr>
          <w:rFonts w:hint="eastAsia"/>
        </w:rPr>
        <w:fldChar w:fldCharType="end"/>
      </w:r>
      <w:r>
        <w:rPr>
          <w:rFonts w:hint="eastAsia"/>
        </w:rPr>
        <w:t>生产工具管理模块交互关系图</w:t>
      </w:r>
      <w:bookmarkEnd w:id="340"/>
    </w:p>
    <w:p w14:paraId="2F876B3A">
      <w:pPr>
        <w:pStyle w:val="6"/>
      </w:pPr>
      <w:r>
        <w:rPr>
          <w:rFonts w:hint="eastAsia"/>
        </w:rPr>
        <w:t>用户权限管理功能（SYC</w:t>
      </w:r>
      <w:r>
        <w:t>-</w:t>
      </w:r>
      <w:r>
        <w:rPr>
          <w:rFonts w:hint="eastAsia"/>
        </w:rPr>
        <w:t>GYSJ-WXYG</w:t>
      </w:r>
      <w:r>
        <w:t>-</w:t>
      </w:r>
      <w:r>
        <w:rPr>
          <w:rFonts w:hint="eastAsia"/>
        </w:rPr>
        <w:t>YCL-ZYGL-YHQX）</w:t>
      </w:r>
    </w:p>
    <w:p w14:paraId="79294C16">
      <w:pPr>
        <w:pStyle w:val="7"/>
      </w:pPr>
      <w:r>
        <w:rPr>
          <w:rFonts w:hint="eastAsia"/>
        </w:rPr>
        <w:t>功能描述</w:t>
      </w:r>
    </w:p>
    <w:p w14:paraId="4058D4CA">
      <w:pPr>
        <w:ind w:firstLine="480"/>
      </w:pPr>
      <w:r>
        <w:rPr>
          <w:rFonts w:hint="eastAsia"/>
        </w:rPr>
        <w:t>系统采用标准的用户-角色权限架构，支持与数据接收质控管理软件的统一用户权限管理系统无缝对接。通过集成统一身份认证机制，实现跨系统的身份互认；基于分级授权模型，可灵活配置用户权限，并支持权限信息的联动更新，确保用户在多系统环境下的权限一致性与管理高效性。系统提供用户的增、删、改、查、权限配置。</w:t>
      </w:r>
    </w:p>
    <w:p w14:paraId="2AE81955">
      <w:pPr>
        <w:pStyle w:val="7"/>
      </w:pPr>
      <w:r>
        <w:rPr>
          <w:rFonts w:hint="eastAsia"/>
        </w:rPr>
        <w:t>输入输出</w:t>
      </w:r>
    </w:p>
    <w:p w14:paraId="2520A474">
      <w:pPr>
        <w:pStyle w:val="106"/>
        <w:rPr>
          <w:rFonts w:hint="eastAsia"/>
        </w:rPr>
      </w:pPr>
      <w:bookmarkStart w:id="341" w:name="_Toc24054995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11</w:t>
      </w:r>
      <w:r>
        <w:rPr>
          <w:rFonts w:hint="eastAsia"/>
        </w:rPr>
        <w:fldChar w:fldCharType="end"/>
      </w:r>
      <w:r>
        <w:rPr>
          <w:rFonts w:hint="eastAsia"/>
        </w:rPr>
        <w:t>用户权限管理功能输入输出表</w:t>
      </w:r>
      <w:bookmarkEnd w:id="34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B4A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7051B00F">
            <w:pPr>
              <w:pStyle w:val="57"/>
            </w:pPr>
            <w:r>
              <w:t>标识</w:t>
            </w:r>
          </w:p>
        </w:tc>
        <w:tc>
          <w:tcPr>
            <w:tcW w:w="1744" w:type="dxa"/>
            <w:shd w:val="clear" w:color="auto" w:fill="D8D8D8" w:themeFill="background1" w:themeFillShade="D9"/>
          </w:tcPr>
          <w:p w14:paraId="08DC18F4">
            <w:pPr>
              <w:pStyle w:val="57"/>
            </w:pPr>
            <w:r>
              <w:t>交互对象</w:t>
            </w:r>
          </w:p>
        </w:tc>
        <w:tc>
          <w:tcPr>
            <w:tcW w:w="1744" w:type="dxa"/>
            <w:shd w:val="clear" w:color="auto" w:fill="D8D8D8" w:themeFill="background1" w:themeFillShade="D9"/>
          </w:tcPr>
          <w:p w14:paraId="7EB5F286">
            <w:pPr>
              <w:pStyle w:val="57"/>
            </w:pPr>
            <w:r>
              <w:t>数据名称</w:t>
            </w:r>
          </w:p>
        </w:tc>
        <w:tc>
          <w:tcPr>
            <w:tcW w:w="1744" w:type="dxa"/>
            <w:shd w:val="clear" w:color="auto" w:fill="D8D8D8" w:themeFill="background1" w:themeFillShade="D9"/>
          </w:tcPr>
          <w:p w14:paraId="2525ED20">
            <w:pPr>
              <w:pStyle w:val="57"/>
            </w:pPr>
            <w:r>
              <w:t>数据内容</w:t>
            </w:r>
          </w:p>
        </w:tc>
        <w:tc>
          <w:tcPr>
            <w:tcW w:w="1744" w:type="dxa"/>
            <w:shd w:val="clear" w:color="auto" w:fill="D8D8D8" w:themeFill="background1" w:themeFillShade="D9"/>
          </w:tcPr>
          <w:p w14:paraId="3B06B493">
            <w:pPr>
              <w:pStyle w:val="57"/>
            </w:pPr>
            <w:r>
              <w:t>I/O</w:t>
            </w:r>
          </w:p>
        </w:tc>
      </w:tr>
      <w:tr w14:paraId="5CAF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A3859BE">
            <w:pPr>
              <w:pStyle w:val="58"/>
            </w:pPr>
            <w:r>
              <w:t>SYC-GYSJ-WXYG-YCL-ZYGL-YHQX-01</w:t>
            </w:r>
          </w:p>
        </w:tc>
        <w:tc>
          <w:tcPr>
            <w:tcW w:w="1744" w:type="dxa"/>
          </w:tcPr>
          <w:p w14:paraId="1ED79129">
            <w:pPr>
              <w:pStyle w:val="58"/>
            </w:pPr>
            <w:r>
              <w:rPr>
                <w:rFonts w:hint="eastAsia"/>
              </w:rPr>
              <w:t>地震数据灾备与大数据管理部件</w:t>
            </w:r>
          </w:p>
        </w:tc>
        <w:tc>
          <w:tcPr>
            <w:tcW w:w="1744" w:type="dxa"/>
          </w:tcPr>
          <w:p w14:paraId="4EE8A224">
            <w:pPr>
              <w:pStyle w:val="58"/>
            </w:pPr>
            <w:r>
              <w:t>系统内现有用户数据</w:t>
            </w:r>
          </w:p>
        </w:tc>
        <w:tc>
          <w:tcPr>
            <w:tcW w:w="1744" w:type="dxa"/>
          </w:tcPr>
          <w:p w14:paraId="4DA12D86">
            <w:pPr>
              <w:pStyle w:val="58"/>
            </w:pPr>
            <w:r>
              <w:t>用户标识、所属组织、角色、业务权限及账号状态。</w:t>
            </w:r>
          </w:p>
        </w:tc>
        <w:tc>
          <w:tcPr>
            <w:tcW w:w="1744" w:type="dxa"/>
          </w:tcPr>
          <w:p w14:paraId="3B5C3D7B">
            <w:pPr>
              <w:pStyle w:val="58"/>
            </w:pPr>
            <w:r>
              <w:t>I</w:t>
            </w:r>
          </w:p>
        </w:tc>
      </w:tr>
      <w:tr w14:paraId="77DF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E7577F3">
            <w:pPr>
              <w:pStyle w:val="58"/>
            </w:pPr>
            <w:r>
              <w:t>SYC-GYSJ-WXYG-YCL-ZYGL-YHQX-02</w:t>
            </w:r>
          </w:p>
        </w:tc>
        <w:tc>
          <w:tcPr>
            <w:tcW w:w="1744" w:type="dxa"/>
          </w:tcPr>
          <w:p w14:paraId="0B878E08">
            <w:pPr>
              <w:pStyle w:val="58"/>
            </w:pPr>
            <w:r>
              <w:rPr>
                <w:rFonts w:hint="eastAsia"/>
              </w:rPr>
              <w:t>角色管理功能</w:t>
            </w:r>
          </w:p>
        </w:tc>
        <w:tc>
          <w:tcPr>
            <w:tcW w:w="1744" w:type="dxa"/>
          </w:tcPr>
          <w:p w14:paraId="6A6079D5">
            <w:pPr>
              <w:pStyle w:val="58"/>
            </w:pPr>
            <w:r>
              <w:t>更新后的用户数据</w:t>
            </w:r>
          </w:p>
        </w:tc>
        <w:tc>
          <w:tcPr>
            <w:tcW w:w="1744" w:type="dxa"/>
          </w:tcPr>
          <w:p w14:paraId="122ED1AC">
            <w:pPr>
              <w:pStyle w:val="58"/>
            </w:pPr>
            <w:r>
              <w:t>用户标识、组织、角色、业务权限及同步状态。</w:t>
            </w:r>
          </w:p>
        </w:tc>
        <w:tc>
          <w:tcPr>
            <w:tcW w:w="1744" w:type="dxa"/>
          </w:tcPr>
          <w:p w14:paraId="292E7F8A">
            <w:pPr>
              <w:pStyle w:val="58"/>
            </w:pPr>
            <w:r>
              <w:rPr>
                <w:rFonts w:hint="eastAsia"/>
              </w:rPr>
              <w:t>I</w:t>
            </w:r>
          </w:p>
        </w:tc>
      </w:tr>
      <w:tr w14:paraId="23AD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708AE29">
            <w:pPr>
              <w:pStyle w:val="58"/>
            </w:pPr>
            <w:r>
              <w:t>SYC-GYSJ-WXYG-YCL-ZYGL-YHQX-02</w:t>
            </w:r>
          </w:p>
        </w:tc>
        <w:tc>
          <w:tcPr>
            <w:tcW w:w="1744" w:type="dxa"/>
          </w:tcPr>
          <w:p w14:paraId="030E30FE">
            <w:pPr>
              <w:pStyle w:val="58"/>
            </w:pPr>
            <w:r>
              <w:rPr>
                <w:rFonts w:hint="eastAsia"/>
              </w:rPr>
              <w:t>地震数据灾备与大数据管理部件</w:t>
            </w:r>
          </w:p>
        </w:tc>
        <w:tc>
          <w:tcPr>
            <w:tcW w:w="1744" w:type="dxa"/>
          </w:tcPr>
          <w:p w14:paraId="527A286F">
            <w:pPr>
              <w:pStyle w:val="58"/>
            </w:pPr>
            <w:r>
              <w:t>更新后的用户数据</w:t>
            </w:r>
          </w:p>
        </w:tc>
        <w:tc>
          <w:tcPr>
            <w:tcW w:w="1744" w:type="dxa"/>
          </w:tcPr>
          <w:p w14:paraId="336E11F4">
            <w:pPr>
              <w:pStyle w:val="58"/>
            </w:pPr>
            <w:r>
              <w:t>用户标识、组织、角色、业务权限及同步状态。</w:t>
            </w:r>
          </w:p>
        </w:tc>
        <w:tc>
          <w:tcPr>
            <w:tcW w:w="1744" w:type="dxa"/>
          </w:tcPr>
          <w:p w14:paraId="20B39024">
            <w:pPr>
              <w:pStyle w:val="58"/>
            </w:pPr>
            <w:r>
              <w:t>O</w:t>
            </w:r>
          </w:p>
        </w:tc>
      </w:tr>
    </w:tbl>
    <w:p w14:paraId="4E7CC22A">
      <w:pPr>
        <w:ind w:firstLine="480"/>
      </w:pPr>
    </w:p>
    <w:p w14:paraId="23319522">
      <w:pPr>
        <w:pStyle w:val="7"/>
      </w:pPr>
      <w:r>
        <w:rPr>
          <w:rFonts w:hint="eastAsia"/>
        </w:rPr>
        <w:t>处理逻辑</w:t>
      </w:r>
    </w:p>
    <w:p w14:paraId="20D05AC0">
      <w:pPr>
        <w:widowControl w:val="0"/>
        <w:numPr>
          <w:ilvl w:val="0"/>
          <w:numId w:val="24"/>
        </w:numPr>
        <w:snapToGrid/>
        <w:ind w:firstLine="480" w:firstLineChars="200"/>
        <w:rPr>
          <w:ins w:id="902" w:author="Theron Tang" w:date="2026-10-13T10:54:00Z"/>
          <w:rFonts w:asciiTheme="minorEastAsia" w:hAnsiTheme="minorEastAsia" w:cstheme="minorEastAsia"/>
          <w:szCs w:val="21"/>
          <w:rPrChange w:id="903" w:author="Theron Tang" w:date="2026-10-13T10:59:00Z">
            <w:rPr>
              <w:ins w:id="904" w:author="Theron Tang" w:date="2026-10-13T10:54:00Z"/>
            </w:rPr>
          </w:rPrChange>
        </w:rPr>
        <w:pPrChange w:id="901" w:author="Theron Tang" w:date="2026-10-13T10:59:00Z">
          <w:pPr>
            <w:numPr>
              <w:ilvl w:val="255"/>
              <w:numId w:val="0"/>
            </w:numPr>
            <w:snapToGrid/>
            <w:ind w:firstLine="480" w:firstLineChars="0"/>
          </w:pPr>
        </w:pPrChange>
      </w:pPr>
      <w:ins w:id="905" w:author="Theron Tang" w:date="2026-10-13T10:54:00Z">
        <w:r>
          <w:rPr>
            <w:rFonts w:hint="eastAsia" w:asciiTheme="minorEastAsia" w:hAnsiTheme="minorEastAsia" w:cstheme="minorEastAsia"/>
            <w:szCs w:val="21"/>
          </w:rPr>
          <w:t>点击新增按钮</w:t>
        </w:r>
      </w:ins>
      <w:ins w:id="906" w:author="Theron Tang" w:date="2026-10-13T10:59:00Z">
        <w:r>
          <w:rPr>
            <w:rFonts w:hint="eastAsia" w:asciiTheme="minorEastAsia" w:hAnsiTheme="minorEastAsia" w:cstheme="minorEastAsia"/>
            <w:szCs w:val="21"/>
          </w:rPr>
          <w:t>：</w:t>
        </w:r>
      </w:ins>
      <w:ins w:id="907" w:author="Theron Tang" w:date="2026-10-13T10:54:00Z">
        <w:r>
          <w:rPr>
            <w:rFonts w:hint="eastAsia"/>
          </w:rPr>
          <w:t>用户进入用户权限管理界面，系统校验当前用户是否具备系统管理员或用户管理权限。无权限用户不得查看、新增、修改、删除用户信息，也不得进行权限配置。</w:t>
        </w:r>
      </w:ins>
    </w:p>
    <w:p w14:paraId="604CDD66">
      <w:pPr>
        <w:widowControl w:val="0"/>
        <w:numPr>
          <w:ilvl w:val="0"/>
          <w:numId w:val="24"/>
        </w:numPr>
        <w:snapToGrid/>
        <w:ind w:firstLine="480" w:firstLineChars="200"/>
        <w:rPr>
          <w:ins w:id="909" w:author="Theron Tang" w:date="2026-10-13T10:54:00Z"/>
          <w:rFonts w:asciiTheme="minorEastAsia" w:hAnsiTheme="minorEastAsia" w:cstheme="minorEastAsia"/>
          <w:szCs w:val="21"/>
          <w:rPrChange w:id="910" w:author="Theron Tang" w:date="2026-10-13T10:59:00Z">
            <w:rPr>
              <w:ins w:id="911" w:author="Theron Tang" w:date="2026-10-13T10:54:00Z"/>
            </w:rPr>
          </w:rPrChange>
        </w:rPr>
        <w:pPrChange w:id="908" w:author="Theron Tang" w:date="2026-10-13T10:59:00Z">
          <w:pPr>
            <w:numPr>
              <w:ilvl w:val="255"/>
              <w:numId w:val="0"/>
            </w:numPr>
            <w:snapToGrid/>
            <w:ind w:firstLine="480" w:firstLineChars="0"/>
          </w:pPr>
        </w:pPrChange>
      </w:pPr>
      <w:ins w:id="912" w:author="Theron Tang" w:date="2026-10-13T10:54:00Z">
        <w:r>
          <w:rPr>
            <w:rFonts w:hint="eastAsia" w:asciiTheme="minorEastAsia" w:hAnsiTheme="minorEastAsia" w:cstheme="minorEastAsia"/>
            <w:szCs w:val="21"/>
          </w:rPr>
          <w:t>填写用户信息</w:t>
        </w:r>
      </w:ins>
      <w:ins w:id="913" w:author="Theron Tang" w:date="2026-10-13T10:59:00Z">
        <w:r>
          <w:rPr>
            <w:rFonts w:hint="eastAsia" w:asciiTheme="minorEastAsia" w:hAnsiTheme="minorEastAsia" w:cstheme="minorEastAsia"/>
            <w:szCs w:val="21"/>
          </w:rPr>
          <w:t>：</w:t>
        </w:r>
      </w:ins>
      <w:ins w:id="914" w:author="Theron Tang" w:date="2026-10-13T10:54:00Z">
        <w:r>
          <w:rPr>
            <w:rFonts w:hint="eastAsia"/>
          </w:rPr>
          <w:t>用户点击新增按钮，填写用户标识、姓名、所属组织、联系方式、角色、数据范围、业务权限、账号有效期等信息。用户口令和统一身份认证信息不在本软件内维护，由平台统一认证系统管理。</w:t>
        </w:r>
      </w:ins>
    </w:p>
    <w:p w14:paraId="64964C94">
      <w:pPr>
        <w:widowControl w:val="0"/>
        <w:numPr>
          <w:ilvl w:val="0"/>
          <w:numId w:val="24"/>
        </w:numPr>
        <w:snapToGrid/>
        <w:ind w:left="0" w:leftChars="0" w:firstLine="480" w:firstLineChars="200"/>
        <w:rPr>
          <w:ins w:id="916" w:author="Theron Tang" w:date="2026-10-13T10:54:00Z"/>
          <w:rFonts w:hint="eastAsia" w:asciiTheme="minorEastAsia" w:hAnsiTheme="minorEastAsia" w:cstheme="minorEastAsia"/>
          <w:szCs w:val="21"/>
        </w:rPr>
        <w:pPrChange w:id="915" w:author="Theron Tang" w:date="2026-10-13T10:59:00Z">
          <w:pPr>
            <w:widowControl w:val="0"/>
            <w:numPr>
              <w:ilvl w:val="255"/>
              <w:numId w:val="0"/>
            </w:numPr>
            <w:snapToGrid/>
            <w:ind w:left="480" w:leftChars="200" w:firstLine="0" w:firstLineChars="0"/>
          </w:pPr>
        </w:pPrChange>
      </w:pPr>
      <w:ins w:id="917" w:author="Theron Tang" w:date="2026-10-13T10:54:00Z">
        <w:r>
          <w:rPr>
            <w:rFonts w:hint="eastAsia" w:asciiTheme="minorEastAsia" w:hAnsiTheme="minorEastAsia" w:cstheme="minorEastAsia"/>
            <w:szCs w:val="21"/>
          </w:rPr>
          <w:t>保存用户信息</w:t>
        </w:r>
      </w:ins>
      <w:ins w:id="918" w:author="Theron Tang" w:date="2026-10-13T10:59:00Z">
        <w:r>
          <w:rPr>
            <w:rFonts w:hint="eastAsia" w:asciiTheme="minorEastAsia" w:hAnsiTheme="minorEastAsia" w:cstheme="minorEastAsia"/>
            <w:szCs w:val="21"/>
          </w:rPr>
          <w:t>：</w:t>
        </w:r>
      </w:ins>
      <w:ins w:id="919" w:author="Theron Tang" w:date="2026-10-13T10:54:00Z">
        <w:r>
          <w:rPr>
            <w:rFonts w:hint="eastAsia" w:asciiTheme="minorEastAsia" w:hAnsiTheme="minorEastAsia" w:cstheme="minorEastAsia"/>
            <w:szCs w:val="21"/>
          </w:rPr>
          <w:t>系统对用户信息进行校验，包括：</w:t>
        </w:r>
      </w:ins>
    </w:p>
    <w:p w14:paraId="7504BFC6">
      <w:pPr>
        <w:widowControl w:val="0"/>
        <w:numPr>
          <w:ilvl w:val="255"/>
          <w:numId w:val="0"/>
        </w:numPr>
        <w:snapToGrid/>
        <w:ind w:left="480" w:leftChars="200"/>
        <w:rPr>
          <w:ins w:id="920" w:author="Theron Tang" w:date="2026-10-13T10:54:00Z"/>
          <w:rFonts w:hint="eastAsia" w:asciiTheme="minorEastAsia" w:hAnsiTheme="minorEastAsia" w:cstheme="minorEastAsia"/>
          <w:szCs w:val="21"/>
        </w:rPr>
      </w:pPr>
      <w:ins w:id="921" w:author="Theron Tang" w:date="2026-10-13T10:54:00Z">
        <w:r>
          <w:rPr>
            <w:rFonts w:hint="eastAsia" w:asciiTheme="minorEastAsia" w:hAnsiTheme="minorEastAsia" w:cstheme="minorEastAsia"/>
            <w:szCs w:val="21"/>
          </w:rPr>
          <w:t>用户标识是否唯一、是否符合平台命名规则；</w:t>
        </w:r>
      </w:ins>
    </w:p>
    <w:p w14:paraId="523E125A">
      <w:pPr>
        <w:widowControl w:val="0"/>
        <w:numPr>
          <w:ilvl w:val="255"/>
          <w:numId w:val="0"/>
        </w:numPr>
        <w:snapToGrid/>
        <w:ind w:left="480" w:leftChars="200"/>
        <w:rPr>
          <w:ins w:id="922" w:author="Theron Tang" w:date="2026-10-13T10:54:00Z"/>
          <w:rFonts w:hint="eastAsia" w:asciiTheme="minorEastAsia" w:hAnsiTheme="minorEastAsia" w:cstheme="minorEastAsia"/>
          <w:szCs w:val="21"/>
        </w:rPr>
      </w:pPr>
      <w:ins w:id="923" w:author="Theron Tang" w:date="2026-10-13T10:54:00Z">
        <w:r>
          <w:rPr>
            <w:rFonts w:hint="eastAsia" w:asciiTheme="minorEastAsia" w:hAnsiTheme="minorEastAsia" w:cstheme="minorEastAsia"/>
            <w:szCs w:val="21"/>
          </w:rPr>
          <w:t>所属组织是否存在；</w:t>
        </w:r>
      </w:ins>
    </w:p>
    <w:p w14:paraId="3252F79D">
      <w:pPr>
        <w:widowControl w:val="0"/>
        <w:numPr>
          <w:ilvl w:val="255"/>
          <w:numId w:val="0"/>
        </w:numPr>
        <w:snapToGrid/>
        <w:ind w:left="480" w:leftChars="200"/>
        <w:rPr>
          <w:ins w:id="924" w:author="Theron Tang" w:date="2026-10-13T10:54:00Z"/>
          <w:rFonts w:hint="eastAsia" w:asciiTheme="minorEastAsia" w:hAnsiTheme="minorEastAsia" w:cstheme="minorEastAsia"/>
          <w:szCs w:val="21"/>
        </w:rPr>
      </w:pPr>
      <w:ins w:id="925" w:author="Theron Tang" w:date="2026-10-13T10:54:00Z">
        <w:r>
          <w:rPr>
            <w:rFonts w:hint="eastAsia" w:asciiTheme="minorEastAsia" w:hAnsiTheme="minorEastAsia" w:cstheme="minorEastAsia"/>
            <w:szCs w:val="21"/>
          </w:rPr>
          <w:t>角色是否有效；</w:t>
        </w:r>
      </w:ins>
    </w:p>
    <w:p w14:paraId="33F2119C">
      <w:pPr>
        <w:widowControl w:val="0"/>
        <w:numPr>
          <w:ilvl w:val="255"/>
          <w:numId w:val="0"/>
        </w:numPr>
        <w:snapToGrid/>
        <w:ind w:left="480" w:leftChars="200"/>
        <w:rPr>
          <w:ins w:id="926" w:author="Theron Tang" w:date="2026-10-13T10:54:00Z"/>
          <w:rFonts w:hint="eastAsia" w:asciiTheme="minorEastAsia" w:hAnsiTheme="minorEastAsia" w:cstheme="minorEastAsia"/>
          <w:szCs w:val="21"/>
        </w:rPr>
      </w:pPr>
      <w:ins w:id="927" w:author="Theron Tang" w:date="2026-10-13T10:54:00Z">
        <w:r>
          <w:rPr>
            <w:rFonts w:hint="eastAsia" w:asciiTheme="minorEastAsia" w:hAnsiTheme="minorEastAsia" w:cstheme="minorEastAsia"/>
            <w:szCs w:val="21"/>
          </w:rPr>
          <w:t>数据范围和业务权限是否合法；</w:t>
        </w:r>
      </w:ins>
    </w:p>
    <w:p w14:paraId="689A63C3">
      <w:pPr>
        <w:widowControl w:val="0"/>
        <w:numPr>
          <w:ilvl w:val="255"/>
          <w:numId w:val="0"/>
        </w:numPr>
        <w:snapToGrid/>
        <w:ind w:left="480" w:leftChars="200"/>
        <w:rPr>
          <w:ins w:id="928" w:author="Theron Tang" w:date="2026-10-13T10:54:00Z"/>
          <w:rFonts w:hint="eastAsia" w:asciiTheme="minorEastAsia" w:hAnsiTheme="minorEastAsia" w:cstheme="minorEastAsia"/>
          <w:szCs w:val="21"/>
        </w:rPr>
      </w:pPr>
      <w:ins w:id="929" w:author="Theron Tang" w:date="2026-10-13T10:54:00Z">
        <w:r>
          <w:rPr>
            <w:rFonts w:hint="eastAsia" w:asciiTheme="minorEastAsia" w:hAnsiTheme="minorEastAsia" w:cstheme="minorEastAsia"/>
            <w:szCs w:val="21"/>
          </w:rPr>
          <w:t>账号有效期起止时间是否合理；</w:t>
        </w:r>
      </w:ins>
    </w:p>
    <w:p w14:paraId="05F224BB">
      <w:pPr>
        <w:widowControl w:val="0"/>
        <w:numPr>
          <w:ilvl w:val="255"/>
          <w:numId w:val="0"/>
        </w:numPr>
        <w:snapToGrid/>
        <w:ind w:left="480" w:leftChars="200"/>
        <w:rPr>
          <w:ins w:id="930" w:author="Theron Tang" w:date="2026-10-13T10:54:00Z"/>
          <w:rFonts w:hint="eastAsia" w:asciiTheme="minorEastAsia" w:hAnsiTheme="minorEastAsia" w:cstheme="minorEastAsia"/>
          <w:szCs w:val="21"/>
        </w:rPr>
      </w:pPr>
      <w:ins w:id="931" w:author="Theron Tang" w:date="2026-10-13T10:54:00Z">
        <w:r>
          <w:rPr>
            <w:rFonts w:hint="eastAsia" w:asciiTheme="minorEastAsia" w:hAnsiTheme="minorEastAsia" w:cstheme="minorEastAsia"/>
            <w:szCs w:val="21"/>
          </w:rPr>
          <w:t>是否与平台已有用户冲突。</w:t>
        </w:r>
      </w:ins>
    </w:p>
    <w:p w14:paraId="3577DB32">
      <w:pPr>
        <w:widowControl w:val="0"/>
        <w:numPr>
          <w:ilvl w:val="255"/>
          <w:numId w:val="0"/>
        </w:numPr>
        <w:snapToGrid/>
        <w:ind w:left="480" w:leftChars="200"/>
        <w:rPr>
          <w:ins w:id="932" w:author="Theron Tang" w:date="2026-10-13T10:54:00Z"/>
          <w:rFonts w:hint="eastAsia" w:asciiTheme="minorEastAsia" w:hAnsiTheme="minorEastAsia" w:cstheme="minorEastAsia"/>
          <w:szCs w:val="21"/>
        </w:rPr>
      </w:pPr>
      <w:ins w:id="933" w:author="Theron Tang" w:date="2026-10-13T10:54:00Z">
        <w:r>
          <w:rPr>
            <w:rFonts w:hint="eastAsia" w:asciiTheme="minorEastAsia" w:hAnsiTheme="minorEastAsia" w:cstheme="minorEastAsia"/>
            <w:szCs w:val="21"/>
          </w:rPr>
          <w:t>校验不通过时，提示具体错误字段并阻止提交。</w:t>
        </w:r>
      </w:ins>
    </w:p>
    <w:p w14:paraId="547E7532">
      <w:pPr>
        <w:widowControl w:val="0"/>
        <w:numPr>
          <w:ilvl w:val="0"/>
          <w:numId w:val="24"/>
        </w:numPr>
        <w:snapToGrid/>
        <w:ind w:firstLine="480" w:firstLineChars="200"/>
        <w:rPr>
          <w:ins w:id="935" w:author="Theron Tang" w:date="2026-10-13T10:54:00Z"/>
          <w:rFonts w:asciiTheme="minorEastAsia" w:hAnsiTheme="minorEastAsia" w:cstheme="minorEastAsia"/>
          <w:szCs w:val="21"/>
          <w:rPrChange w:id="936" w:author="Theron Tang" w:date="2026-10-13T10:59:00Z">
            <w:rPr>
              <w:ins w:id="937" w:author="Theron Tang" w:date="2026-10-13T10:54:00Z"/>
            </w:rPr>
          </w:rPrChange>
        </w:rPr>
        <w:pPrChange w:id="934" w:author="Theron Tang" w:date="2026-10-13T10:59:00Z">
          <w:pPr>
            <w:numPr>
              <w:ilvl w:val="255"/>
              <w:numId w:val="0"/>
            </w:numPr>
            <w:snapToGrid/>
            <w:ind w:firstLine="480" w:firstLineChars="0"/>
          </w:pPr>
        </w:pPrChange>
      </w:pPr>
      <w:ins w:id="938" w:author="Theron Tang" w:date="2026-10-13T10:54:00Z">
        <w:r>
          <w:rPr>
            <w:rFonts w:hint="eastAsia" w:asciiTheme="minorEastAsia" w:hAnsiTheme="minorEastAsia" w:cstheme="minorEastAsia"/>
            <w:szCs w:val="21"/>
          </w:rPr>
          <w:t>选择权限配置</w:t>
        </w:r>
      </w:ins>
      <w:ins w:id="939" w:author="Theron Tang" w:date="2026-10-13T10:59:00Z">
        <w:r>
          <w:rPr>
            <w:rFonts w:hint="eastAsia" w:asciiTheme="minorEastAsia" w:hAnsiTheme="minorEastAsia" w:cstheme="minorEastAsia"/>
            <w:szCs w:val="21"/>
          </w:rPr>
          <w:t>：</w:t>
        </w:r>
      </w:ins>
      <w:ins w:id="940" w:author="Theron Tang" w:date="2026-10-13T10:54:00Z">
        <w:r>
          <w:rPr>
            <w:rFonts w:hint="eastAsia"/>
          </w:rPr>
          <w:t>用户可为用户分配一个或多个角色，角色携带相应功能权限、操作权限和数据权限。系统支持按模块、菜单、操作按钮、数据范围等维度进行细粒度授权，并校验授权范围是否超出当前操作者可授予权限。</w:t>
        </w:r>
      </w:ins>
    </w:p>
    <w:p w14:paraId="78030C50">
      <w:pPr>
        <w:widowControl w:val="0"/>
        <w:numPr>
          <w:ilvl w:val="0"/>
          <w:numId w:val="24"/>
        </w:numPr>
        <w:snapToGrid/>
        <w:ind w:firstLine="480" w:firstLineChars="200"/>
        <w:rPr>
          <w:ins w:id="942" w:author="Theron Tang" w:date="2026-10-13T10:54:00Z"/>
          <w:rFonts w:asciiTheme="minorEastAsia" w:hAnsiTheme="minorEastAsia" w:cstheme="minorEastAsia"/>
          <w:szCs w:val="21"/>
          <w:rPrChange w:id="943" w:author="Theron Tang" w:date="2026-10-13T10:59:00Z">
            <w:rPr>
              <w:ins w:id="944" w:author="Theron Tang" w:date="2026-10-13T10:54:00Z"/>
            </w:rPr>
          </w:rPrChange>
        </w:rPr>
        <w:pPrChange w:id="941" w:author="Theron Tang" w:date="2026-10-13T10:59:00Z">
          <w:pPr>
            <w:numPr>
              <w:ilvl w:val="255"/>
              <w:numId w:val="0"/>
            </w:numPr>
            <w:snapToGrid/>
            <w:ind w:firstLine="480" w:firstLineChars="0"/>
          </w:pPr>
        </w:pPrChange>
      </w:pPr>
      <w:ins w:id="945" w:author="Theron Tang" w:date="2026-10-13T10:54:00Z">
        <w:r>
          <w:rPr>
            <w:rFonts w:hint="eastAsia" w:asciiTheme="minorEastAsia" w:hAnsiTheme="minorEastAsia" w:cstheme="minorEastAsia"/>
            <w:szCs w:val="21"/>
          </w:rPr>
          <w:t>为用户设置相应角色</w:t>
        </w:r>
      </w:ins>
      <w:ins w:id="946" w:author="Theron Tang" w:date="2026-10-13T10:59:00Z">
        <w:r>
          <w:rPr>
            <w:rFonts w:hint="eastAsia" w:asciiTheme="minorEastAsia" w:hAnsiTheme="minorEastAsia" w:cstheme="minorEastAsia"/>
            <w:szCs w:val="21"/>
          </w:rPr>
          <w:t>：</w:t>
        </w:r>
      </w:ins>
      <w:ins w:id="947" w:author="Theron Tang" w:date="2026-10-13T10:54:00Z">
        <w:r>
          <w:rPr>
            <w:rFonts w:hint="eastAsia"/>
          </w:rPr>
          <w:t>支持对用户所属组织、角色、数据范围、账号状态、有效期等信息进行修改。修改角色或权限时，系统调用平台接口同步变更，并刷新本地权限映射和缓存。权限变更后，用户下一次访问或令牌刷新时生效。</w:t>
        </w:r>
      </w:ins>
    </w:p>
    <w:p w14:paraId="15E28413">
      <w:pPr>
        <w:widowControl w:val="0"/>
        <w:numPr>
          <w:ilvl w:val="0"/>
          <w:numId w:val="24"/>
        </w:numPr>
        <w:snapToGrid/>
        <w:ind w:firstLine="480" w:firstLineChars="200"/>
        <w:rPr>
          <w:ins w:id="949" w:author="Theron Tang" w:date="2026-10-13T10:54:00Z"/>
          <w:rFonts w:asciiTheme="minorEastAsia" w:hAnsiTheme="minorEastAsia" w:cstheme="minorEastAsia"/>
          <w:szCs w:val="21"/>
          <w:rPrChange w:id="950" w:author="Theron Tang" w:date="2026-10-13T10:54:00Z">
            <w:rPr>
              <w:ins w:id="951" w:author="Theron Tang" w:date="2026-10-13T10:54:00Z"/>
            </w:rPr>
          </w:rPrChange>
        </w:rPr>
        <w:pPrChange w:id="948" w:author="Theron Tang" w:date="2026-10-13T10:54:00Z">
          <w:pPr>
            <w:numPr>
              <w:ilvl w:val="255"/>
              <w:numId w:val="0"/>
            </w:numPr>
            <w:snapToGrid/>
            <w:ind w:firstLine="480" w:firstLineChars="0"/>
          </w:pPr>
        </w:pPrChange>
      </w:pPr>
      <w:ins w:id="952" w:author="Theron Tang" w:date="2026-10-13T10:54:00Z">
        <w:r>
          <w:rPr>
            <w:rFonts w:hint="eastAsia" w:asciiTheme="minorEastAsia" w:hAnsiTheme="minorEastAsia" w:cstheme="minorEastAsia"/>
            <w:szCs w:val="21"/>
          </w:rPr>
          <w:t>完成用户权限配置：</w:t>
        </w:r>
      </w:ins>
      <w:ins w:id="953" w:author="Theron Tang" w:date="2026-10-13T10:54:00Z">
        <w:r>
          <w:rPr>
            <w:rFonts w:hint="eastAsia"/>
          </w:rPr>
          <w:t>用户权限变更后，系统按平台要求刷新本地权限缓存。缓存失效或平台权限撤销后，系统及时重新拉取权限信息，避免继续使用过期权限。缓存仅保存可重建的权限映射，不以缓存绕过最新权限判断。</w:t>
        </w:r>
      </w:ins>
    </w:p>
    <w:p w14:paraId="403304F4">
      <w:pPr>
        <w:widowControl w:val="0"/>
        <w:numPr>
          <w:ilvl w:val="0"/>
          <w:numId w:val="24"/>
        </w:numPr>
        <w:snapToGrid/>
        <w:ind w:firstLine="480"/>
        <w:rPr>
          <w:del w:id="954" w:author="Theron Tang" w:date="2026-10-13T10:54:00Z"/>
          <w:rFonts w:hint="eastAsia" w:asciiTheme="minorEastAsia" w:hAnsiTheme="minorEastAsia" w:cstheme="minorEastAsia"/>
          <w:szCs w:val="21"/>
        </w:rPr>
      </w:pPr>
      <w:del w:id="955" w:author="Theron Tang" w:date="2026-10-13T10:54:00Z">
        <w:r>
          <w:rPr>
            <w:rFonts w:hint="eastAsia" w:asciiTheme="minorEastAsia" w:hAnsiTheme="minorEastAsia" w:cstheme="minorEastAsia"/>
            <w:szCs w:val="21"/>
          </w:rPr>
          <w:delText>点击新增按钮</w:delText>
        </w:r>
      </w:del>
    </w:p>
    <w:p w14:paraId="0051E90C">
      <w:pPr>
        <w:widowControl w:val="0"/>
        <w:numPr>
          <w:ilvl w:val="0"/>
          <w:numId w:val="24"/>
        </w:numPr>
        <w:snapToGrid/>
        <w:ind w:firstLine="480"/>
        <w:rPr>
          <w:del w:id="956" w:author="Theron Tang" w:date="2026-10-13T10:54:00Z"/>
          <w:rFonts w:hint="eastAsia" w:asciiTheme="minorEastAsia" w:hAnsiTheme="minorEastAsia" w:cstheme="minorEastAsia"/>
          <w:szCs w:val="21"/>
        </w:rPr>
      </w:pPr>
      <w:del w:id="957" w:author="Theron Tang" w:date="2026-10-13T10:54:00Z">
        <w:r>
          <w:rPr>
            <w:rFonts w:hint="eastAsia" w:asciiTheme="minorEastAsia" w:hAnsiTheme="minorEastAsia" w:cstheme="minorEastAsia"/>
            <w:szCs w:val="21"/>
          </w:rPr>
          <w:delText>填写用户信息</w:delText>
        </w:r>
      </w:del>
    </w:p>
    <w:p w14:paraId="6166341E">
      <w:pPr>
        <w:widowControl w:val="0"/>
        <w:numPr>
          <w:ilvl w:val="0"/>
          <w:numId w:val="24"/>
        </w:numPr>
        <w:snapToGrid/>
        <w:ind w:firstLine="480"/>
        <w:rPr>
          <w:del w:id="958" w:author="Theron Tang" w:date="2026-10-13T10:54:00Z"/>
          <w:rFonts w:hint="eastAsia" w:asciiTheme="minorEastAsia" w:hAnsiTheme="minorEastAsia" w:cstheme="minorEastAsia"/>
          <w:szCs w:val="21"/>
        </w:rPr>
      </w:pPr>
      <w:del w:id="959" w:author="Theron Tang" w:date="2026-10-13T10:54:00Z">
        <w:r>
          <w:rPr>
            <w:rFonts w:hint="eastAsia" w:asciiTheme="minorEastAsia" w:hAnsiTheme="minorEastAsia" w:cstheme="minorEastAsia"/>
            <w:szCs w:val="21"/>
          </w:rPr>
          <w:delText>保存用户信息</w:delText>
        </w:r>
      </w:del>
    </w:p>
    <w:p w14:paraId="28EA5D09">
      <w:pPr>
        <w:widowControl w:val="0"/>
        <w:numPr>
          <w:ilvl w:val="0"/>
          <w:numId w:val="24"/>
        </w:numPr>
        <w:snapToGrid/>
        <w:ind w:firstLine="480"/>
        <w:rPr>
          <w:del w:id="960" w:author="Theron Tang" w:date="2026-10-13T10:54:00Z"/>
          <w:rFonts w:hint="eastAsia" w:asciiTheme="minorEastAsia" w:hAnsiTheme="minorEastAsia" w:cstheme="minorEastAsia"/>
          <w:szCs w:val="21"/>
        </w:rPr>
      </w:pPr>
      <w:del w:id="961" w:author="Theron Tang" w:date="2026-10-13T10:54:00Z">
        <w:r>
          <w:rPr>
            <w:rFonts w:hint="eastAsia" w:asciiTheme="minorEastAsia" w:hAnsiTheme="minorEastAsia" w:cstheme="minorEastAsia"/>
            <w:szCs w:val="21"/>
          </w:rPr>
          <w:delText>选择权限配置</w:delText>
        </w:r>
      </w:del>
    </w:p>
    <w:p w14:paraId="41FFE6FB">
      <w:pPr>
        <w:widowControl w:val="0"/>
        <w:numPr>
          <w:ilvl w:val="0"/>
          <w:numId w:val="24"/>
        </w:numPr>
        <w:snapToGrid/>
        <w:ind w:firstLine="480"/>
        <w:rPr>
          <w:del w:id="962" w:author="Theron Tang" w:date="2026-10-13T10:54:00Z"/>
          <w:rFonts w:hint="eastAsia" w:asciiTheme="minorEastAsia" w:hAnsiTheme="minorEastAsia" w:cstheme="minorEastAsia"/>
          <w:szCs w:val="21"/>
        </w:rPr>
      </w:pPr>
      <w:del w:id="963" w:author="Theron Tang" w:date="2026-10-13T10:54:00Z">
        <w:r>
          <w:rPr>
            <w:rFonts w:hint="eastAsia" w:asciiTheme="minorEastAsia" w:hAnsiTheme="minorEastAsia" w:cstheme="minorEastAsia"/>
            <w:szCs w:val="21"/>
          </w:rPr>
          <w:delText>为用户设置相应角色</w:delText>
        </w:r>
      </w:del>
    </w:p>
    <w:p w14:paraId="114CF451">
      <w:pPr>
        <w:widowControl w:val="0"/>
        <w:numPr>
          <w:ilvl w:val="0"/>
          <w:numId w:val="24"/>
        </w:numPr>
        <w:snapToGrid/>
        <w:ind w:firstLine="480"/>
        <w:rPr>
          <w:del w:id="964" w:author="Theron Tang" w:date="2026-10-13T10:54:00Z"/>
          <w:rFonts w:hint="eastAsia" w:asciiTheme="minorEastAsia" w:hAnsiTheme="minorEastAsia" w:cstheme="minorEastAsia"/>
          <w:szCs w:val="21"/>
        </w:rPr>
      </w:pPr>
      <w:del w:id="965" w:author="Theron Tang" w:date="2026-10-13T10:54:00Z">
        <w:r>
          <w:rPr>
            <w:rFonts w:hint="eastAsia" w:asciiTheme="minorEastAsia" w:hAnsiTheme="minorEastAsia" w:cstheme="minorEastAsia"/>
            <w:szCs w:val="21"/>
          </w:rPr>
          <w:delText>完成用户权限配置</w:delText>
        </w:r>
      </w:del>
    </w:p>
    <w:p w14:paraId="504585B1">
      <w:pPr>
        <w:pStyle w:val="7"/>
      </w:pPr>
      <w:r>
        <w:rPr>
          <w:rFonts w:hint="eastAsia"/>
        </w:rPr>
        <w:t>异常与错误处理</w:t>
      </w:r>
    </w:p>
    <w:p w14:paraId="1626AEF8">
      <w:pPr>
        <w:ind w:firstLine="480"/>
      </w:pPr>
      <w:r>
        <w:rPr>
          <w:rFonts w:hint="eastAsia"/>
        </w:rPr>
        <w:t>新增用户失败，系统提示错误信息，检查错误原因后重新新增用户。</w:t>
      </w:r>
    </w:p>
    <w:p w14:paraId="65132780">
      <w:pPr>
        <w:pStyle w:val="6"/>
      </w:pPr>
      <w:r>
        <w:rPr>
          <w:rFonts w:hint="eastAsia"/>
        </w:rPr>
        <w:t>角色管理功能（SYC</w:t>
      </w:r>
      <w:r>
        <w:t>-</w:t>
      </w:r>
      <w:r>
        <w:rPr>
          <w:rFonts w:hint="eastAsia"/>
        </w:rPr>
        <w:t>GYSJ-WXYG</w:t>
      </w:r>
      <w:r>
        <w:t>-</w:t>
      </w:r>
      <w:r>
        <w:rPr>
          <w:rFonts w:hint="eastAsia"/>
        </w:rPr>
        <w:t>YCL-ZYGL-JSGL）</w:t>
      </w:r>
    </w:p>
    <w:p w14:paraId="2ADF3750">
      <w:pPr>
        <w:pStyle w:val="7"/>
      </w:pPr>
      <w:r>
        <w:rPr>
          <w:rFonts w:hint="eastAsia"/>
        </w:rPr>
        <w:t>功能描述</w:t>
      </w:r>
    </w:p>
    <w:p w14:paraId="5059BB6C">
      <w:pPr>
        <w:ind w:firstLine="480"/>
      </w:pPr>
      <w:r>
        <w:rPr>
          <w:rFonts w:hint="eastAsia"/>
        </w:rPr>
        <w:t>系统采用基于角色的权限管理机制，通过将用户与权限解耦，实现权限的集中化与统一管理。通过定义不同的角色并为其配置相应的系统权限，可将角色赋予对应用户。后续只需调整角色的权限设置，所有归属于该角色的用户权限将自动同步更新，大幅简化权限维护工作，提升管理效率与一致性。系统提供角色的增、删、改、查、权限配置。</w:t>
      </w:r>
    </w:p>
    <w:p w14:paraId="1D780364">
      <w:pPr>
        <w:pStyle w:val="7"/>
      </w:pPr>
      <w:r>
        <w:rPr>
          <w:rFonts w:hint="eastAsia"/>
        </w:rPr>
        <w:t>输入输出</w:t>
      </w:r>
    </w:p>
    <w:p w14:paraId="2026CF0C">
      <w:pPr>
        <w:pStyle w:val="106"/>
        <w:rPr>
          <w:rFonts w:hint="eastAsia"/>
        </w:rPr>
      </w:pPr>
      <w:bookmarkStart w:id="342" w:name="_Toc24054995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12</w:t>
      </w:r>
      <w:r>
        <w:rPr>
          <w:rFonts w:hint="eastAsia"/>
        </w:rPr>
        <w:fldChar w:fldCharType="end"/>
      </w:r>
      <w:r>
        <w:t>角色管理功能</w:t>
      </w:r>
      <w:r>
        <w:rPr>
          <w:rFonts w:hint="eastAsia"/>
        </w:rPr>
        <w:t>输入输出表</w:t>
      </w:r>
      <w:bookmarkEnd w:id="342"/>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1A1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0BE1D049">
            <w:pPr>
              <w:pStyle w:val="57"/>
            </w:pPr>
            <w:r>
              <w:t>标识</w:t>
            </w:r>
          </w:p>
        </w:tc>
        <w:tc>
          <w:tcPr>
            <w:tcW w:w="1746" w:type="dxa"/>
            <w:shd w:val="clear" w:color="auto" w:fill="D8D8D8" w:themeFill="background1" w:themeFillShade="D9"/>
          </w:tcPr>
          <w:p w14:paraId="71003A96">
            <w:pPr>
              <w:pStyle w:val="57"/>
            </w:pPr>
            <w:r>
              <w:t>交互对象</w:t>
            </w:r>
          </w:p>
        </w:tc>
        <w:tc>
          <w:tcPr>
            <w:tcW w:w="1746" w:type="dxa"/>
            <w:shd w:val="clear" w:color="auto" w:fill="D8D8D8" w:themeFill="background1" w:themeFillShade="D9"/>
          </w:tcPr>
          <w:p w14:paraId="30D483EE">
            <w:pPr>
              <w:pStyle w:val="57"/>
            </w:pPr>
            <w:r>
              <w:t>数据名称</w:t>
            </w:r>
          </w:p>
        </w:tc>
        <w:tc>
          <w:tcPr>
            <w:tcW w:w="1746" w:type="dxa"/>
            <w:shd w:val="clear" w:color="auto" w:fill="D8D8D8" w:themeFill="background1" w:themeFillShade="D9"/>
          </w:tcPr>
          <w:p w14:paraId="63D6099D">
            <w:pPr>
              <w:pStyle w:val="57"/>
            </w:pPr>
            <w:r>
              <w:t>数据内容</w:t>
            </w:r>
          </w:p>
        </w:tc>
        <w:tc>
          <w:tcPr>
            <w:tcW w:w="1746" w:type="dxa"/>
            <w:shd w:val="clear" w:color="auto" w:fill="D8D8D8" w:themeFill="background1" w:themeFillShade="D9"/>
          </w:tcPr>
          <w:p w14:paraId="253BC92B">
            <w:pPr>
              <w:pStyle w:val="57"/>
            </w:pPr>
            <w:r>
              <w:t>I/O</w:t>
            </w:r>
          </w:p>
        </w:tc>
      </w:tr>
      <w:tr w14:paraId="2B4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0CCFC41">
            <w:pPr>
              <w:pStyle w:val="58"/>
            </w:pPr>
            <w:r>
              <w:t>SYC-GYSJ-WXYG-YCL-ZYGL-JSGL-01</w:t>
            </w:r>
          </w:p>
        </w:tc>
        <w:tc>
          <w:tcPr>
            <w:tcW w:w="1746" w:type="dxa"/>
          </w:tcPr>
          <w:p w14:paraId="72F6087A">
            <w:pPr>
              <w:pStyle w:val="58"/>
            </w:pPr>
            <w:r>
              <w:t>角色管理</w:t>
            </w:r>
            <w:r>
              <w:rPr>
                <w:rFonts w:hint="eastAsia"/>
              </w:rPr>
              <w:t>功能</w:t>
            </w:r>
          </w:p>
        </w:tc>
        <w:tc>
          <w:tcPr>
            <w:tcW w:w="1746" w:type="dxa"/>
          </w:tcPr>
          <w:p w14:paraId="63B024DF">
            <w:pPr>
              <w:pStyle w:val="58"/>
            </w:pPr>
            <w:r>
              <w:t>系统内现有角色数据</w:t>
            </w:r>
          </w:p>
        </w:tc>
        <w:tc>
          <w:tcPr>
            <w:tcW w:w="1746" w:type="dxa"/>
          </w:tcPr>
          <w:p w14:paraId="77835A7F">
            <w:pPr>
              <w:pStyle w:val="58"/>
            </w:pPr>
            <w:r>
              <w:t>角色名称、权限项、数据范围及启停状态。</w:t>
            </w:r>
          </w:p>
        </w:tc>
        <w:tc>
          <w:tcPr>
            <w:tcW w:w="1746" w:type="dxa"/>
          </w:tcPr>
          <w:p w14:paraId="0533B207">
            <w:pPr>
              <w:pStyle w:val="58"/>
            </w:pPr>
            <w:r>
              <w:t>I</w:t>
            </w:r>
          </w:p>
        </w:tc>
      </w:tr>
      <w:tr w14:paraId="4C66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5652C53">
            <w:pPr>
              <w:pStyle w:val="58"/>
            </w:pPr>
            <w:r>
              <w:t>SYC-GYSJ-WXYG-YCL-ZYGL-JSGL-02</w:t>
            </w:r>
          </w:p>
        </w:tc>
        <w:tc>
          <w:tcPr>
            <w:tcW w:w="1746" w:type="dxa"/>
          </w:tcPr>
          <w:p w14:paraId="156210CC">
            <w:pPr>
              <w:pStyle w:val="58"/>
            </w:pPr>
            <w:r>
              <w:rPr>
                <w:rFonts w:hint="eastAsia"/>
              </w:rPr>
              <w:t>角色权限管理功能</w:t>
            </w:r>
          </w:p>
        </w:tc>
        <w:tc>
          <w:tcPr>
            <w:tcW w:w="1746" w:type="dxa"/>
          </w:tcPr>
          <w:p w14:paraId="6E2B0EC4">
            <w:pPr>
              <w:pStyle w:val="58"/>
            </w:pPr>
            <w:r>
              <w:t>更新后的角色数据</w:t>
            </w:r>
          </w:p>
        </w:tc>
        <w:tc>
          <w:tcPr>
            <w:tcW w:w="1746" w:type="dxa"/>
          </w:tcPr>
          <w:p w14:paraId="04E258F0">
            <w:pPr>
              <w:pStyle w:val="58"/>
            </w:pPr>
            <w:r>
              <w:t>角色名称、权限项、数据范围及变更状态。</w:t>
            </w:r>
          </w:p>
        </w:tc>
        <w:tc>
          <w:tcPr>
            <w:tcW w:w="1746" w:type="dxa"/>
          </w:tcPr>
          <w:p w14:paraId="7A7A99AB">
            <w:pPr>
              <w:pStyle w:val="58"/>
            </w:pPr>
            <w:r>
              <w:t>O</w:t>
            </w:r>
          </w:p>
        </w:tc>
      </w:tr>
    </w:tbl>
    <w:p w14:paraId="080A23A0">
      <w:pPr>
        <w:pStyle w:val="7"/>
      </w:pPr>
      <w:r>
        <w:rPr>
          <w:rFonts w:hint="eastAsia"/>
        </w:rPr>
        <w:t>处理逻辑</w:t>
      </w:r>
    </w:p>
    <w:p w14:paraId="67D6350E">
      <w:pPr>
        <w:widowControl w:val="0"/>
        <w:numPr>
          <w:ilvl w:val="0"/>
          <w:numId w:val="25"/>
        </w:numPr>
        <w:snapToGrid/>
        <w:ind w:firstLine="480" w:firstLineChars="200"/>
        <w:rPr>
          <w:ins w:id="967" w:author="Theron Tang" w:date="2026-10-13T11:01:00Z"/>
          <w:rFonts w:asciiTheme="minorEastAsia" w:hAnsiTheme="minorEastAsia" w:cstheme="minorEastAsia"/>
          <w:szCs w:val="21"/>
          <w:rPrChange w:id="968" w:author="Theron Tang" w:date="2026-10-13T11:01:00Z">
            <w:rPr>
              <w:ins w:id="969" w:author="Theron Tang" w:date="2026-10-13T11:01:00Z"/>
            </w:rPr>
          </w:rPrChange>
        </w:rPr>
        <w:pPrChange w:id="966" w:author="Theron Tang" w:date="2026-10-13T11:01:00Z">
          <w:pPr>
            <w:numPr>
              <w:ilvl w:val="255"/>
              <w:numId w:val="0"/>
            </w:numPr>
            <w:snapToGrid/>
            <w:ind w:firstLine="480" w:firstLineChars="0"/>
          </w:pPr>
        </w:pPrChange>
      </w:pPr>
      <w:ins w:id="970" w:author="Theron Tang" w:date="2026-10-13T11:01:00Z">
        <w:r>
          <w:rPr>
            <w:rFonts w:hint="eastAsia" w:asciiTheme="minorEastAsia" w:hAnsiTheme="minorEastAsia" w:cstheme="minorEastAsia"/>
            <w:szCs w:val="21"/>
          </w:rPr>
          <w:t>点击新增按钮：</w:t>
        </w:r>
      </w:ins>
      <w:ins w:id="971" w:author="Theron Tang" w:date="2026-10-13T11:01:00Z">
        <w:r>
          <w:rPr>
            <w:rFonts w:hint="eastAsia"/>
          </w:rPr>
          <w:t>用户进入角色管理界面，系统校验当前用户是否具备角色管理权限。仅授权用户可执行角色新增、修改、删除、权限配置和查询操作。</w:t>
        </w:r>
      </w:ins>
    </w:p>
    <w:p w14:paraId="62EB84F4">
      <w:pPr>
        <w:widowControl w:val="0"/>
        <w:numPr>
          <w:ilvl w:val="0"/>
          <w:numId w:val="25"/>
        </w:numPr>
        <w:snapToGrid/>
        <w:ind w:firstLine="480" w:firstLineChars="200"/>
        <w:rPr>
          <w:ins w:id="973" w:author="Theron Tang" w:date="2026-10-13T11:01:00Z"/>
          <w:rFonts w:asciiTheme="minorEastAsia" w:hAnsiTheme="minorEastAsia" w:cstheme="minorEastAsia"/>
          <w:szCs w:val="21"/>
          <w:rPrChange w:id="974" w:author="Theron Tang" w:date="2026-10-13T11:01:00Z">
            <w:rPr>
              <w:ins w:id="975" w:author="Theron Tang" w:date="2026-10-13T11:01:00Z"/>
            </w:rPr>
          </w:rPrChange>
        </w:rPr>
        <w:pPrChange w:id="972" w:author="Theron Tang" w:date="2026-10-13T11:01:00Z">
          <w:pPr>
            <w:numPr>
              <w:ilvl w:val="255"/>
              <w:numId w:val="0"/>
            </w:numPr>
            <w:snapToGrid/>
            <w:ind w:firstLine="480" w:firstLineChars="0"/>
          </w:pPr>
        </w:pPrChange>
      </w:pPr>
      <w:ins w:id="976" w:author="Theron Tang" w:date="2026-10-13T11:01:00Z">
        <w:r>
          <w:rPr>
            <w:rFonts w:hint="eastAsia" w:asciiTheme="minorEastAsia" w:hAnsiTheme="minorEastAsia" w:cstheme="minorEastAsia"/>
            <w:szCs w:val="21"/>
          </w:rPr>
          <w:t>填写角色信息：</w:t>
        </w:r>
      </w:ins>
      <w:ins w:id="977" w:author="Theron Tang" w:date="2026-10-13T11:01:00Z">
        <w:r>
          <w:rPr>
            <w:rFonts w:hint="eastAsia"/>
          </w:rPr>
          <w:t>用户点击新增按钮，填写角色名称、角色标识、角色描述、适用组织、数据范围、启停状态等信息。系统校验角色名称和标识的唯一性、必填项完整性及命名规范。</w:t>
        </w:r>
      </w:ins>
    </w:p>
    <w:p w14:paraId="5E26CD10">
      <w:pPr>
        <w:widowControl w:val="0"/>
        <w:numPr>
          <w:ilvl w:val="0"/>
          <w:numId w:val="25"/>
        </w:numPr>
        <w:snapToGrid/>
        <w:ind w:firstLine="480" w:firstLineChars="200"/>
        <w:rPr>
          <w:ins w:id="979" w:author="Theron Tang" w:date="2026-10-13T11:01:00Z"/>
          <w:rFonts w:asciiTheme="minorEastAsia" w:hAnsiTheme="minorEastAsia" w:cstheme="minorEastAsia"/>
          <w:szCs w:val="21"/>
          <w:rPrChange w:id="980" w:author="Theron Tang" w:date="2026-10-13T11:01:00Z">
            <w:rPr>
              <w:ins w:id="981" w:author="Theron Tang" w:date="2026-10-13T11:01:00Z"/>
            </w:rPr>
          </w:rPrChange>
        </w:rPr>
        <w:pPrChange w:id="978" w:author="Theron Tang" w:date="2026-10-13T11:01:00Z">
          <w:pPr>
            <w:numPr>
              <w:ilvl w:val="255"/>
              <w:numId w:val="0"/>
            </w:numPr>
            <w:snapToGrid/>
            <w:ind w:firstLine="480" w:firstLineChars="0"/>
          </w:pPr>
        </w:pPrChange>
      </w:pPr>
      <w:ins w:id="982" w:author="Theron Tang" w:date="2026-10-13T11:01:00Z">
        <w:r>
          <w:rPr>
            <w:rFonts w:hint="eastAsia" w:asciiTheme="minorEastAsia" w:hAnsiTheme="minorEastAsia" w:cstheme="minorEastAsia"/>
            <w:szCs w:val="21"/>
          </w:rPr>
          <w:t>保存角色信息：</w:t>
        </w:r>
      </w:ins>
      <w:ins w:id="983" w:author="Theron Tang" w:date="2026-10-13T11:01:00Z">
        <w:r>
          <w:rPr>
            <w:rFonts w:hint="eastAsia"/>
          </w:rPr>
          <w:t>系统对角色信息及权限配置进行完整性、合法性和冲突校验。校验通过后保存角色信息，生成唯一角色标识，并建立角色与权限项的关联关系。</w:t>
        </w:r>
      </w:ins>
    </w:p>
    <w:p w14:paraId="3A270437">
      <w:pPr>
        <w:widowControl w:val="0"/>
        <w:numPr>
          <w:ilvl w:val="0"/>
          <w:numId w:val="25"/>
        </w:numPr>
        <w:snapToGrid/>
        <w:ind w:firstLine="480" w:firstLineChars="200"/>
        <w:rPr>
          <w:ins w:id="985" w:author="Theron Tang" w:date="2026-10-13T11:01:00Z"/>
          <w:rFonts w:asciiTheme="minorEastAsia" w:hAnsiTheme="minorEastAsia" w:cstheme="minorEastAsia"/>
          <w:szCs w:val="21"/>
          <w:rPrChange w:id="986" w:author="Theron Tang" w:date="2026-10-13T11:01:00Z">
            <w:rPr>
              <w:ins w:id="987" w:author="Theron Tang" w:date="2026-10-13T11:01:00Z"/>
            </w:rPr>
          </w:rPrChange>
        </w:rPr>
        <w:pPrChange w:id="984" w:author="Theron Tang" w:date="2026-10-13T11:01:00Z">
          <w:pPr>
            <w:numPr>
              <w:ilvl w:val="255"/>
              <w:numId w:val="0"/>
            </w:numPr>
            <w:snapToGrid/>
            <w:ind w:firstLine="480" w:firstLineChars="0"/>
          </w:pPr>
        </w:pPrChange>
      </w:pPr>
      <w:ins w:id="988" w:author="Theron Tang" w:date="2026-10-13T11:01:00Z">
        <w:r>
          <w:rPr>
            <w:rFonts w:hint="eastAsia" w:asciiTheme="minorEastAsia" w:hAnsiTheme="minorEastAsia" w:cstheme="minorEastAsia"/>
            <w:szCs w:val="21"/>
          </w:rPr>
          <w:t>选择权限配置：</w:t>
        </w:r>
      </w:ins>
      <w:ins w:id="989" w:author="Theron Tang" w:date="2026-10-13T11:01:00Z">
        <w:r>
          <w:rPr>
            <w:rFonts w:hint="eastAsia"/>
          </w:rPr>
          <w:t>用户为角色配置权限，主要包括：</w:t>
        </w:r>
      </w:ins>
    </w:p>
    <w:p w14:paraId="05D985C1">
      <w:pPr>
        <w:numPr>
          <w:ilvl w:val="255"/>
          <w:numId w:val="0"/>
        </w:numPr>
        <w:snapToGrid/>
        <w:ind w:firstLine="480"/>
        <w:rPr>
          <w:ins w:id="990" w:author="Theron Tang" w:date="2026-10-13T11:01:00Z"/>
        </w:rPr>
      </w:pPr>
      <w:ins w:id="991" w:author="Theron Tang" w:date="2026-10-13T11:01:00Z">
        <w:r>
          <w:rPr>
            <w:rFonts w:hint="eastAsia"/>
          </w:rPr>
          <w:t>功能权限：可访问的子系统、模块、菜单；</w:t>
        </w:r>
      </w:ins>
    </w:p>
    <w:p w14:paraId="04ECF371">
      <w:pPr>
        <w:numPr>
          <w:ilvl w:val="255"/>
          <w:numId w:val="0"/>
        </w:numPr>
        <w:snapToGrid/>
        <w:ind w:firstLine="480"/>
        <w:rPr>
          <w:ins w:id="992" w:author="Theron Tang" w:date="2026-10-13T11:01:00Z"/>
        </w:rPr>
      </w:pPr>
      <w:ins w:id="993" w:author="Theron Tang" w:date="2026-10-13T11:01:00Z">
        <w:r>
          <w:rPr>
            <w:rFonts w:hint="eastAsia"/>
          </w:rPr>
          <w:t>操作权限：新增、修改、删除、导出、审批等操作；</w:t>
        </w:r>
      </w:ins>
    </w:p>
    <w:p w14:paraId="1143DD9E">
      <w:pPr>
        <w:numPr>
          <w:ilvl w:val="255"/>
          <w:numId w:val="0"/>
        </w:numPr>
        <w:snapToGrid/>
        <w:ind w:firstLine="480"/>
        <w:rPr>
          <w:ins w:id="994" w:author="Theron Tang" w:date="2026-10-13T11:01:00Z"/>
        </w:rPr>
      </w:pPr>
      <w:ins w:id="995" w:author="Theron Tang" w:date="2026-10-13T11:01:00Z">
        <w:r>
          <w:rPr>
            <w:rFonts w:hint="eastAsia"/>
          </w:rPr>
          <w:t>数据权限：可访问的数据范围、区域范围、产品级别、密级范围等；</w:t>
        </w:r>
      </w:ins>
    </w:p>
    <w:p w14:paraId="7399A646">
      <w:pPr>
        <w:numPr>
          <w:ilvl w:val="255"/>
          <w:numId w:val="0"/>
        </w:numPr>
        <w:snapToGrid/>
        <w:ind w:firstLine="480"/>
        <w:rPr>
          <w:ins w:id="996" w:author="Theron Tang" w:date="2026-10-13T11:01:00Z"/>
        </w:rPr>
      </w:pPr>
      <w:ins w:id="997" w:author="Theron Tang" w:date="2026-10-13T11:01:00Z">
        <w:r>
          <w:rPr>
            <w:rFonts w:hint="eastAsia"/>
          </w:rPr>
          <w:t>系统校验权限项是否有效、是否超出当前操作者可授予范围。</w:t>
        </w:r>
      </w:ins>
    </w:p>
    <w:p w14:paraId="7CD17325">
      <w:pPr>
        <w:widowControl w:val="0"/>
        <w:numPr>
          <w:ilvl w:val="0"/>
          <w:numId w:val="25"/>
        </w:numPr>
        <w:snapToGrid/>
        <w:ind w:firstLine="480" w:firstLineChars="200"/>
        <w:rPr>
          <w:ins w:id="999" w:author="Theron Tang" w:date="2026-10-13T11:01:00Z"/>
          <w:rFonts w:asciiTheme="minorEastAsia" w:hAnsiTheme="minorEastAsia" w:cstheme="minorEastAsia"/>
          <w:szCs w:val="21"/>
          <w:rPrChange w:id="1000" w:author="Theron Tang" w:date="2026-10-13T11:01:00Z">
            <w:rPr>
              <w:ins w:id="1001" w:author="Theron Tang" w:date="2026-10-13T11:01:00Z"/>
            </w:rPr>
          </w:rPrChange>
        </w:rPr>
        <w:pPrChange w:id="998" w:author="Theron Tang" w:date="2026-10-13T11:01:00Z">
          <w:pPr>
            <w:numPr>
              <w:ilvl w:val="255"/>
              <w:numId w:val="0"/>
            </w:numPr>
            <w:snapToGrid/>
            <w:ind w:firstLine="480" w:firstLineChars="0"/>
          </w:pPr>
        </w:pPrChange>
      </w:pPr>
      <w:ins w:id="1002" w:author="Theron Tang" w:date="2026-10-13T11:01:00Z">
        <w:r>
          <w:rPr>
            <w:rFonts w:hint="eastAsia" w:asciiTheme="minorEastAsia" w:hAnsiTheme="minorEastAsia" w:cstheme="minorEastAsia"/>
            <w:szCs w:val="21"/>
          </w:rPr>
          <w:t>为角色设置相应权限：</w:t>
        </w:r>
      </w:ins>
      <w:ins w:id="1003" w:author="Theron Tang" w:date="2026-10-13T11:01:00Z">
        <w:r>
          <w:rPr>
            <w:rFonts w:hint="eastAsia"/>
          </w:rPr>
          <w:t>角色创建后，可在用户权限管理功能中将角色授予用户或用户组。角色权限变更时，所有关联该角色的用户权限自动同步更新。系统记录角色与用户的授权关系，支持按角色查询关联用户。</w:t>
        </w:r>
      </w:ins>
    </w:p>
    <w:p w14:paraId="1E8590CB">
      <w:pPr>
        <w:widowControl w:val="0"/>
        <w:numPr>
          <w:ilvl w:val="0"/>
          <w:numId w:val="25"/>
        </w:numPr>
        <w:snapToGrid/>
        <w:ind w:firstLine="480" w:firstLineChars="200"/>
        <w:rPr>
          <w:ins w:id="1005" w:author="Theron Tang" w:date="2026-10-13T11:01:00Z"/>
          <w:rFonts w:asciiTheme="minorEastAsia" w:hAnsiTheme="minorEastAsia" w:cstheme="minorEastAsia"/>
          <w:szCs w:val="21"/>
          <w:rPrChange w:id="1006" w:author="Theron Tang" w:date="2026-10-13T11:01:00Z">
            <w:rPr>
              <w:ins w:id="1007" w:author="Theron Tang" w:date="2026-10-13T11:01:00Z"/>
            </w:rPr>
          </w:rPrChange>
        </w:rPr>
        <w:pPrChange w:id="1004" w:author="Theron Tang" w:date="2026-10-13T11:01:00Z">
          <w:pPr>
            <w:numPr>
              <w:ilvl w:val="255"/>
              <w:numId w:val="0"/>
            </w:numPr>
            <w:snapToGrid/>
            <w:ind w:firstLine="480" w:firstLineChars="0"/>
          </w:pPr>
        </w:pPrChange>
      </w:pPr>
      <w:ins w:id="1008" w:author="Theron Tang" w:date="2026-10-13T11:01:00Z">
        <w:r>
          <w:rPr>
            <w:rFonts w:hint="eastAsia" w:asciiTheme="minorEastAsia" w:hAnsiTheme="minorEastAsia" w:cstheme="minorEastAsia"/>
            <w:szCs w:val="21"/>
          </w:rPr>
          <w:t>完成角色权限配置：</w:t>
        </w:r>
      </w:ins>
      <w:ins w:id="1009" w:author="Theron Tang" w:date="2026-10-13T11:01:00Z">
        <w:r>
          <w:rPr>
            <w:rFonts w:hint="eastAsia"/>
          </w:rPr>
          <w:t>支持修改角色基本信息、权限项、数据范围和资源配额。修改后系统重新校验权限配置，更新角色权限映射，并刷新相关用户权限缓存。若角色信息来源于平台统一权限服务，则通过平台接口同步变更。</w:t>
        </w:r>
      </w:ins>
    </w:p>
    <w:p w14:paraId="08056055">
      <w:pPr>
        <w:widowControl w:val="0"/>
        <w:numPr>
          <w:ilvl w:val="0"/>
          <w:numId w:val="25"/>
        </w:numPr>
        <w:snapToGrid/>
        <w:ind w:firstLine="480"/>
        <w:rPr>
          <w:del w:id="1010" w:author="Theron Tang" w:date="2026-10-13T11:01:00Z"/>
          <w:rFonts w:hint="eastAsia" w:asciiTheme="minorEastAsia" w:hAnsiTheme="minorEastAsia" w:cstheme="minorEastAsia"/>
          <w:szCs w:val="21"/>
        </w:rPr>
      </w:pPr>
      <w:del w:id="1011" w:author="Theron Tang" w:date="2026-10-13T11:01:00Z">
        <w:r>
          <w:rPr>
            <w:rFonts w:hint="eastAsia" w:asciiTheme="minorEastAsia" w:hAnsiTheme="minorEastAsia" w:cstheme="minorEastAsia"/>
            <w:szCs w:val="21"/>
          </w:rPr>
          <w:delText>点击新增按钮</w:delText>
        </w:r>
      </w:del>
    </w:p>
    <w:p w14:paraId="514D60FD">
      <w:pPr>
        <w:widowControl w:val="0"/>
        <w:numPr>
          <w:ilvl w:val="0"/>
          <w:numId w:val="25"/>
        </w:numPr>
        <w:snapToGrid/>
        <w:ind w:firstLine="480"/>
        <w:rPr>
          <w:del w:id="1012" w:author="Theron Tang" w:date="2026-10-13T11:01:00Z"/>
          <w:rFonts w:hint="eastAsia" w:asciiTheme="minorEastAsia" w:hAnsiTheme="minorEastAsia" w:cstheme="minorEastAsia"/>
          <w:szCs w:val="21"/>
        </w:rPr>
      </w:pPr>
      <w:del w:id="1013" w:author="Theron Tang" w:date="2026-10-13T11:01:00Z">
        <w:r>
          <w:rPr>
            <w:rFonts w:hint="eastAsia" w:asciiTheme="minorEastAsia" w:hAnsiTheme="minorEastAsia" w:cstheme="minorEastAsia"/>
            <w:szCs w:val="21"/>
          </w:rPr>
          <w:delText>填写角色信息</w:delText>
        </w:r>
      </w:del>
    </w:p>
    <w:p w14:paraId="208EA806">
      <w:pPr>
        <w:widowControl w:val="0"/>
        <w:numPr>
          <w:ilvl w:val="0"/>
          <w:numId w:val="25"/>
        </w:numPr>
        <w:snapToGrid/>
        <w:ind w:firstLine="480"/>
        <w:rPr>
          <w:del w:id="1014" w:author="Theron Tang" w:date="2026-10-13T11:01:00Z"/>
          <w:rFonts w:hint="eastAsia" w:asciiTheme="minorEastAsia" w:hAnsiTheme="minorEastAsia" w:cstheme="minorEastAsia"/>
          <w:szCs w:val="21"/>
        </w:rPr>
      </w:pPr>
      <w:del w:id="1015" w:author="Theron Tang" w:date="2026-10-13T11:01:00Z">
        <w:r>
          <w:rPr>
            <w:rFonts w:hint="eastAsia" w:asciiTheme="minorEastAsia" w:hAnsiTheme="minorEastAsia" w:cstheme="minorEastAsia"/>
            <w:szCs w:val="21"/>
          </w:rPr>
          <w:delText>保存角色信息</w:delText>
        </w:r>
      </w:del>
    </w:p>
    <w:p w14:paraId="1BD0A70E">
      <w:pPr>
        <w:widowControl w:val="0"/>
        <w:numPr>
          <w:ilvl w:val="0"/>
          <w:numId w:val="25"/>
        </w:numPr>
        <w:snapToGrid/>
        <w:ind w:firstLine="480"/>
        <w:rPr>
          <w:del w:id="1016" w:author="Theron Tang" w:date="2026-10-13T11:01:00Z"/>
          <w:rFonts w:hint="eastAsia" w:asciiTheme="minorEastAsia" w:hAnsiTheme="minorEastAsia" w:cstheme="minorEastAsia"/>
          <w:szCs w:val="21"/>
        </w:rPr>
      </w:pPr>
      <w:del w:id="1017" w:author="Theron Tang" w:date="2026-10-13T11:01:00Z">
        <w:r>
          <w:rPr>
            <w:rFonts w:hint="eastAsia" w:asciiTheme="minorEastAsia" w:hAnsiTheme="minorEastAsia" w:cstheme="minorEastAsia"/>
            <w:szCs w:val="21"/>
          </w:rPr>
          <w:delText>选择权限配置</w:delText>
        </w:r>
      </w:del>
    </w:p>
    <w:p w14:paraId="2EA57265">
      <w:pPr>
        <w:widowControl w:val="0"/>
        <w:numPr>
          <w:ilvl w:val="0"/>
          <w:numId w:val="25"/>
        </w:numPr>
        <w:snapToGrid/>
        <w:ind w:firstLine="480"/>
        <w:rPr>
          <w:del w:id="1018" w:author="Theron Tang" w:date="2026-10-13T11:01:00Z"/>
          <w:rFonts w:hint="eastAsia" w:asciiTheme="minorEastAsia" w:hAnsiTheme="minorEastAsia" w:cstheme="minorEastAsia"/>
          <w:szCs w:val="21"/>
        </w:rPr>
      </w:pPr>
      <w:del w:id="1019" w:author="Theron Tang" w:date="2026-10-13T11:01:00Z">
        <w:r>
          <w:rPr>
            <w:rFonts w:hint="eastAsia" w:asciiTheme="minorEastAsia" w:hAnsiTheme="minorEastAsia" w:cstheme="minorEastAsia"/>
            <w:szCs w:val="21"/>
          </w:rPr>
          <w:delText>为角色设置相应权限</w:delText>
        </w:r>
      </w:del>
    </w:p>
    <w:p w14:paraId="1C2249E9">
      <w:pPr>
        <w:widowControl w:val="0"/>
        <w:numPr>
          <w:ilvl w:val="0"/>
          <w:numId w:val="25"/>
        </w:numPr>
        <w:snapToGrid/>
        <w:ind w:firstLine="480"/>
        <w:rPr>
          <w:del w:id="1020" w:author="Theron Tang" w:date="2026-10-13T11:01:00Z"/>
          <w:rFonts w:hint="eastAsia" w:asciiTheme="minorEastAsia" w:hAnsiTheme="minorEastAsia" w:cstheme="minorEastAsia"/>
          <w:szCs w:val="21"/>
        </w:rPr>
      </w:pPr>
      <w:del w:id="1021" w:author="Theron Tang" w:date="2026-10-13T11:01:00Z">
        <w:r>
          <w:rPr>
            <w:rFonts w:hint="eastAsia" w:asciiTheme="minorEastAsia" w:hAnsiTheme="minorEastAsia" w:cstheme="minorEastAsia"/>
            <w:szCs w:val="21"/>
          </w:rPr>
          <w:delText>完成角色权限配置</w:delText>
        </w:r>
      </w:del>
    </w:p>
    <w:p w14:paraId="6A7A327A">
      <w:pPr>
        <w:pStyle w:val="7"/>
      </w:pPr>
      <w:r>
        <w:rPr>
          <w:rFonts w:hint="eastAsia"/>
        </w:rPr>
        <w:t>异常与错误处理</w:t>
      </w:r>
    </w:p>
    <w:p w14:paraId="6CEF736B">
      <w:pPr>
        <w:ind w:firstLine="480"/>
      </w:pPr>
      <w:r>
        <w:rPr>
          <w:rFonts w:hint="eastAsia"/>
        </w:rPr>
        <w:t>新增角色失败，系统提示错误信息，检查错误原因后重新新增角色。</w:t>
      </w:r>
    </w:p>
    <w:p w14:paraId="392BCECD">
      <w:pPr>
        <w:pStyle w:val="6"/>
      </w:pPr>
      <w:r>
        <w:rPr>
          <w:rFonts w:hint="eastAsia"/>
        </w:rPr>
        <w:t>菜单管理功能（SYC</w:t>
      </w:r>
      <w:r>
        <w:t>-</w:t>
      </w:r>
      <w:r>
        <w:rPr>
          <w:rFonts w:hint="eastAsia"/>
        </w:rPr>
        <w:t>GYSJ-WXYG</w:t>
      </w:r>
      <w:r>
        <w:t>-</w:t>
      </w:r>
      <w:r>
        <w:rPr>
          <w:rFonts w:hint="eastAsia"/>
        </w:rPr>
        <w:t>YCL-ZYGL-CDGL）</w:t>
      </w:r>
    </w:p>
    <w:p w14:paraId="60A95CEC">
      <w:pPr>
        <w:pStyle w:val="7"/>
      </w:pPr>
      <w:r>
        <w:rPr>
          <w:rFonts w:hint="eastAsia"/>
        </w:rPr>
        <w:t>功能描述</w:t>
      </w:r>
    </w:p>
    <w:p w14:paraId="5C5EAA64">
      <w:pPr>
        <w:ind w:firstLine="480"/>
      </w:pPr>
      <w:r>
        <w:rPr>
          <w:rFonts w:hint="eastAsia"/>
        </w:rPr>
        <w:t>菜单管理是系统将功能模块进行细粒度拆分与组织，通过菜单项对应具体功能单元，实现对各操作模块的独立管控。该机制为权限管理提供了基础支撑，使得权限控制可精确到单一菜单或功能模块，便于按角色分配和限制访问范围，提升系统安全性和管理灵活性。系统提供菜单的增、删、改、查。</w:t>
      </w:r>
    </w:p>
    <w:p w14:paraId="36BBA44E">
      <w:pPr>
        <w:pStyle w:val="7"/>
      </w:pPr>
      <w:r>
        <w:rPr>
          <w:rFonts w:hint="eastAsia"/>
        </w:rPr>
        <w:t>输入输出</w:t>
      </w:r>
    </w:p>
    <w:p w14:paraId="579B2657">
      <w:pPr>
        <w:pStyle w:val="106"/>
        <w:rPr>
          <w:rFonts w:hint="eastAsia"/>
        </w:rPr>
      </w:pPr>
      <w:bookmarkStart w:id="343" w:name="_Toc24054995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13</w:t>
      </w:r>
      <w:r>
        <w:rPr>
          <w:rFonts w:hint="eastAsia"/>
        </w:rPr>
        <w:fldChar w:fldCharType="end"/>
      </w:r>
      <w:r>
        <w:rPr>
          <w:rFonts w:hint="eastAsia"/>
        </w:rPr>
        <w:t>菜单管理功能输入输出表</w:t>
      </w:r>
      <w:bookmarkEnd w:id="34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893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61AC7EC">
            <w:pPr>
              <w:pStyle w:val="57"/>
            </w:pPr>
            <w:r>
              <w:t>标识</w:t>
            </w:r>
          </w:p>
        </w:tc>
        <w:tc>
          <w:tcPr>
            <w:tcW w:w="1746" w:type="dxa"/>
            <w:shd w:val="clear" w:color="auto" w:fill="D8D8D8" w:themeFill="background1" w:themeFillShade="D9"/>
          </w:tcPr>
          <w:p w14:paraId="7C748D49">
            <w:pPr>
              <w:pStyle w:val="57"/>
            </w:pPr>
            <w:r>
              <w:t>交互对象</w:t>
            </w:r>
          </w:p>
        </w:tc>
        <w:tc>
          <w:tcPr>
            <w:tcW w:w="1746" w:type="dxa"/>
            <w:shd w:val="clear" w:color="auto" w:fill="D8D8D8" w:themeFill="background1" w:themeFillShade="D9"/>
          </w:tcPr>
          <w:p w14:paraId="1E5D20BC">
            <w:pPr>
              <w:pStyle w:val="57"/>
            </w:pPr>
            <w:r>
              <w:t>数据名称</w:t>
            </w:r>
          </w:p>
        </w:tc>
        <w:tc>
          <w:tcPr>
            <w:tcW w:w="1746" w:type="dxa"/>
            <w:shd w:val="clear" w:color="auto" w:fill="D8D8D8" w:themeFill="background1" w:themeFillShade="D9"/>
          </w:tcPr>
          <w:p w14:paraId="75BD7F78">
            <w:pPr>
              <w:pStyle w:val="57"/>
            </w:pPr>
            <w:r>
              <w:t>数据内容</w:t>
            </w:r>
          </w:p>
        </w:tc>
        <w:tc>
          <w:tcPr>
            <w:tcW w:w="1746" w:type="dxa"/>
            <w:shd w:val="clear" w:color="auto" w:fill="D8D8D8" w:themeFill="background1" w:themeFillShade="D9"/>
          </w:tcPr>
          <w:p w14:paraId="01D0211F">
            <w:pPr>
              <w:pStyle w:val="57"/>
            </w:pPr>
            <w:r>
              <w:t>I/O</w:t>
            </w:r>
          </w:p>
        </w:tc>
      </w:tr>
      <w:tr w14:paraId="4B75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9B9E967">
            <w:pPr>
              <w:pStyle w:val="58"/>
            </w:pPr>
            <w:r>
              <w:t>SYC-GYSJ-WXYG-YCL-ZYGL-CDGL-01</w:t>
            </w:r>
          </w:p>
        </w:tc>
        <w:tc>
          <w:tcPr>
            <w:tcW w:w="1746" w:type="dxa"/>
          </w:tcPr>
          <w:p w14:paraId="2C3BD6A8">
            <w:pPr>
              <w:pStyle w:val="58"/>
            </w:pPr>
            <w:r>
              <w:t>菜单管理模块</w:t>
            </w:r>
          </w:p>
        </w:tc>
        <w:tc>
          <w:tcPr>
            <w:tcW w:w="1746" w:type="dxa"/>
          </w:tcPr>
          <w:p w14:paraId="0EA6B464">
            <w:pPr>
              <w:pStyle w:val="58"/>
            </w:pPr>
            <w:r>
              <w:t>系统内现有菜单线数据</w:t>
            </w:r>
          </w:p>
        </w:tc>
        <w:tc>
          <w:tcPr>
            <w:tcW w:w="1746" w:type="dxa"/>
          </w:tcPr>
          <w:p w14:paraId="2C630D23">
            <w:pPr>
              <w:pStyle w:val="58"/>
            </w:pPr>
            <w:r>
              <w:t>菜单名称、上级菜单、路由、权限标识及显示状态。</w:t>
            </w:r>
          </w:p>
        </w:tc>
        <w:tc>
          <w:tcPr>
            <w:tcW w:w="1746" w:type="dxa"/>
          </w:tcPr>
          <w:p w14:paraId="6EFBC304">
            <w:pPr>
              <w:pStyle w:val="58"/>
            </w:pPr>
            <w:r>
              <w:t>I</w:t>
            </w:r>
          </w:p>
        </w:tc>
      </w:tr>
      <w:tr w14:paraId="53FA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0D7AC93">
            <w:pPr>
              <w:pStyle w:val="58"/>
            </w:pPr>
            <w:r>
              <w:t>SYC-GYSJ-WXYG-YCL-ZYGL-CDGL-02</w:t>
            </w:r>
          </w:p>
        </w:tc>
        <w:tc>
          <w:tcPr>
            <w:tcW w:w="1746" w:type="dxa"/>
          </w:tcPr>
          <w:p w14:paraId="1D047C0A">
            <w:pPr>
              <w:pStyle w:val="58"/>
            </w:pPr>
            <w:r>
              <w:t>菜单管理模块</w:t>
            </w:r>
          </w:p>
        </w:tc>
        <w:tc>
          <w:tcPr>
            <w:tcW w:w="1746" w:type="dxa"/>
          </w:tcPr>
          <w:p w14:paraId="50175031">
            <w:pPr>
              <w:pStyle w:val="58"/>
            </w:pPr>
            <w:r>
              <w:t>更新后的菜单数据</w:t>
            </w:r>
          </w:p>
        </w:tc>
        <w:tc>
          <w:tcPr>
            <w:tcW w:w="1746" w:type="dxa"/>
          </w:tcPr>
          <w:p w14:paraId="296C495C">
            <w:pPr>
              <w:pStyle w:val="58"/>
            </w:pPr>
            <w:r>
              <w:t>菜单名称、上级菜单、路由、权限标识及显示状态。</w:t>
            </w:r>
          </w:p>
        </w:tc>
        <w:tc>
          <w:tcPr>
            <w:tcW w:w="1746" w:type="dxa"/>
          </w:tcPr>
          <w:p w14:paraId="3A4714EE">
            <w:pPr>
              <w:pStyle w:val="58"/>
            </w:pPr>
            <w:r>
              <w:t>O</w:t>
            </w:r>
          </w:p>
        </w:tc>
      </w:tr>
    </w:tbl>
    <w:p w14:paraId="5672E8B0">
      <w:pPr>
        <w:ind w:firstLine="480"/>
      </w:pPr>
    </w:p>
    <w:p w14:paraId="11558899">
      <w:pPr>
        <w:pStyle w:val="7"/>
      </w:pPr>
      <w:r>
        <w:rPr>
          <w:rFonts w:hint="eastAsia"/>
        </w:rPr>
        <w:t>处理逻辑</w:t>
      </w:r>
    </w:p>
    <w:p w14:paraId="18917BBD">
      <w:pPr>
        <w:widowControl w:val="0"/>
        <w:numPr>
          <w:ilvl w:val="0"/>
          <w:numId w:val="26"/>
        </w:numPr>
        <w:snapToGrid/>
        <w:ind w:firstLine="480" w:firstLineChars="200"/>
        <w:rPr>
          <w:ins w:id="1023" w:author="Theron Tang" w:date="2026-10-13T11:01:00Z"/>
          <w:rFonts w:eastAsia="宋体" w:asciiTheme="minorEastAsia" w:hAnsiTheme="minorEastAsia" w:cstheme="minorEastAsia"/>
          <w:color w:val="auto"/>
          <w:szCs w:val="21"/>
          <w:shd w:val="clear" w:color="auto" w:fill="auto"/>
          <w:rPrChange w:id="1024" w:author="Theron Tang" w:date="2026-10-13T11:01:00Z">
            <w:rPr>
              <w:ins w:id="1025" w:author="Theron Tang" w:date="2026-10-13T11:01:00Z"/>
              <w:rFonts w:ascii="Segoe UI" w:hAnsi="Segoe UI" w:eastAsia="Segoe UI" w:cs="Segoe UI"/>
              <w:color w:val="0F1115"/>
              <w:shd w:val="clear" w:color="auto" w:fill="FFFFFF"/>
            </w:rPr>
          </w:rPrChange>
        </w:rPr>
        <w:pPrChange w:id="1022" w:author="Theron Tang" w:date="2026-10-13T11:01:00Z">
          <w:pPr>
            <w:numPr>
              <w:ilvl w:val="255"/>
              <w:numId w:val="0"/>
            </w:numPr>
            <w:snapToGrid/>
            <w:ind w:firstLine="480" w:firstLineChars="0"/>
          </w:pPr>
        </w:pPrChange>
      </w:pPr>
      <w:ins w:id="1026" w:author="Theron Tang" w:date="2026-10-13T11:01:00Z">
        <w:r>
          <w:rPr>
            <w:rFonts w:hint="eastAsia" w:asciiTheme="minorEastAsia" w:hAnsiTheme="minorEastAsia" w:cstheme="minorEastAsia"/>
            <w:szCs w:val="21"/>
          </w:rPr>
          <w:t>点击新增按钮：</w:t>
        </w:r>
      </w:ins>
      <w:ins w:id="1027" w:author="Theron Tang" w:date="2026-10-13T11:01:00Z">
        <w:r>
          <w:rPr>
            <w:rFonts w:ascii="Segoe UI" w:hAnsi="Segoe UI" w:eastAsia="Segoe UI" w:cs="Segoe UI"/>
            <w:color w:val="0F1115"/>
            <w:shd w:val="clear" w:color="auto" w:fill="FFFFFF"/>
          </w:rPr>
          <w:t>系统加载本软件功能菜单树，按子系统、模块、功能、按钮等层级展示。每个菜单节点包含菜单名称、菜单标识、路由地址、图标、排序号、菜单类型、权限标识、可见状态、启用状态等信息。</w:t>
        </w:r>
      </w:ins>
    </w:p>
    <w:p w14:paraId="05E5FCE7">
      <w:pPr>
        <w:widowControl w:val="0"/>
        <w:numPr>
          <w:ilvl w:val="0"/>
          <w:numId w:val="26"/>
        </w:numPr>
        <w:snapToGrid/>
        <w:ind w:firstLine="480" w:firstLineChars="200"/>
        <w:rPr>
          <w:ins w:id="1029" w:author="Theron Tang" w:date="2026-10-13T11:01:00Z"/>
          <w:rFonts w:hint="eastAsia" w:asciiTheme="minorEastAsia" w:hAnsiTheme="minorEastAsia" w:cstheme="minorEastAsia"/>
          <w:szCs w:val="21"/>
        </w:rPr>
        <w:pPrChange w:id="1028" w:author="Theron Tang" w:date="2026-10-13T11:01:00Z">
          <w:pPr>
            <w:numPr>
              <w:ilvl w:val="255"/>
              <w:numId w:val="0"/>
            </w:numPr>
            <w:snapToGrid/>
            <w:ind w:firstLine="480" w:firstLineChars="0"/>
          </w:pPr>
        </w:pPrChange>
      </w:pPr>
      <w:ins w:id="1030" w:author="Theron Tang" w:date="2026-10-13T11:01:00Z">
        <w:r>
          <w:rPr>
            <w:rFonts w:hint="eastAsia" w:asciiTheme="minorEastAsia" w:hAnsiTheme="minorEastAsia" w:cstheme="minorEastAsia"/>
            <w:szCs w:val="21"/>
          </w:rPr>
          <w:t>填写菜单信息：</w:t>
        </w:r>
      </w:ins>
      <w:ins w:id="1031" w:author="Theron Tang" w:date="2026-10-13T11:01:00Z">
        <w:r>
          <w:rPr>
            <w:rFonts w:ascii="Segoe UI" w:hAnsi="Segoe UI" w:eastAsia="Segoe UI" w:cs="Segoe UI"/>
            <w:color w:val="0F1115"/>
            <w:shd w:val="clear" w:color="auto" w:fill="FFFFFF"/>
          </w:rPr>
          <w:t>用户点击新增按钮，选择父级菜单，填写菜单名称、菜单标识、路由地址、组件路径、图标、排序号、菜单类型（目录/菜单/按钮）、权限标识、可见性、启用状态等信息。系统校验菜单标识唯一性、路由地址合法性、父级菜单有效性。</w:t>
        </w:r>
      </w:ins>
    </w:p>
    <w:p w14:paraId="6F593B3C">
      <w:pPr>
        <w:widowControl w:val="0"/>
        <w:numPr>
          <w:ilvl w:val="0"/>
          <w:numId w:val="26"/>
        </w:numPr>
        <w:snapToGrid/>
        <w:ind w:firstLine="480" w:firstLineChars="200"/>
        <w:rPr>
          <w:ins w:id="1033" w:author="Theron Tang" w:date="2026-10-13T11:01:00Z"/>
          <w:rFonts w:hint="eastAsia" w:asciiTheme="minorEastAsia" w:hAnsiTheme="minorEastAsia" w:cstheme="minorEastAsia"/>
          <w:szCs w:val="21"/>
        </w:rPr>
        <w:pPrChange w:id="1032" w:author="Theron Tang" w:date="2026-10-13T11:01:00Z">
          <w:pPr>
            <w:numPr>
              <w:ilvl w:val="255"/>
              <w:numId w:val="0"/>
            </w:numPr>
            <w:snapToGrid/>
            <w:ind w:firstLine="480" w:firstLineChars="0"/>
          </w:pPr>
        </w:pPrChange>
      </w:pPr>
      <w:ins w:id="1034" w:author="Theron Tang" w:date="2026-10-13T11:01:00Z">
        <w:r>
          <w:rPr>
            <w:rFonts w:hint="eastAsia" w:asciiTheme="minorEastAsia" w:hAnsiTheme="minorEastAsia" w:cstheme="minorEastAsia"/>
            <w:szCs w:val="21"/>
          </w:rPr>
          <w:t>保存菜单信息：</w:t>
        </w:r>
      </w:ins>
      <w:ins w:id="1035" w:author="Theron Tang" w:date="2026-10-13T11:01:00Z">
        <w:r>
          <w:rPr>
            <w:rFonts w:ascii="Segoe UI" w:hAnsi="Segoe UI" w:eastAsia="Segoe UI" w:cs="Segoe UI"/>
            <w:color w:val="0F1115"/>
            <w:shd w:val="clear" w:color="auto" w:fill="FFFFFF"/>
          </w:rPr>
          <w:t>校验通过后，系统保存菜单信息，更新菜单树结构，并同步更新菜单与权限标识的关联关系。菜单排序号变化时，重新计算同级菜单显示顺序。</w:t>
        </w:r>
      </w:ins>
    </w:p>
    <w:p w14:paraId="073A17E3">
      <w:pPr>
        <w:widowControl w:val="0"/>
        <w:numPr>
          <w:ilvl w:val="0"/>
          <w:numId w:val="26"/>
        </w:numPr>
        <w:snapToGrid/>
        <w:ind w:firstLine="480" w:firstLineChars="200"/>
        <w:rPr>
          <w:ins w:id="1037" w:author="Theron Tang" w:date="2026-10-13T11:01:00Z"/>
          <w:rFonts w:hint="eastAsia" w:asciiTheme="minorEastAsia" w:hAnsiTheme="minorEastAsia" w:cstheme="minorEastAsia"/>
          <w:szCs w:val="21"/>
        </w:rPr>
        <w:pPrChange w:id="1036" w:author="Theron Tang" w:date="2026-10-13T11:01:00Z">
          <w:pPr>
            <w:numPr>
              <w:ilvl w:val="255"/>
              <w:numId w:val="0"/>
            </w:numPr>
            <w:snapToGrid/>
            <w:ind w:firstLine="480" w:firstLineChars="0"/>
          </w:pPr>
        </w:pPrChange>
      </w:pPr>
      <w:ins w:id="1038" w:author="Theron Tang" w:date="2026-10-13T11:01:00Z">
        <w:r>
          <w:rPr>
            <w:rFonts w:hint="eastAsia" w:asciiTheme="minorEastAsia" w:hAnsiTheme="minorEastAsia" w:cstheme="minorEastAsia"/>
            <w:szCs w:val="21"/>
          </w:rPr>
          <w:t>完成菜单设置：</w:t>
        </w:r>
      </w:ins>
      <w:ins w:id="1039" w:author="Theron Tang" w:date="2026-10-13T11:01:00Z">
        <w:r>
          <w:rPr>
            <w:rFonts w:ascii="Segoe UI" w:hAnsi="Segoe UI" w:eastAsia="Segoe UI" w:cs="Segoe UI"/>
            <w:color w:val="0F1115"/>
            <w:shd w:val="clear" w:color="auto" w:fill="FFFFFF"/>
          </w:rPr>
          <w:t>支持修改菜单名称、路由、图标、排序、可见性、权限标识等信息。修改父级菜单时，系统校验层级关系并同步调整子树结构。菜单权限标识变更后，同步更新角色权限配置中的关联项。</w:t>
        </w:r>
      </w:ins>
    </w:p>
    <w:p w14:paraId="19661533">
      <w:pPr>
        <w:widowControl w:val="0"/>
        <w:numPr>
          <w:ilvl w:val="0"/>
          <w:numId w:val="26"/>
        </w:numPr>
        <w:snapToGrid/>
        <w:ind w:firstLine="480"/>
        <w:rPr>
          <w:del w:id="1040" w:author="Theron Tang" w:date="2026-10-13T11:01:00Z"/>
          <w:rFonts w:hint="eastAsia" w:asciiTheme="minorEastAsia" w:hAnsiTheme="minorEastAsia" w:cstheme="minorEastAsia"/>
          <w:szCs w:val="21"/>
        </w:rPr>
      </w:pPr>
      <w:del w:id="1041" w:author="Theron Tang" w:date="2026-10-13T11:01:00Z">
        <w:r>
          <w:rPr>
            <w:rFonts w:hint="eastAsia" w:asciiTheme="minorEastAsia" w:hAnsiTheme="minorEastAsia" w:cstheme="minorEastAsia"/>
            <w:szCs w:val="21"/>
          </w:rPr>
          <w:delText>点击新增按钮</w:delText>
        </w:r>
      </w:del>
    </w:p>
    <w:p w14:paraId="7C48012B">
      <w:pPr>
        <w:widowControl w:val="0"/>
        <w:numPr>
          <w:ilvl w:val="0"/>
          <w:numId w:val="26"/>
        </w:numPr>
        <w:snapToGrid/>
        <w:ind w:firstLine="480"/>
        <w:rPr>
          <w:del w:id="1042" w:author="Theron Tang" w:date="2026-10-13T11:01:00Z"/>
          <w:rFonts w:hint="eastAsia" w:asciiTheme="minorEastAsia" w:hAnsiTheme="minorEastAsia" w:cstheme="minorEastAsia"/>
          <w:szCs w:val="21"/>
        </w:rPr>
      </w:pPr>
      <w:del w:id="1043" w:author="Theron Tang" w:date="2026-10-13T11:01:00Z">
        <w:r>
          <w:rPr>
            <w:rFonts w:hint="eastAsia" w:asciiTheme="minorEastAsia" w:hAnsiTheme="minorEastAsia" w:cstheme="minorEastAsia"/>
            <w:szCs w:val="21"/>
          </w:rPr>
          <w:delText>填写菜单信息</w:delText>
        </w:r>
      </w:del>
    </w:p>
    <w:p w14:paraId="7161BEF0">
      <w:pPr>
        <w:widowControl w:val="0"/>
        <w:numPr>
          <w:ilvl w:val="0"/>
          <w:numId w:val="26"/>
        </w:numPr>
        <w:snapToGrid/>
        <w:ind w:firstLine="480"/>
        <w:rPr>
          <w:del w:id="1044" w:author="Theron Tang" w:date="2026-10-13T11:01:00Z"/>
          <w:rFonts w:hint="eastAsia" w:asciiTheme="minorEastAsia" w:hAnsiTheme="minorEastAsia" w:cstheme="minorEastAsia"/>
          <w:szCs w:val="21"/>
        </w:rPr>
      </w:pPr>
      <w:del w:id="1045" w:author="Theron Tang" w:date="2026-10-13T11:01:00Z">
        <w:r>
          <w:rPr>
            <w:rFonts w:hint="eastAsia" w:asciiTheme="minorEastAsia" w:hAnsiTheme="minorEastAsia" w:cstheme="minorEastAsia"/>
            <w:szCs w:val="21"/>
          </w:rPr>
          <w:delText>保存菜单信息</w:delText>
        </w:r>
      </w:del>
    </w:p>
    <w:p w14:paraId="4DE6E1D1">
      <w:pPr>
        <w:widowControl w:val="0"/>
        <w:numPr>
          <w:ilvl w:val="0"/>
          <w:numId w:val="26"/>
        </w:numPr>
        <w:snapToGrid/>
        <w:ind w:firstLine="480"/>
        <w:rPr>
          <w:del w:id="1046" w:author="Theron Tang" w:date="2026-10-13T11:01:00Z"/>
          <w:rFonts w:hint="eastAsia" w:asciiTheme="minorEastAsia" w:hAnsiTheme="minorEastAsia" w:cstheme="minorEastAsia"/>
          <w:szCs w:val="21"/>
        </w:rPr>
      </w:pPr>
      <w:del w:id="1047" w:author="Theron Tang" w:date="2026-10-13T11:01:00Z">
        <w:r>
          <w:rPr>
            <w:rFonts w:hint="eastAsia" w:asciiTheme="minorEastAsia" w:hAnsiTheme="minorEastAsia" w:cstheme="minorEastAsia"/>
            <w:szCs w:val="21"/>
          </w:rPr>
          <w:delText>完成菜单设置</w:delText>
        </w:r>
      </w:del>
    </w:p>
    <w:p w14:paraId="2D71E6AB">
      <w:pPr>
        <w:pStyle w:val="7"/>
      </w:pPr>
      <w:r>
        <w:rPr>
          <w:rFonts w:hint="eastAsia"/>
        </w:rPr>
        <w:t>异常与错误处理</w:t>
      </w:r>
    </w:p>
    <w:p w14:paraId="05AAFC80">
      <w:pPr>
        <w:ind w:firstLine="480"/>
      </w:pPr>
      <w:r>
        <w:rPr>
          <w:rFonts w:hint="eastAsia"/>
        </w:rPr>
        <w:t>新增菜单失败，系统提示错误信息，检查菜单层级管理以及配置信息后，重新新增菜单。</w:t>
      </w:r>
    </w:p>
    <w:p w14:paraId="0BA56DD4">
      <w:pPr>
        <w:pStyle w:val="6"/>
      </w:pPr>
      <w:r>
        <w:rPr>
          <w:rFonts w:hint="eastAsia"/>
        </w:rPr>
        <w:t>日志管理功能（SYC</w:t>
      </w:r>
      <w:r>
        <w:t>-</w:t>
      </w:r>
      <w:r>
        <w:rPr>
          <w:rFonts w:hint="eastAsia"/>
        </w:rPr>
        <w:t>GYSJ-WXYG</w:t>
      </w:r>
      <w:r>
        <w:t>-</w:t>
      </w:r>
      <w:r>
        <w:rPr>
          <w:rFonts w:hint="eastAsia"/>
        </w:rPr>
        <w:t>YCL-ZYGL-RZGL）</w:t>
      </w:r>
    </w:p>
    <w:p w14:paraId="647321C0">
      <w:pPr>
        <w:pStyle w:val="7"/>
      </w:pPr>
      <w:r>
        <w:rPr>
          <w:rFonts w:hint="eastAsia"/>
        </w:rPr>
        <w:t>功能描述</w:t>
      </w:r>
    </w:p>
    <w:p w14:paraId="2FE2A462">
      <w:pPr>
        <w:ind w:firstLine="480"/>
      </w:pPr>
      <w:r>
        <w:rPr>
          <w:rFonts w:hint="eastAsia"/>
        </w:rPr>
        <w:t>系统具备完善的日志记录与查阅功能，能够自动记录用户操作、系统运行状态及关键事件等信息。通过日志的集中管理和可视化查询，便于运维人员在后期进行系统维护、故障排查与错误定位，有效提升问题响应速度和系统可靠性。系统日志信息自动记录、查询功能。</w:t>
      </w:r>
    </w:p>
    <w:p w14:paraId="6704524E">
      <w:pPr>
        <w:ind w:firstLine="480"/>
      </w:pPr>
    </w:p>
    <w:p w14:paraId="24C91114">
      <w:pPr>
        <w:pStyle w:val="7"/>
      </w:pPr>
      <w:r>
        <w:rPr>
          <w:rFonts w:hint="eastAsia"/>
        </w:rPr>
        <w:t>输入输出</w:t>
      </w:r>
    </w:p>
    <w:p w14:paraId="50A0FF10">
      <w:pPr>
        <w:pStyle w:val="106"/>
        <w:rPr>
          <w:rFonts w:hint="eastAsia"/>
        </w:rPr>
      </w:pPr>
      <w:bookmarkStart w:id="344" w:name="_Toc240549956"/>
      <w:r>
        <w:t>表</w:t>
      </w:r>
      <w:r>
        <w:fldChar w:fldCharType="begin"/>
      </w:r>
      <w:r>
        <w:instrText xml:space="preserve"> STYLEREF 1 \s </w:instrText>
      </w:r>
      <w:r>
        <w:rPr>
          <w:rFonts w:hint="eastAsia"/>
        </w:rPr>
        <w:fldChar w:fldCharType="separate"/>
      </w:r>
      <w:r>
        <w:rPr>
          <w:rFonts w:hint="eastAsia"/>
        </w:rPr>
        <w:t>5</w:t>
      </w:r>
      <w:r>
        <w:fldChar w:fldCharType="end"/>
      </w:r>
      <w:r>
        <w:t>-</w:t>
      </w:r>
      <w:r>
        <w:fldChar w:fldCharType="begin"/>
      </w:r>
      <w:r>
        <w:instrText xml:space="preserve"> SEQ 表 \* ARABIC \s 1 </w:instrText>
      </w:r>
      <w:r>
        <w:rPr>
          <w:rFonts w:hint="eastAsia"/>
        </w:rPr>
        <w:fldChar w:fldCharType="separate"/>
      </w:r>
      <w:r>
        <w:rPr>
          <w:rFonts w:hint="eastAsia"/>
        </w:rPr>
        <w:t>14</w:t>
      </w:r>
      <w:r>
        <w:fldChar w:fldCharType="end"/>
      </w:r>
      <w:r>
        <w:t>日志管理功能输入输出表</w:t>
      </w:r>
      <w:bookmarkEnd w:id="34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EEB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B65D7A3">
            <w:pPr>
              <w:pStyle w:val="57"/>
            </w:pPr>
            <w:r>
              <w:t>标识</w:t>
            </w:r>
          </w:p>
        </w:tc>
        <w:tc>
          <w:tcPr>
            <w:tcW w:w="1746" w:type="dxa"/>
            <w:shd w:val="clear" w:color="auto" w:fill="D8D8D8" w:themeFill="background1" w:themeFillShade="D9"/>
          </w:tcPr>
          <w:p w14:paraId="1D0E655A">
            <w:pPr>
              <w:pStyle w:val="57"/>
            </w:pPr>
            <w:r>
              <w:t>交互对象</w:t>
            </w:r>
          </w:p>
        </w:tc>
        <w:tc>
          <w:tcPr>
            <w:tcW w:w="1746" w:type="dxa"/>
            <w:shd w:val="clear" w:color="auto" w:fill="D8D8D8" w:themeFill="background1" w:themeFillShade="D9"/>
          </w:tcPr>
          <w:p w14:paraId="4C52FF11">
            <w:pPr>
              <w:pStyle w:val="57"/>
            </w:pPr>
            <w:r>
              <w:t>数据名称</w:t>
            </w:r>
          </w:p>
        </w:tc>
        <w:tc>
          <w:tcPr>
            <w:tcW w:w="1746" w:type="dxa"/>
            <w:shd w:val="clear" w:color="auto" w:fill="D8D8D8" w:themeFill="background1" w:themeFillShade="D9"/>
          </w:tcPr>
          <w:p w14:paraId="2710130F">
            <w:pPr>
              <w:pStyle w:val="57"/>
            </w:pPr>
            <w:r>
              <w:t>数据内容</w:t>
            </w:r>
          </w:p>
        </w:tc>
        <w:tc>
          <w:tcPr>
            <w:tcW w:w="1746" w:type="dxa"/>
            <w:shd w:val="clear" w:color="auto" w:fill="D8D8D8" w:themeFill="background1" w:themeFillShade="D9"/>
          </w:tcPr>
          <w:p w14:paraId="2EB7DECC">
            <w:pPr>
              <w:pStyle w:val="57"/>
            </w:pPr>
            <w:r>
              <w:t>I/O</w:t>
            </w:r>
          </w:p>
        </w:tc>
      </w:tr>
      <w:tr w14:paraId="5752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8C683D9">
            <w:pPr>
              <w:pStyle w:val="58"/>
            </w:pPr>
            <w:r>
              <w:t>SYC-GYSJ-WXYG-YCL-ZYGL-RZGL-01</w:t>
            </w:r>
          </w:p>
        </w:tc>
        <w:tc>
          <w:tcPr>
            <w:tcW w:w="1746" w:type="dxa"/>
          </w:tcPr>
          <w:p w14:paraId="72BD0268">
            <w:pPr>
              <w:pStyle w:val="58"/>
            </w:pPr>
            <w:r>
              <w:t>日志管理模块</w:t>
            </w:r>
          </w:p>
        </w:tc>
        <w:tc>
          <w:tcPr>
            <w:tcW w:w="1746" w:type="dxa"/>
          </w:tcPr>
          <w:p w14:paraId="5812433F">
            <w:pPr>
              <w:pStyle w:val="58"/>
            </w:pPr>
            <w:r>
              <w:t>系统内现有日志数据</w:t>
            </w:r>
          </w:p>
        </w:tc>
        <w:tc>
          <w:tcPr>
            <w:tcW w:w="1746" w:type="dxa"/>
          </w:tcPr>
          <w:p w14:paraId="4FAA9E47">
            <w:pPr>
              <w:pStyle w:val="58"/>
            </w:pPr>
            <w:r>
              <w:t>操作用户、业务模块、操作内容、发生时间及执行结果。</w:t>
            </w:r>
          </w:p>
        </w:tc>
        <w:tc>
          <w:tcPr>
            <w:tcW w:w="1746" w:type="dxa"/>
          </w:tcPr>
          <w:p w14:paraId="5F86F431">
            <w:pPr>
              <w:pStyle w:val="58"/>
            </w:pPr>
            <w:r>
              <w:t>I</w:t>
            </w:r>
          </w:p>
        </w:tc>
      </w:tr>
      <w:tr w14:paraId="5FC8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F734AE8">
            <w:pPr>
              <w:pStyle w:val="58"/>
            </w:pPr>
            <w:r>
              <w:t>SYC-GYSJ-WXYG-YCL-ZYGL-RZGL-02</w:t>
            </w:r>
          </w:p>
        </w:tc>
        <w:tc>
          <w:tcPr>
            <w:tcW w:w="1746" w:type="dxa"/>
          </w:tcPr>
          <w:p w14:paraId="250D7A94">
            <w:pPr>
              <w:pStyle w:val="58"/>
            </w:pPr>
            <w:r>
              <w:rPr>
                <w:rFonts w:hint="eastAsia"/>
              </w:rPr>
              <w:t>地震数据灾备与大数据管理子系统</w:t>
            </w:r>
          </w:p>
        </w:tc>
        <w:tc>
          <w:tcPr>
            <w:tcW w:w="1746" w:type="dxa"/>
          </w:tcPr>
          <w:p w14:paraId="11244082">
            <w:pPr>
              <w:pStyle w:val="58"/>
            </w:pPr>
            <w:r>
              <w:t>展示用户按条件查询出的日志数据</w:t>
            </w:r>
          </w:p>
        </w:tc>
        <w:tc>
          <w:tcPr>
            <w:tcW w:w="1746" w:type="dxa"/>
          </w:tcPr>
          <w:p w14:paraId="36CB6C4E">
            <w:pPr>
              <w:pStyle w:val="58"/>
            </w:pPr>
            <w:r>
              <w:t>符合查询条件的日志明细、数量及分页信息。</w:t>
            </w:r>
          </w:p>
        </w:tc>
        <w:tc>
          <w:tcPr>
            <w:tcW w:w="1746" w:type="dxa"/>
          </w:tcPr>
          <w:p w14:paraId="3506C534">
            <w:pPr>
              <w:pStyle w:val="58"/>
            </w:pPr>
            <w:r>
              <w:t>O</w:t>
            </w:r>
          </w:p>
        </w:tc>
      </w:tr>
    </w:tbl>
    <w:p w14:paraId="1B74FEA1">
      <w:pPr>
        <w:ind w:firstLine="480"/>
      </w:pPr>
    </w:p>
    <w:p w14:paraId="72592FD7">
      <w:pPr>
        <w:pStyle w:val="7"/>
      </w:pPr>
      <w:r>
        <w:rPr>
          <w:rFonts w:hint="eastAsia"/>
        </w:rPr>
        <w:t>处理逻辑</w:t>
      </w:r>
    </w:p>
    <w:p w14:paraId="5867FD5F">
      <w:pPr>
        <w:widowControl w:val="0"/>
        <w:numPr>
          <w:ilvl w:val="0"/>
          <w:numId w:val="27"/>
        </w:numPr>
        <w:snapToGrid/>
        <w:ind w:firstLine="480" w:firstLineChars="200"/>
        <w:rPr>
          <w:ins w:id="1049" w:author="Theron Tang" w:date="2026-10-13T11:02:00Z"/>
          <w:rFonts w:asciiTheme="minorEastAsia" w:hAnsiTheme="minorEastAsia" w:cstheme="minorEastAsia"/>
          <w:szCs w:val="21"/>
          <w:rPrChange w:id="1050" w:author="Theron Tang" w:date="2026-10-13T11:02:00Z">
            <w:rPr>
              <w:ins w:id="1051" w:author="Theron Tang" w:date="2026-10-13T11:02:00Z"/>
            </w:rPr>
          </w:rPrChange>
        </w:rPr>
        <w:pPrChange w:id="1048" w:author="Theron Tang" w:date="2026-10-13T11:02:00Z">
          <w:pPr>
            <w:numPr>
              <w:ilvl w:val="255"/>
              <w:numId w:val="0"/>
            </w:numPr>
            <w:snapToGrid/>
            <w:ind w:firstLine="480" w:firstLineChars="0"/>
          </w:pPr>
        </w:pPrChange>
      </w:pPr>
      <w:ins w:id="1052" w:author="Theron Tang" w:date="2026-10-13T11:02:00Z">
        <w:r>
          <w:rPr>
            <w:rFonts w:hint="eastAsia" w:asciiTheme="minorEastAsia" w:hAnsiTheme="minorEastAsia" w:cstheme="minorEastAsia"/>
            <w:szCs w:val="21"/>
          </w:rPr>
          <w:t>设置查询条件：</w:t>
        </w:r>
      </w:ins>
      <w:ins w:id="1053" w:author="Theron Tang" w:date="2026-10-13T11:02:00Z">
        <w:r>
          <w:rPr>
            <w:rFonts w:hint="eastAsia"/>
          </w:rPr>
          <w:t>系统运行日志、用户操作日志、任务日志、接口调用日志等由平台指定采集组件或日志接收接口统一采集，汇聚至平台统一日志平台。本软件本地仅保留保障故障诊断所需的滚动日志，并设置容量上限和自动轮转。</w:t>
        </w:r>
      </w:ins>
    </w:p>
    <w:p w14:paraId="6B0306FE">
      <w:pPr>
        <w:widowControl w:val="0"/>
        <w:numPr>
          <w:ilvl w:val="0"/>
          <w:numId w:val="27"/>
        </w:numPr>
        <w:snapToGrid/>
        <w:ind w:firstLine="480" w:firstLineChars="200"/>
        <w:rPr>
          <w:ins w:id="1055" w:author="Theron Tang" w:date="2026-10-13T11:02:00Z"/>
          <w:rFonts w:asciiTheme="minorEastAsia" w:hAnsiTheme="minorEastAsia" w:cstheme="minorEastAsia"/>
          <w:szCs w:val="21"/>
          <w:rPrChange w:id="1056" w:author="Theron Tang" w:date="2026-10-13T11:02:00Z">
            <w:rPr>
              <w:ins w:id="1057" w:author="Theron Tang" w:date="2026-10-13T11:02:00Z"/>
            </w:rPr>
          </w:rPrChange>
        </w:rPr>
        <w:pPrChange w:id="1054" w:author="Theron Tang" w:date="2026-10-13T11:02:00Z">
          <w:pPr>
            <w:numPr>
              <w:ilvl w:val="255"/>
              <w:numId w:val="0"/>
            </w:numPr>
            <w:snapToGrid/>
            <w:ind w:firstLine="480" w:firstLineChars="0"/>
          </w:pPr>
        </w:pPrChange>
      </w:pPr>
      <w:ins w:id="1058" w:author="Theron Tang" w:date="2026-10-13T11:02:00Z">
        <w:r>
          <w:rPr>
            <w:rFonts w:hint="eastAsia" w:asciiTheme="minorEastAsia" w:hAnsiTheme="minorEastAsia" w:cstheme="minorEastAsia"/>
            <w:szCs w:val="21"/>
          </w:rPr>
          <w:t>点击查询按钮：</w:t>
        </w:r>
      </w:ins>
      <w:ins w:id="1059" w:author="Theron Tang" w:date="2026-10-13T11:02:00Z">
        <w:r>
          <w:rPr>
            <w:rFonts w:hint="eastAsia"/>
          </w:rPr>
          <w:t>用户设置查询条件，包括时间范围、日志级别、功能模块、用户标识、操作类型、执行结果、TraceID、TaskID、ProductID 等。系统校验时间范围、枚举值、标识格式等条件合法性后执行查询。</w:t>
        </w:r>
      </w:ins>
    </w:p>
    <w:p w14:paraId="4B276816">
      <w:pPr>
        <w:widowControl w:val="0"/>
        <w:numPr>
          <w:ilvl w:val="0"/>
          <w:numId w:val="27"/>
        </w:numPr>
        <w:snapToGrid/>
        <w:ind w:firstLine="480" w:firstLineChars="200"/>
        <w:rPr>
          <w:ins w:id="1061" w:author="Theron Tang" w:date="2026-10-13T11:02:00Z"/>
          <w:rFonts w:asciiTheme="minorEastAsia" w:hAnsiTheme="minorEastAsia" w:cstheme="minorEastAsia"/>
          <w:szCs w:val="21"/>
          <w:rPrChange w:id="1062" w:author="Theron Tang" w:date="2026-10-13T11:02:00Z">
            <w:rPr>
              <w:ins w:id="1063" w:author="Theron Tang" w:date="2026-10-13T11:02:00Z"/>
            </w:rPr>
          </w:rPrChange>
        </w:rPr>
        <w:pPrChange w:id="1060" w:author="Theron Tang" w:date="2026-10-13T11:02:00Z">
          <w:pPr>
            <w:numPr>
              <w:ilvl w:val="255"/>
              <w:numId w:val="0"/>
            </w:numPr>
            <w:snapToGrid/>
            <w:ind w:firstLine="480" w:firstLineChars="0"/>
          </w:pPr>
        </w:pPrChange>
      </w:pPr>
      <w:ins w:id="1064" w:author="Theron Tang" w:date="2026-10-13T11:02:00Z">
        <w:r>
          <w:rPr>
            <w:rFonts w:hint="eastAsia" w:asciiTheme="minorEastAsia" w:hAnsiTheme="minorEastAsia" w:cstheme="minorEastAsia"/>
            <w:szCs w:val="21"/>
          </w:rPr>
          <w:t>展示日志信息：</w:t>
        </w:r>
      </w:ins>
      <w:ins w:id="1065" w:author="Theron Tang" w:date="2026-10-13T11:02:00Z">
        <w:r>
          <w:rPr>
            <w:rFonts w:hint="eastAsia"/>
          </w:rPr>
          <w:t>用户点击某条日志后，系统展示日志详情，包括完整日志内容、操作参数、操作前状态、操作后状态、失败原因、关联日志ID、来源IP、操作耗时、涉密等级、审批单号等字段。对敏感字段按脱敏规则展示。</w:t>
        </w:r>
      </w:ins>
    </w:p>
    <w:p w14:paraId="628D44A3">
      <w:pPr>
        <w:widowControl w:val="0"/>
        <w:numPr>
          <w:ilvl w:val="0"/>
          <w:numId w:val="27"/>
        </w:numPr>
        <w:snapToGrid/>
        <w:ind w:firstLine="480"/>
        <w:rPr>
          <w:del w:id="1066" w:author="Theron Tang" w:date="2026-10-13T11:02:00Z"/>
          <w:rFonts w:hint="eastAsia" w:asciiTheme="minorEastAsia" w:hAnsiTheme="minorEastAsia" w:cstheme="minorEastAsia"/>
          <w:szCs w:val="21"/>
        </w:rPr>
      </w:pPr>
      <w:del w:id="1067" w:author="Theron Tang" w:date="2026-10-13T11:02:00Z">
        <w:r>
          <w:rPr>
            <w:rFonts w:hint="eastAsia" w:asciiTheme="minorEastAsia" w:hAnsiTheme="minorEastAsia" w:cstheme="minorEastAsia"/>
            <w:szCs w:val="21"/>
          </w:rPr>
          <w:delText>设置查询条件</w:delText>
        </w:r>
      </w:del>
    </w:p>
    <w:p w14:paraId="608F1307">
      <w:pPr>
        <w:widowControl w:val="0"/>
        <w:numPr>
          <w:ilvl w:val="0"/>
          <w:numId w:val="27"/>
        </w:numPr>
        <w:snapToGrid/>
        <w:ind w:firstLine="480"/>
        <w:rPr>
          <w:del w:id="1068" w:author="Theron Tang" w:date="2026-10-13T11:02:00Z"/>
          <w:rFonts w:hint="eastAsia" w:asciiTheme="minorEastAsia" w:hAnsiTheme="minorEastAsia" w:cstheme="minorEastAsia"/>
          <w:szCs w:val="21"/>
        </w:rPr>
      </w:pPr>
      <w:del w:id="1069" w:author="Theron Tang" w:date="2026-10-13T11:02:00Z">
        <w:r>
          <w:rPr>
            <w:rFonts w:hint="eastAsia" w:asciiTheme="minorEastAsia" w:hAnsiTheme="minorEastAsia" w:cstheme="minorEastAsia"/>
            <w:szCs w:val="21"/>
          </w:rPr>
          <w:delText>点击查询按钮</w:delText>
        </w:r>
      </w:del>
    </w:p>
    <w:p w14:paraId="6BD9F05F">
      <w:pPr>
        <w:widowControl w:val="0"/>
        <w:numPr>
          <w:ilvl w:val="0"/>
          <w:numId w:val="27"/>
        </w:numPr>
        <w:snapToGrid/>
        <w:ind w:firstLine="480"/>
        <w:rPr>
          <w:del w:id="1070" w:author="Theron Tang" w:date="2026-10-13T11:02:00Z"/>
          <w:rFonts w:hint="eastAsia" w:asciiTheme="minorEastAsia" w:hAnsiTheme="minorEastAsia" w:cstheme="minorEastAsia"/>
          <w:szCs w:val="21"/>
        </w:rPr>
      </w:pPr>
      <w:del w:id="1071" w:author="Theron Tang" w:date="2026-10-13T11:02:00Z">
        <w:r>
          <w:rPr>
            <w:rFonts w:hint="eastAsia" w:asciiTheme="minorEastAsia" w:hAnsiTheme="minorEastAsia" w:cstheme="minorEastAsia"/>
            <w:szCs w:val="21"/>
          </w:rPr>
          <w:delText>展示日志信息</w:delText>
        </w:r>
      </w:del>
    </w:p>
    <w:p w14:paraId="22E75DE1">
      <w:pPr>
        <w:pStyle w:val="7"/>
      </w:pPr>
      <w:r>
        <w:rPr>
          <w:rFonts w:hint="eastAsia"/>
        </w:rPr>
        <w:t>异常与错误处理</w:t>
      </w:r>
    </w:p>
    <w:p w14:paraId="210953D6">
      <w:pPr>
        <w:ind w:firstLine="480"/>
      </w:pPr>
      <w:r>
        <w:rPr>
          <w:rFonts w:hint="eastAsia"/>
        </w:rPr>
        <w:t>日志查询失败，系统未显示日志，检查日志筛选条件后，重新查询日志。</w:t>
      </w:r>
    </w:p>
    <w:p w14:paraId="7DE1FD13">
      <w:pPr>
        <w:pStyle w:val="6"/>
      </w:pPr>
      <w:r>
        <w:rPr>
          <w:rFonts w:hint="eastAsia"/>
        </w:rPr>
        <w:t>资源监控功能（SYC</w:t>
      </w:r>
      <w:r>
        <w:t>-</w:t>
      </w:r>
      <w:r>
        <w:rPr>
          <w:rFonts w:hint="eastAsia"/>
        </w:rPr>
        <w:t>GYSJ-WXYG</w:t>
      </w:r>
      <w:r>
        <w:t>-</w:t>
      </w:r>
      <w:r>
        <w:rPr>
          <w:rFonts w:hint="eastAsia"/>
        </w:rPr>
        <w:t>YCL-ZYGL-ZYJK）</w:t>
      </w:r>
    </w:p>
    <w:p w14:paraId="61B6B4EA">
      <w:pPr>
        <w:pStyle w:val="7"/>
      </w:pPr>
      <w:r>
        <w:rPr>
          <w:rFonts w:hint="eastAsia"/>
        </w:rPr>
        <w:t>功能描述</w:t>
      </w:r>
    </w:p>
    <w:p w14:paraId="39476E51">
      <w:pPr>
        <w:ind w:firstLine="480"/>
      </w:pPr>
      <w:r>
        <w:rPr>
          <w:rFonts w:hint="eastAsia"/>
        </w:rPr>
        <w:t>系统具备服务器资源监控能力，可实时采集并可视化展示CPU、内存、磁盘、网络等关键资源的占用情况。帮助运维人员及时掌握系统运行状态，防范性能瓶颈与服务异常，保障系统稳定高效运行。系统采集并可视化展示CPU、内存、磁盘、网络等关键资源的占用情况。</w:t>
      </w:r>
    </w:p>
    <w:p w14:paraId="045FF631">
      <w:pPr>
        <w:pStyle w:val="7"/>
      </w:pPr>
      <w:r>
        <w:rPr>
          <w:rFonts w:hint="eastAsia"/>
        </w:rPr>
        <w:t>输入输出</w:t>
      </w:r>
    </w:p>
    <w:p w14:paraId="70746454">
      <w:pPr>
        <w:pStyle w:val="106"/>
        <w:rPr>
          <w:rFonts w:hint="eastAsia"/>
        </w:rPr>
      </w:pPr>
      <w:bookmarkStart w:id="345" w:name="_Toc240549957"/>
      <w:r>
        <w:t>表</w:t>
      </w:r>
      <w:r>
        <w:fldChar w:fldCharType="begin"/>
      </w:r>
      <w:r>
        <w:instrText xml:space="preserve"> STYLEREF 1 \s </w:instrText>
      </w:r>
      <w:r>
        <w:rPr>
          <w:rFonts w:hint="eastAsia"/>
        </w:rPr>
        <w:fldChar w:fldCharType="separate"/>
      </w:r>
      <w:r>
        <w:rPr>
          <w:rFonts w:hint="eastAsia"/>
        </w:rPr>
        <w:t>5</w:t>
      </w:r>
      <w:r>
        <w:fldChar w:fldCharType="end"/>
      </w:r>
      <w:r>
        <w:t>-</w:t>
      </w:r>
      <w:r>
        <w:fldChar w:fldCharType="begin"/>
      </w:r>
      <w:r>
        <w:instrText xml:space="preserve"> SEQ 表 \* ARABIC \s 1 </w:instrText>
      </w:r>
      <w:r>
        <w:rPr>
          <w:rFonts w:hint="eastAsia"/>
        </w:rPr>
        <w:fldChar w:fldCharType="separate"/>
      </w:r>
      <w:r>
        <w:rPr>
          <w:rFonts w:hint="eastAsia"/>
        </w:rPr>
        <w:t>15</w:t>
      </w:r>
      <w:r>
        <w:fldChar w:fldCharType="end"/>
      </w:r>
      <w:r>
        <w:rPr>
          <w:rFonts w:hint="eastAsia"/>
        </w:rPr>
        <w:t>资源监控功能</w:t>
      </w:r>
      <w:r>
        <w:t>输入输出表</w:t>
      </w:r>
      <w:bookmarkEnd w:id="34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4744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C39E300">
            <w:pPr>
              <w:pStyle w:val="57"/>
            </w:pPr>
            <w:r>
              <w:t>标识</w:t>
            </w:r>
          </w:p>
        </w:tc>
        <w:tc>
          <w:tcPr>
            <w:tcW w:w="1746" w:type="dxa"/>
            <w:shd w:val="clear" w:color="auto" w:fill="D8D8D8" w:themeFill="background1" w:themeFillShade="D9"/>
          </w:tcPr>
          <w:p w14:paraId="13C653D7">
            <w:pPr>
              <w:pStyle w:val="57"/>
            </w:pPr>
            <w:r>
              <w:t>交互对象</w:t>
            </w:r>
          </w:p>
        </w:tc>
        <w:tc>
          <w:tcPr>
            <w:tcW w:w="1746" w:type="dxa"/>
            <w:shd w:val="clear" w:color="auto" w:fill="D8D8D8" w:themeFill="background1" w:themeFillShade="D9"/>
          </w:tcPr>
          <w:p w14:paraId="3A8B149B">
            <w:pPr>
              <w:pStyle w:val="57"/>
            </w:pPr>
            <w:r>
              <w:t>数据名称</w:t>
            </w:r>
          </w:p>
        </w:tc>
        <w:tc>
          <w:tcPr>
            <w:tcW w:w="1746" w:type="dxa"/>
            <w:shd w:val="clear" w:color="auto" w:fill="D8D8D8" w:themeFill="background1" w:themeFillShade="D9"/>
          </w:tcPr>
          <w:p w14:paraId="04A24C50">
            <w:pPr>
              <w:pStyle w:val="57"/>
            </w:pPr>
            <w:r>
              <w:t>数据内容</w:t>
            </w:r>
          </w:p>
        </w:tc>
        <w:tc>
          <w:tcPr>
            <w:tcW w:w="1746" w:type="dxa"/>
            <w:shd w:val="clear" w:color="auto" w:fill="D8D8D8" w:themeFill="background1" w:themeFillShade="D9"/>
          </w:tcPr>
          <w:p w14:paraId="61564FE9">
            <w:pPr>
              <w:pStyle w:val="57"/>
            </w:pPr>
            <w:r>
              <w:t>I/O</w:t>
            </w:r>
          </w:p>
        </w:tc>
      </w:tr>
      <w:tr w14:paraId="0864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86F244F">
            <w:pPr>
              <w:pStyle w:val="58"/>
            </w:pPr>
            <w:r>
              <w:t>SYC-GYSJ-WXYG-YCL-ZYGL-ZY</w:t>
            </w:r>
            <w:r>
              <w:rPr>
                <w:rFonts w:hint="eastAsia"/>
              </w:rPr>
              <w:t>JK</w:t>
            </w:r>
            <w:r>
              <w:t>-01</w:t>
            </w:r>
          </w:p>
        </w:tc>
        <w:tc>
          <w:tcPr>
            <w:tcW w:w="1746" w:type="dxa"/>
          </w:tcPr>
          <w:p w14:paraId="4AD0A36B">
            <w:pPr>
              <w:pStyle w:val="58"/>
            </w:pPr>
            <w:r>
              <w:t>资源</w:t>
            </w:r>
            <w:r>
              <w:rPr>
                <w:rFonts w:hint="eastAsia"/>
              </w:rPr>
              <w:t>监控功能</w:t>
            </w:r>
          </w:p>
        </w:tc>
        <w:tc>
          <w:tcPr>
            <w:tcW w:w="1746" w:type="dxa"/>
          </w:tcPr>
          <w:p w14:paraId="411A2CF8">
            <w:pPr>
              <w:pStyle w:val="58"/>
            </w:pPr>
            <w:r>
              <w:t>系统运行状态监控数据</w:t>
            </w:r>
          </w:p>
        </w:tc>
        <w:tc>
          <w:tcPr>
            <w:tcW w:w="1746" w:type="dxa"/>
          </w:tcPr>
          <w:p w14:paraId="243BEB8E">
            <w:pPr>
              <w:pStyle w:val="58"/>
            </w:pPr>
            <w:r>
              <w:t>服务状态、资源占用、接口时延、错误率及采集时间。</w:t>
            </w:r>
          </w:p>
        </w:tc>
        <w:tc>
          <w:tcPr>
            <w:tcW w:w="1746" w:type="dxa"/>
          </w:tcPr>
          <w:p w14:paraId="29C868AD">
            <w:pPr>
              <w:pStyle w:val="58"/>
            </w:pPr>
            <w:r>
              <w:t>I</w:t>
            </w:r>
          </w:p>
        </w:tc>
      </w:tr>
      <w:tr w14:paraId="601B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033BC1E">
            <w:pPr>
              <w:pStyle w:val="58"/>
            </w:pPr>
            <w:r>
              <w:t>SYC-GYSJ-WXYG-YCL-ZYGL-ZY</w:t>
            </w:r>
            <w:r>
              <w:rPr>
                <w:rFonts w:hint="eastAsia"/>
              </w:rPr>
              <w:t>JK</w:t>
            </w:r>
            <w:r>
              <w:t>-02</w:t>
            </w:r>
          </w:p>
        </w:tc>
        <w:tc>
          <w:tcPr>
            <w:tcW w:w="1746" w:type="dxa"/>
          </w:tcPr>
          <w:p w14:paraId="2BC49574">
            <w:pPr>
              <w:pStyle w:val="58"/>
            </w:pPr>
            <w:r>
              <w:rPr>
                <w:rFonts w:hint="eastAsia"/>
              </w:rPr>
              <w:t>地震数据灾备与大数据管理子系统</w:t>
            </w:r>
          </w:p>
        </w:tc>
        <w:tc>
          <w:tcPr>
            <w:tcW w:w="1746" w:type="dxa"/>
          </w:tcPr>
          <w:p w14:paraId="2FA652B7">
            <w:pPr>
              <w:pStyle w:val="58"/>
            </w:pPr>
            <w:r>
              <w:t>系统运行监控数据</w:t>
            </w:r>
          </w:p>
        </w:tc>
        <w:tc>
          <w:tcPr>
            <w:tcW w:w="1746" w:type="dxa"/>
          </w:tcPr>
          <w:p w14:paraId="1AC00C93">
            <w:pPr>
              <w:pStyle w:val="58"/>
            </w:pPr>
            <w:r>
              <w:t>服务健康状态、资源占用、接口性能及告警信息。</w:t>
            </w:r>
          </w:p>
        </w:tc>
        <w:tc>
          <w:tcPr>
            <w:tcW w:w="1746" w:type="dxa"/>
          </w:tcPr>
          <w:p w14:paraId="54AF31ED">
            <w:pPr>
              <w:pStyle w:val="58"/>
            </w:pPr>
            <w:r>
              <w:t>O</w:t>
            </w:r>
          </w:p>
        </w:tc>
      </w:tr>
    </w:tbl>
    <w:p w14:paraId="0F5BF311">
      <w:pPr>
        <w:pStyle w:val="7"/>
      </w:pPr>
      <w:r>
        <w:rPr>
          <w:rFonts w:hint="eastAsia"/>
        </w:rPr>
        <w:t>处理逻辑</w:t>
      </w:r>
    </w:p>
    <w:p w14:paraId="1AF66FBD">
      <w:pPr>
        <w:widowControl w:val="0"/>
        <w:numPr>
          <w:ilvl w:val="0"/>
          <w:numId w:val="28"/>
        </w:numPr>
        <w:snapToGrid/>
        <w:ind w:left="0" w:leftChars="0" w:firstLine="480" w:firstLineChars="200"/>
        <w:rPr>
          <w:ins w:id="1073" w:author="Theron Tang" w:date="2026-10-13T11:02:00Z"/>
          <w:rFonts w:hint="eastAsia" w:asciiTheme="minorEastAsia" w:hAnsiTheme="minorEastAsia" w:cstheme="minorEastAsia"/>
          <w:szCs w:val="21"/>
        </w:rPr>
        <w:pPrChange w:id="1072" w:author="Theron Tang" w:date="2026-10-13T11:02:00Z">
          <w:pPr>
            <w:widowControl w:val="0"/>
            <w:numPr>
              <w:ilvl w:val="255"/>
              <w:numId w:val="0"/>
            </w:numPr>
            <w:snapToGrid/>
            <w:ind w:left="480" w:leftChars="200" w:firstLine="0" w:firstLineChars="0"/>
          </w:pPr>
        </w:pPrChange>
      </w:pPr>
      <w:ins w:id="1074" w:author="Theron Tang" w:date="2026-10-13T11:02:00Z">
        <w:r>
          <w:rPr>
            <w:rFonts w:hint="eastAsia" w:asciiTheme="minorEastAsia" w:hAnsiTheme="minorEastAsia" w:cstheme="minorEastAsia"/>
            <w:szCs w:val="21"/>
          </w:rPr>
          <w:t>系统自动采集CPU、内存、磁盘运行情况：通过平台统一监控组件或标准接口采集以下指标：</w:t>
        </w:r>
      </w:ins>
    </w:p>
    <w:p w14:paraId="7B29675E">
      <w:pPr>
        <w:widowControl w:val="0"/>
        <w:numPr>
          <w:ilvl w:val="255"/>
          <w:numId w:val="0"/>
        </w:numPr>
        <w:snapToGrid/>
        <w:ind w:left="480" w:leftChars="200"/>
        <w:rPr>
          <w:ins w:id="1075" w:author="Theron Tang" w:date="2026-10-13T11:02:00Z"/>
          <w:rFonts w:hint="eastAsia" w:asciiTheme="minorEastAsia" w:hAnsiTheme="minorEastAsia" w:cstheme="minorEastAsia"/>
          <w:szCs w:val="21"/>
        </w:rPr>
      </w:pPr>
      <w:ins w:id="1076" w:author="Theron Tang" w:date="2026-10-13T11:02:00Z">
        <w:r>
          <w:rPr>
            <w:rFonts w:hint="eastAsia" w:asciiTheme="minorEastAsia" w:hAnsiTheme="minorEastAsia" w:cstheme="minorEastAsia"/>
            <w:szCs w:val="21"/>
          </w:rPr>
          <w:t>CPU 利用率、内存使用率、磁盘空间使用率、磁盘 I/O、网络 I/O；</w:t>
        </w:r>
      </w:ins>
    </w:p>
    <w:p w14:paraId="7E6F8CD0">
      <w:pPr>
        <w:widowControl w:val="0"/>
        <w:numPr>
          <w:ilvl w:val="255"/>
          <w:numId w:val="0"/>
        </w:numPr>
        <w:snapToGrid/>
        <w:ind w:left="480" w:leftChars="200"/>
        <w:rPr>
          <w:ins w:id="1077" w:author="Theron Tang" w:date="2026-10-13T11:02:00Z"/>
          <w:rFonts w:hint="eastAsia" w:asciiTheme="minorEastAsia" w:hAnsiTheme="minorEastAsia" w:cstheme="minorEastAsia"/>
          <w:szCs w:val="21"/>
        </w:rPr>
      </w:pPr>
      <w:ins w:id="1078" w:author="Theron Tang" w:date="2026-10-13T11:02:00Z">
        <w:r>
          <w:rPr>
            <w:rFonts w:hint="eastAsia" w:asciiTheme="minorEastAsia" w:hAnsiTheme="minorEastAsia" w:cstheme="minorEastAsia"/>
            <w:szCs w:val="21"/>
          </w:rPr>
          <w:t>容器实例状态、Pod 生命周期、重启次数、资源配额使用率；</w:t>
        </w:r>
      </w:ins>
    </w:p>
    <w:p w14:paraId="1879F795">
      <w:pPr>
        <w:widowControl w:val="0"/>
        <w:numPr>
          <w:ilvl w:val="255"/>
          <w:numId w:val="0"/>
        </w:numPr>
        <w:snapToGrid/>
        <w:ind w:left="480" w:leftChars="200"/>
        <w:rPr>
          <w:ins w:id="1079" w:author="Theron Tang" w:date="2026-10-13T11:02:00Z"/>
          <w:rFonts w:hint="eastAsia" w:asciiTheme="minorEastAsia" w:hAnsiTheme="minorEastAsia" w:cstheme="minorEastAsia"/>
          <w:szCs w:val="21"/>
        </w:rPr>
      </w:pPr>
      <w:ins w:id="1080" w:author="Theron Tang" w:date="2026-10-13T11:02:00Z">
        <w:r>
          <w:rPr>
            <w:rFonts w:hint="eastAsia" w:asciiTheme="minorEastAsia" w:hAnsiTheme="minorEastAsia" w:cstheme="minorEastAsia"/>
            <w:szCs w:val="21"/>
          </w:rPr>
          <w:t>服务健康状态、接口时延、错误率、请求量；</w:t>
        </w:r>
      </w:ins>
    </w:p>
    <w:p w14:paraId="1A1BD7E3">
      <w:pPr>
        <w:widowControl w:val="0"/>
        <w:numPr>
          <w:ilvl w:val="255"/>
          <w:numId w:val="0"/>
        </w:numPr>
        <w:snapToGrid/>
        <w:ind w:left="480" w:leftChars="200"/>
        <w:rPr>
          <w:ins w:id="1081" w:author="Theron Tang" w:date="2026-10-13T11:02:00Z"/>
          <w:rFonts w:hint="eastAsia" w:asciiTheme="minorEastAsia" w:hAnsiTheme="minorEastAsia" w:cstheme="minorEastAsia"/>
          <w:szCs w:val="21"/>
        </w:rPr>
      </w:pPr>
      <w:ins w:id="1082" w:author="Theron Tang" w:date="2026-10-13T11:02:00Z">
        <w:r>
          <w:rPr>
            <w:rFonts w:hint="eastAsia" w:asciiTheme="minorEastAsia" w:hAnsiTheme="minorEastAsia" w:cstheme="minorEastAsia"/>
            <w:szCs w:val="21"/>
          </w:rPr>
          <w:t>任务队列深度、任务执行状态、任务耗时；</w:t>
        </w:r>
      </w:ins>
    </w:p>
    <w:p w14:paraId="3935E141">
      <w:pPr>
        <w:widowControl w:val="0"/>
        <w:numPr>
          <w:ilvl w:val="255"/>
          <w:numId w:val="0"/>
        </w:numPr>
        <w:snapToGrid/>
        <w:ind w:left="480" w:leftChars="200"/>
        <w:rPr>
          <w:ins w:id="1083" w:author="Theron Tang" w:date="2026-10-13T11:02:00Z"/>
          <w:rFonts w:hint="eastAsia" w:asciiTheme="minorEastAsia" w:hAnsiTheme="minorEastAsia" w:cstheme="minorEastAsia"/>
          <w:szCs w:val="21"/>
        </w:rPr>
      </w:pPr>
      <w:ins w:id="1084" w:author="Theron Tang" w:date="2026-10-13T11:02:00Z">
        <w:r>
          <w:rPr>
            <w:rFonts w:hint="eastAsia" w:asciiTheme="minorEastAsia" w:hAnsiTheme="minorEastAsia" w:cstheme="minorEastAsia"/>
            <w:szCs w:val="21"/>
          </w:rPr>
          <w:t>数据库连接池、缓存命中率、消息队列堆积量等。</w:t>
        </w:r>
      </w:ins>
    </w:p>
    <w:p w14:paraId="630F4085">
      <w:pPr>
        <w:widowControl w:val="0"/>
        <w:numPr>
          <w:ilvl w:val="255"/>
          <w:numId w:val="0"/>
        </w:numPr>
        <w:snapToGrid/>
        <w:ind w:left="480" w:leftChars="200"/>
        <w:rPr>
          <w:ins w:id="1085" w:author="Theron Tang" w:date="2026-10-13T11:02:00Z"/>
          <w:rFonts w:hint="eastAsia" w:asciiTheme="minorEastAsia" w:hAnsiTheme="minorEastAsia" w:cstheme="minorEastAsia"/>
          <w:szCs w:val="21"/>
        </w:rPr>
      </w:pPr>
      <w:ins w:id="1086" w:author="Theron Tang" w:date="2026-10-13T11:02:00Z">
        <w:r>
          <w:rPr>
            <w:rFonts w:hint="eastAsia" w:asciiTheme="minorEastAsia" w:hAnsiTheme="minorEastAsia" w:cstheme="minorEastAsia"/>
            <w:szCs w:val="21"/>
          </w:rPr>
          <w:t>采集过程不重复建设独立监控平台，统一上报平台监控系统。</w:t>
        </w:r>
      </w:ins>
    </w:p>
    <w:p w14:paraId="1F99790A">
      <w:pPr>
        <w:widowControl w:val="0"/>
        <w:numPr>
          <w:ilvl w:val="0"/>
          <w:numId w:val="28"/>
        </w:numPr>
        <w:snapToGrid/>
        <w:ind w:left="0" w:leftChars="0" w:firstLine="480" w:firstLineChars="200"/>
        <w:rPr>
          <w:ins w:id="1088" w:author="Theron Tang" w:date="2026-10-13T11:02:00Z"/>
          <w:rFonts w:hint="eastAsia" w:asciiTheme="minorEastAsia" w:hAnsiTheme="minorEastAsia" w:cstheme="minorEastAsia"/>
          <w:szCs w:val="21"/>
        </w:rPr>
        <w:pPrChange w:id="1087" w:author="Theron Tang" w:date="2026-10-13T11:02:00Z">
          <w:pPr>
            <w:widowControl w:val="0"/>
            <w:numPr>
              <w:ilvl w:val="255"/>
              <w:numId w:val="0"/>
            </w:numPr>
            <w:snapToGrid/>
            <w:ind w:left="480" w:leftChars="200" w:firstLine="0" w:firstLineChars="0"/>
          </w:pPr>
        </w:pPrChange>
      </w:pPr>
      <w:ins w:id="1089" w:author="Theron Tang" w:date="2026-10-13T11:02:00Z">
        <w:r>
          <w:rPr>
            <w:rFonts w:hint="eastAsia" w:asciiTheme="minorEastAsia" w:hAnsiTheme="minorEastAsia" w:cstheme="minorEastAsia"/>
            <w:szCs w:val="21"/>
          </w:rPr>
          <w:t>可视化展示所采集的数据：系统以仪表盘、趋势图、状态卡片等形式可视化展示 CPU、内存、磁盘、网络、服务状态、任务状态等关键指标。支持按服务、实例、时间范围筛选，支持自动刷新和手动刷新。</w:t>
        </w:r>
      </w:ins>
    </w:p>
    <w:p w14:paraId="55888F31">
      <w:pPr>
        <w:widowControl w:val="0"/>
        <w:numPr>
          <w:ilvl w:val="0"/>
          <w:numId w:val="28"/>
        </w:numPr>
        <w:snapToGrid/>
        <w:ind w:firstLine="480"/>
        <w:rPr>
          <w:del w:id="1090" w:author="Theron Tang" w:date="2026-10-13T11:02:00Z"/>
          <w:rFonts w:hint="eastAsia" w:asciiTheme="minorEastAsia" w:hAnsiTheme="minorEastAsia" w:cstheme="minorEastAsia"/>
          <w:szCs w:val="21"/>
        </w:rPr>
      </w:pPr>
      <w:del w:id="1091" w:author="Theron Tang" w:date="2026-10-13T11:02:00Z">
        <w:r>
          <w:rPr>
            <w:rFonts w:hint="eastAsia" w:asciiTheme="minorEastAsia" w:hAnsiTheme="minorEastAsia" w:cstheme="minorEastAsia"/>
            <w:szCs w:val="21"/>
          </w:rPr>
          <w:delText>系统自动采集CPU、内存、磁盘运行情况</w:delText>
        </w:r>
      </w:del>
    </w:p>
    <w:p w14:paraId="72EA3798">
      <w:pPr>
        <w:widowControl w:val="0"/>
        <w:numPr>
          <w:ilvl w:val="0"/>
          <w:numId w:val="28"/>
        </w:numPr>
        <w:snapToGrid/>
        <w:ind w:firstLine="480"/>
        <w:rPr>
          <w:del w:id="1092" w:author="Theron Tang" w:date="2026-10-13T11:02:00Z"/>
          <w:rFonts w:hint="eastAsia" w:asciiTheme="minorEastAsia" w:hAnsiTheme="minorEastAsia" w:cstheme="minorEastAsia"/>
          <w:szCs w:val="21"/>
        </w:rPr>
      </w:pPr>
      <w:del w:id="1093" w:author="Theron Tang" w:date="2026-10-13T11:02:00Z">
        <w:r>
          <w:rPr>
            <w:rFonts w:hint="eastAsia" w:asciiTheme="minorEastAsia" w:hAnsiTheme="minorEastAsia" w:cstheme="minorEastAsia"/>
            <w:szCs w:val="21"/>
          </w:rPr>
          <w:delText>可视化展示所采集的数据</w:delText>
        </w:r>
      </w:del>
    </w:p>
    <w:p w14:paraId="1E63B888">
      <w:pPr>
        <w:pStyle w:val="7"/>
      </w:pPr>
      <w:r>
        <w:rPr>
          <w:rFonts w:hint="eastAsia"/>
        </w:rPr>
        <w:t>异常与错误处理</w:t>
      </w:r>
    </w:p>
    <w:p w14:paraId="72AB0C0D">
      <w:pPr>
        <w:ind w:firstLine="480"/>
        <w:rPr>
          <w:color w:val="C00000"/>
        </w:rPr>
      </w:pPr>
      <w:r>
        <w:rPr>
          <w:rFonts w:hint="eastAsia"/>
        </w:rPr>
        <w:t>系统资源监控失败，系统未显示资源监控信息，检查资源监控程序运行状态后，重新查询资源监控信息。</w:t>
      </w:r>
    </w:p>
    <w:p w14:paraId="26FA35FA">
      <w:pPr>
        <w:pStyle w:val="4"/>
      </w:pPr>
      <w:bookmarkStart w:id="346" w:name="_Toc220368506"/>
      <w:bookmarkStart w:id="347" w:name="_Toc240550124"/>
      <w:r>
        <w:rPr>
          <w:rFonts w:hint="eastAsia"/>
        </w:rPr>
        <w:t>地震风险区域监测部件（SYC</w:t>
      </w:r>
      <w:r>
        <w:t>-</w:t>
      </w:r>
      <w:r>
        <w:rPr>
          <w:rFonts w:hint="eastAsia"/>
        </w:rPr>
        <w:t>GYSJ-WXYG</w:t>
      </w:r>
      <w:r>
        <w:t>-</w:t>
      </w:r>
      <w:r>
        <w:rPr>
          <w:rFonts w:hint="eastAsia"/>
        </w:rPr>
        <w:t>QYJC）</w:t>
      </w:r>
      <w:bookmarkEnd w:id="346"/>
      <w:bookmarkEnd w:id="347"/>
    </w:p>
    <w:p w14:paraId="67F576FC">
      <w:pPr>
        <w:pStyle w:val="5"/>
      </w:pPr>
      <w:bookmarkStart w:id="348" w:name="_Toc220368507"/>
      <w:bookmarkStart w:id="349" w:name="_Toc240550125"/>
      <w:r>
        <w:rPr>
          <w:rFonts w:hint="eastAsia"/>
        </w:rPr>
        <w:t>概述</w:t>
      </w:r>
      <w:bookmarkEnd w:id="348"/>
      <w:bookmarkEnd w:id="349"/>
    </w:p>
    <w:p w14:paraId="4EE2801B">
      <w:pPr>
        <w:ind w:firstLine="480"/>
        <w:jc w:val="both"/>
      </w:pPr>
      <w:r>
        <w:rPr>
          <w:rFonts w:hint="eastAsia"/>
        </w:rPr>
        <w:t>地震风险区域监测子系统旨在利用从</w:t>
      </w:r>
      <w:r>
        <w:rPr>
          <w:rFonts w:hint="eastAsia" w:asciiTheme="minorEastAsia" w:hAnsiTheme="minorEastAsia" w:cstheme="minorEastAsia"/>
          <w:szCs w:val="21"/>
        </w:rPr>
        <w:t>数据接收质控管理软件</w:t>
      </w:r>
      <w:r>
        <w:rPr>
          <w:rFonts w:hint="eastAsia"/>
        </w:rPr>
        <w:t>接入的InSAR数据，开展地震后地质灾害的识别与分析。系统核心功能包括多源数据融合分析模块和地质灾害识别模块。在多源数据融合分析方面，系统针对多轨道（升降轨）和多平台（多种SAR数据源）的InSAR观测结果，利用数据融合算法将雷达视线向形变结果转换成地表准三维形变结果。在地质灾害识别方面，系统通过整合目标区域形变速率和趋势等数据，支持设定形变速率，</w:t>
      </w:r>
      <w:r>
        <w:t>自动识别形变区域并生成形变区列表</w:t>
      </w:r>
      <w:r>
        <w:rPr>
          <w:rFonts w:hint="eastAsia"/>
        </w:rPr>
        <w:t>，实现地质灾害的定期更新与查询。通过上述两大核心功能，能够实现震后地质灾害风险早期识别，系统产出的地质灾害识别成果数据回流至</w:t>
      </w:r>
      <w:r>
        <w:rPr>
          <w:rFonts w:hint="eastAsia" w:asciiTheme="minorEastAsia" w:hAnsiTheme="minorEastAsia" w:cstheme="minorEastAsia"/>
          <w:szCs w:val="21"/>
        </w:rPr>
        <w:t>数据接收质控管理软件</w:t>
      </w:r>
      <w:r>
        <w:rPr>
          <w:rFonts w:hint="eastAsia"/>
        </w:rPr>
        <w:t>存储。</w:t>
      </w:r>
    </w:p>
    <w:p w14:paraId="62596E7D">
      <w:pPr>
        <w:pStyle w:val="5"/>
      </w:pPr>
      <w:bookmarkStart w:id="350" w:name="_Toc220368508"/>
      <w:bookmarkStart w:id="351" w:name="_Toc240550126"/>
      <w:r>
        <w:rPr>
          <w:rFonts w:hint="eastAsia"/>
        </w:rPr>
        <w:t>部件组成</w:t>
      </w:r>
      <w:bookmarkEnd w:id="350"/>
      <w:bookmarkEnd w:id="351"/>
    </w:p>
    <w:p w14:paraId="1BF093B8">
      <w:pPr>
        <w:ind w:firstLine="480"/>
      </w:pPr>
      <w:r>
        <w:rPr>
          <w:rFonts w:hint="eastAsia"/>
        </w:rPr>
        <w:t>地震风险区域监测部件由多源数据融合模块、地质灾害识别模块组成。</w:t>
      </w:r>
    </w:p>
    <w:p w14:paraId="775FB94E">
      <w:pPr>
        <w:pStyle w:val="59"/>
      </w:pPr>
    </w:p>
    <w:p w14:paraId="54CAFAA5">
      <w:pPr>
        <w:pStyle w:val="59"/>
      </w:pPr>
      <w:r>
        <w:rPr>
          <w:rFonts w:hint="eastAsia"/>
        </w:rPr>
        <w:object>
          <v:shape id="_x0000_i1053" o:spt="75" type="#_x0000_t75" style="height:288.5pt;width:400.15pt;" o:ole="t" filled="f" o:preferrelative="t" stroked="f" coordsize="21600,21600">
            <v:path/>
            <v:fill on="f" focussize="0,0"/>
            <v:stroke on="f" joinstyle="miter"/>
            <v:imagedata r:id="rId86" o:title=""/>
            <o:lock v:ext="edit" aspectratio="f"/>
            <w10:wrap type="none"/>
            <w10:anchorlock/>
          </v:shape>
          <o:OLEObject Type="Embed" ProgID="Visio.Drawing.15" ShapeID="_x0000_i1053" DrawAspect="Content" ObjectID="_1468075753" r:id="rId85">
            <o:LockedField>false</o:LockedField>
          </o:OLEObject>
        </w:object>
      </w:r>
    </w:p>
    <w:p w14:paraId="2E54DFC5">
      <w:pPr>
        <w:pStyle w:val="110"/>
        <w:rPr>
          <w:rFonts w:hint="eastAsia"/>
        </w:rPr>
      </w:pPr>
      <w:bookmarkStart w:id="352" w:name="_Toc24055002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13</w:t>
      </w:r>
      <w:r>
        <w:rPr>
          <w:rFonts w:hint="eastAsia"/>
        </w:rPr>
        <w:fldChar w:fldCharType="end"/>
      </w:r>
      <w:r>
        <w:rPr>
          <w:rFonts w:hint="eastAsia"/>
        </w:rPr>
        <w:t>地震风险区域监测部件组成图</w:t>
      </w:r>
      <w:bookmarkEnd w:id="352"/>
    </w:p>
    <w:p w14:paraId="09195AEB">
      <w:pPr>
        <w:pStyle w:val="5"/>
      </w:pPr>
      <w:bookmarkStart w:id="353" w:name="_Toc220368509"/>
      <w:bookmarkStart w:id="354" w:name="_Toc240550127"/>
      <w:r>
        <w:rPr>
          <w:rFonts w:hint="eastAsia"/>
        </w:rPr>
        <w:t>交互关系</w:t>
      </w:r>
      <w:bookmarkEnd w:id="353"/>
      <w:bookmarkEnd w:id="354"/>
    </w:p>
    <w:p w14:paraId="2CC18E63">
      <w:pPr>
        <w:ind w:firstLine="480"/>
      </w:pPr>
      <w:r>
        <w:rPr>
          <w:rFonts w:hint="eastAsia"/>
        </w:rPr>
        <w:t>地震风险区域监测子系统部件交互关系图如下所示：</w:t>
      </w:r>
    </w:p>
    <w:p w14:paraId="18803B77">
      <w:pPr>
        <w:pStyle w:val="59"/>
      </w:pPr>
      <w:r>
        <w:rPr>
          <w:rFonts w:hint="eastAsia"/>
        </w:rPr>
        <w:object>
          <v:shape id="_x0000_i1054" o:spt="75" type="#_x0000_t75" style="height:241.95pt;width:331.6pt;" o:ole="t" filled="f" o:preferrelative="t" stroked="f" coordsize="21600,21600">
            <v:path/>
            <v:fill on="f" focussize="0,0"/>
            <v:stroke on="f" joinstyle="miter"/>
            <v:imagedata r:id="rId88" o:title=""/>
            <o:lock v:ext="edit" aspectratio="f"/>
            <w10:wrap type="none"/>
            <w10:anchorlock/>
          </v:shape>
          <o:OLEObject Type="Embed" ProgID="Visio.Drawing.15" ShapeID="_x0000_i1054" DrawAspect="Content" ObjectID="_1468075754" r:id="rId87">
            <o:LockedField>false</o:LockedField>
          </o:OLEObject>
        </w:object>
      </w:r>
    </w:p>
    <w:p w14:paraId="0A76135C">
      <w:pPr>
        <w:pStyle w:val="110"/>
        <w:rPr>
          <w:rFonts w:hint="eastAsia"/>
        </w:rPr>
      </w:pPr>
      <w:bookmarkStart w:id="355" w:name="_Toc24055002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14</w:t>
      </w:r>
      <w:r>
        <w:rPr>
          <w:rFonts w:hint="eastAsia"/>
        </w:rPr>
        <w:fldChar w:fldCharType="end"/>
      </w:r>
      <w:r>
        <w:rPr>
          <w:rFonts w:hint="eastAsia"/>
        </w:rPr>
        <w:t>地震风险区域监测子系统部件交互关系图</w:t>
      </w:r>
      <w:bookmarkEnd w:id="355"/>
    </w:p>
    <w:p w14:paraId="6ED15CB4">
      <w:pPr>
        <w:ind w:firstLine="480"/>
      </w:pPr>
      <w:r>
        <w:t>地震风险区域监测子系统支持从数据接收质控管理软件接入多源InSAR数据，经过多源数据融合和地质灾害识别处理，自动识别形变区域并生成形变区列表，通过人机交互绘制、编辑和维护地灾隐患图斑，输出地灾隐患识别成果数据。</w:t>
      </w:r>
    </w:p>
    <w:p w14:paraId="70DE4CA4">
      <w:pPr>
        <w:pStyle w:val="5"/>
      </w:pPr>
      <w:bookmarkStart w:id="356" w:name="_Toc220368510"/>
      <w:bookmarkStart w:id="357" w:name="_Toc240550128"/>
      <w:r>
        <w:rPr>
          <w:rFonts w:hint="eastAsia"/>
        </w:rPr>
        <w:t>多源数据融合模块（SYC</w:t>
      </w:r>
      <w:r>
        <w:t>-</w:t>
      </w:r>
      <w:r>
        <w:rPr>
          <w:rFonts w:hint="eastAsia"/>
        </w:rPr>
        <w:t>GYSJ-WXYG</w:t>
      </w:r>
      <w:r>
        <w:t>-</w:t>
      </w:r>
      <w:r>
        <w:rPr>
          <w:rFonts w:hint="eastAsia"/>
        </w:rPr>
        <w:t>QYJC-DYRH）</w:t>
      </w:r>
      <w:bookmarkEnd w:id="356"/>
      <w:bookmarkEnd w:id="357"/>
    </w:p>
    <w:p w14:paraId="1B2F151C">
      <w:pPr>
        <w:pStyle w:val="6"/>
      </w:pPr>
      <w:r>
        <w:rPr>
          <w:rFonts w:hint="eastAsia"/>
        </w:rPr>
        <w:t>概述</w:t>
      </w:r>
    </w:p>
    <w:p w14:paraId="78498B71">
      <w:pPr>
        <w:ind w:firstLine="480"/>
      </w:pPr>
      <w:r>
        <w:rPr>
          <w:rFonts w:hint="eastAsia"/>
        </w:rPr>
        <w:t>多源数据融合模块通过融合多源InSAR数据（升降轨、多平台），将雷达视线方向（LOS）形变结果转换为地表准三维形变，用于地质灾害监测（如滑坡、沉降）、基础设施稳定性评估等领域。</w:t>
      </w:r>
    </w:p>
    <w:p w14:paraId="387757B3">
      <w:pPr>
        <w:pStyle w:val="6"/>
      </w:pPr>
      <w:r>
        <w:rPr>
          <w:rFonts w:hint="eastAsia"/>
        </w:rPr>
        <w:t>模块组成</w:t>
      </w:r>
    </w:p>
    <w:p w14:paraId="556C4C5C">
      <w:pPr>
        <w:pStyle w:val="59"/>
      </w:pPr>
      <w:ins w:id="1094" w:author="Theron Tang" w:date="2026-10-13T11:03:00Z"/>
      <w:ins w:id="1095" w:author="Theron Tang" w:date="2026-10-13T11:03:00Z"/>
      <w:ins w:id="1096" w:author="Theron Tang" w:date="2026-10-13T11:03:00Z"/>
      <w:ins w:id="1097" w:author="Theron Tang" w:date="2026-10-13T11:03:00Z">
        <w:r>
          <w:rPr>
            <w:rFonts w:hint="eastAsia"/>
          </w:rPr>
          <w:object>
            <v:shape id="_x0000_i1055" o:spt="75" type="#_x0000_t75" style="height:258.1pt;width:296.8pt;" o:ole="t" filled="f" o:preferrelative="t" stroked="f" coordsize="21600,21600">
              <v:path/>
              <v:fill on="f" focussize="0,0"/>
              <v:stroke on="f" joinstyle="miter"/>
              <v:imagedata r:id="rId90" o:title=""/>
              <o:lock v:ext="edit" aspectratio="f"/>
              <w10:wrap type="none"/>
              <w10:anchorlock/>
            </v:shape>
            <o:OLEObject Type="Embed" ProgID="Visio.Drawing.15" ShapeID="_x0000_i1055" DrawAspect="Content" ObjectID="_1468075755" r:id="rId89">
              <o:LockedField>false</o:LockedField>
            </o:OLEObject>
          </w:object>
        </w:r>
      </w:ins>
      <w:ins w:id="1099" w:author="Theron Tang" w:date="2026-10-13T11:03:00Z"/>
      <w:del w:id="1100" w:author="Theron Tang" w:date="2026-10-13T11:03:00Z"/>
      <w:del w:id="1101" w:author="Theron Tang" w:date="2026-10-13T11:03:00Z"/>
      <w:del w:id="1102" w:author="Theron Tang" w:date="2026-10-13T11:03:00Z"/>
      <w:del w:id="1103" w:author="Theron Tang" w:date="2026-10-13T11:03:00Z">
        <w:r>
          <w:rPr>
            <w:rFonts w:hint="eastAsia"/>
          </w:rPr>
          <w:object>
            <v:shape id="_x0000_i1056" o:spt="75" type="#_x0000_t75" style="height:277.7pt;width:148.9pt;" o:ole="t" filled="f" o:preferrelative="t" stroked="f" coordsize="21600,21600">
              <v:path/>
              <v:fill on="f" focussize="0,0"/>
              <v:stroke on="f" joinstyle="miter"/>
              <v:imagedata r:id="rId92" o:title=""/>
              <o:lock v:ext="edit" aspectratio="f"/>
              <w10:wrap type="none"/>
              <w10:anchorlock/>
            </v:shape>
            <o:OLEObject Type="Embed" ProgID="Visio.Drawing.15" ShapeID="_x0000_i1056" DrawAspect="Content" ObjectID="_1468075756" r:id="rId91">
              <o:LockedField>false</o:LockedField>
            </o:OLEObject>
          </w:object>
        </w:r>
      </w:del>
      <w:del w:id="1105" w:author="Theron Tang" w:date="2026-10-13T11:03:00Z"/>
    </w:p>
    <w:p w14:paraId="36BA5990">
      <w:pPr>
        <w:pStyle w:val="110"/>
        <w:rPr>
          <w:rFonts w:hint="eastAsia"/>
        </w:rPr>
      </w:pPr>
      <w:bookmarkStart w:id="358" w:name="_Toc240550027"/>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15</w:t>
      </w:r>
      <w:r>
        <w:rPr>
          <w:rFonts w:hint="eastAsia"/>
        </w:rPr>
        <w:fldChar w:fldCharType="end"/>
      </w:r>
      <w:r>
        <w:rPr>
          <w:rFonts w:hint="eastAsia"/>
        </w:rPr>
        <w:t>多源数据融合模块组成图</w:t>
      </w:r>
      <w:bookmarkEnd w:id="358"/>
    </w:p>
    <w:p w14:paraId="260AB19F">
      <w:pPr>
        <w:pStyle w:val="6"/>
      </w:pPr>
      <w:r>
        <w:rPr>
          <w:rFonts w:hint="eastAsia"/>
        </w:rPr>
        <w:t>交互关系</w:t>
      </w:r>
    </w:p>
    <w:p w14:paraId="034CDF1B">
      <w:pPr>
        <w:ind w:firstLine="480"/>
      </w:pPr>
      <w:r>
        <w:rPr>
          <w:rFonts w:hint="eastAsia"/>
        </w:rPr>
        <w:t>模块交互关系图如下所示：</w:t>
      </w:r>
    </w:p>
    <w:p w14:paraId="3717C715">
      <w:pPr>
        <w:pStyle w:val="59"/>
      </w:pPr>
      <w:r>
        <w:rPr>
          <w:rFonts w:hint="eastAsia"/>
        </w:rPr>
        <w:object>
          <v:shape id="_x0000_i1057" o:spt="75" type="#_x0000_t75" style="height:262.55pt;width:288.5pt;" o:ole="t" filled="f" o:preferrelative="t" stroked="f" coordsize="21600,21600">
            <v:path/>
            <v:fill on="f" focussize="0,0"/>
            <v:stroke on="f" joinstyle="miter"/>
            <v:imagedata r:id="rId94" o:title=""/>
            <o:lock v:ext="edit" aspectratio="f"/>
            <w10:wrap type="none"/>
            <w10:anchorlock/>
          </v:shape>
          <o:OLEObject Type="Embed" ProgID="Visio.Drawing.15" ShapeID="_x0000_i1057" DrawAspect="Content" ObjectID="_1468075757" r:id="rId93">
            <o:LockedField>false</o:LockedField>
          </o:OLEObject>
        </w:object>
      </w:r>
    </w:p>
    <w:p w14:paraId="263D33EB">
      <w:pPr>
        <w:pStyle w:val="110"/>
        <w:rPr>
          <w:rFonts w:hint="eastAsia"/>
        </w:rPr>
      </w:pPr>
      <w:bookmarkStart w:id="359" w:name="_Toc240550028"/>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16</w:t>
      </w:r>
      <w:r>
        <w:rPr>
          <w:rFonts w:hint="eastAsia"/>
        </w:rPr>
        <w:fldChar w:fldCharType="end"/>
      </w:r>
      <w:r>
        <w:rPr>
          <w:rFonts w:hint="eastAsia"/>
        </w:rPr>
        <w:t>多源数据融合模块交互关系图</w:t>
      </w:r>
      <w:bookmarkEnd w:id="359"/>
    </w:p>
    <w:p w14:paraId="14FD8D33">
      <w:pPr>
        <w:pStyle w:val="6"/>
      </w:pPr>
      <w:r>
        <w:rPr>
          <w:rFonts w:hint="eastAsia"/>
        </w:rPr>
        <w:t>差分多源融合功能（SYC</w:t>
      </w:r>
      <w:r>
        <w:t>-</w:t>
      </w:r>
      <w:r>
        <w:rPr>
          <w:rFonts w:hint="eastAsia"/>
        </w:rPr>
        <w:t>GYSJ-WXYG</w:t>
      </w:r>
      <w:r>
        <w:t>-</w:t>
      </w:r>
      <w:r>
        <w:rPr>
          <w:rFonts w:hint="eastAsia"/>
        </w:rPr>
        <w:t>QYJC-DYRH-CFDY）</w:t>
      </w:r>
    </w:p>
    <w:p w14:paraId="5E1E944C">
      <w:pPr>
        <w:pStyle w:val="7"/>
      </w:pPr>
      <w:r>
        <w:rPr>
          <w:rFonts w:hint="eastAsia"/>
        </w:rPr>
        <w:t>功能描述</w:t>
      </w:r>
    </w:p>
    <w:p w14:paraId="562C1F58">
      <w:pPr>
        <w:ind w:firstLine="480"/>
      </w:pPr>
      <w:r>
        <w:rPr>
          <w:rFonts w:hint="eastAsia"/>
        </w:rPr>
        <w:t>差分多源融合三维分解，针对多轨道（升降轨）、多平台（多种SAR数据源）的D-InSAR观测结果，利用数据融合算法将雷达视线方向形变结果转换成地表准三维形变结果。</w:t>
      </w:r>
    </w:p>
    <w:p w14:paraId="75BB56D8">
      <w:pPr>
        <w:pStyle w:val="7"/>
      </w:pPr>
      <w:r>
        <w:rPr>
          <w:rFonts w:hint="eastAsia"/>
        </w:rPr>
        <w:t>输入输出</w:t>
      </w:r>
    </w:p>
    <w:p w14:paraId="2EFFA18B">
      <w:pPr>
        <w:pStyle w:val="106"/>
        <w:rPr>
          <w:rFonts w:hint="eastAsia"/>
        </w:rPr>
      </w:pPr>
      <w:bookmarkStart w:id="360" w:name="_Toc24054995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16</w:t>
      </w:r>
      <w:r>
        <w:rPr>
          <w:rFonts w:hint="eastAsia"/>
        </w:rPr>
        <w:fldChar w:fldCharType="end"/>
      </w:r>
      <w:r>
        <w:rPr>
          <w:rFonts w:hint="eastAsia"/>
        </w:rPr>
        <w:t>差分多源融合功能输入输出表</w:t>
      </w:r>
      <w:bookmarkEnd w:id="36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7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1FE51BC1">
            <w:pPr>
              <w:pStyle w:val="57"/>
            </w:pPr>
            <w:r>
              <w:t>标识</w:t>
            </w:r>
          </w:p>
        </w:tc>
        <w:tc>
          <w:tcPr>
            <w:tcW w:w="1746" w:type="dxa"/>
            <w:shd w:val="clear" w:color="auto" w:fill="D8D8D8" w:themeFill="background1" w:themeFillShade="D9"/>
          </w:tcPr>
          <w:p w14:paraId="33666ED1">
            <w:pPr>
              <w:pStyle w:val="57"/>
            </w:pPr>
            <w:r>
              <w:t>交互对象</w:t>
            </w:r>
          </w:p>
        </w:tc>
        <w:tc>
          <w:tcPr>
            <w:tcW w:w="1746" w:type="dxa"/>
            <w:shd w:val="clear" w:color="auto" w:fill="D8D8D8" w:themeFill="background1" w:themeFillShade="D9"/>
          </w:tcPr>
          <w:p w14:paraId="7BB60823">
            <w:pPr>
              <w:pStyle w:val="57"/>
            </w:pPr>
            <w:r>
              <w:t>数据名称</w:t>
            </w:r>
          </w:p>
        </w:tc>
        <w:tc>
          <w:tcPr>
            <w:tcW w:w="1746" w:type="dxa"/>
            <w:shd w:val="clear" w:color="auto" w:fill="D8D8D8" w:themeFill="background1" w:themeFillShade="D9"/>
          </w:tcPr>
          <w:p w14:paraId="11631A1C">
            <w:pPr>
              <w:pStyle w:val="57"/>
            </w:pPr>
            <w:r>
              <w:t>数据内容</w:t>
            </w:r>
          </w:p>
        </w:tc>
        <w:tc>
          <w:tcPr>
            <w:tcW w:w="1746" w:type="dxa"/>
            <w:shd w:val="clear" w:color="auto" w:fill="D8D8D8" w:themeFill="background1" w:themeFillShade="D9"/>
          </w:tcPr>
          <w:p w14:paraId="21ED4D29">
            <w:pPr>
              <w:pStyle w:val="57"/>
            </w:pPr>
            <w:r>
              <w:t>I/O</w:t>
            </w:r>
          </w:p>
        </w:tc>
      </w:tr>
      <w:tr w14:paraId="3CE2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73C0385">
            <w:pPr>
              <w:pStyle w:val="58"/>
            </w:pPr>
            <w:r>
              <w:t>SYC-GYSJ-WXYG-QYJC-DYRH-CFD</w:t>
            </w:r>
            <w:r>
              <w:rPr>
                <w:rFonts w:hint="eastAsia"/>
              </w:rPr>
              <w:t>Y</w:t>
            </w:r>
            <w:r>
              <w:t>-01</w:t>
            </w:r>
          </w:p>
        </w:tc>
        <w:tc>
          <w:tcPr>
            <w:tcW w:w="1746" w:type="dxa"/>
          </w:tcPr>
          <w:p w14:paraId="245FC575">
            <w:pPr>
              <w:pStyle w:val="58"/>
            </w:pPr>
            <w:r>
              <w:rPr>
                <w:rFonts w:hint="eastAsia"/>
              </w:rPr>
              <w:t>地震数据灾备与大数据管理子系统</w:t>
            </w:r>
          </w:p>
        </w:tc>
        <w:tc>
          <w:tcPr>
            <w:tcW w:w="1746" w:type="dxa"/>
          </w:tcPr>
          <w:p w14:paraId="0926DF91">
            <w:pPr>
              <w:pStyle w:val="58"/>
            </w:pPr>
            <w:r>
              <w:t>监测区域差分InSAR监测数据、监测区域DEM数据</w:t>
            </w:r>
          </w:p>
        </w:tc>
        <w:tc>
          <w:tcPr>
            <w:tcW w:w="1746" w:type="dxa"/>
          </w:tcPr>
          <w:p w14:paraId="335B6AC9">
            <w:pPr>
              <w:pStyle w:val="58"/>
            </w:pPr>
            <w:r>
              <w:t>差分InSAR形变</w:t>
            </w:r>
            <w:r>
              <w:rPr>
                <w:rFonts w:hint="eastAsia"/>
              </w:rPr>
              <w:t>监测</w:t>
            </w:r>
            <w:r>
              <w:t>数据、及DEM高程数据。</w:t>
            </w:r>
          </w:p>
        </w:tc>
        <w:tc>
          <w:tcPr>
            <w:tcW w:w="1746" w:type="dxa"/>
          </w:tcPr>
          <w:p w14:paraId="551C61D5">
            <w:pPr>
              <w:pStyle w:val="58"/>
            </w:pPr>
            <w:r>
              <w:t>I</w:t>
            </w:r>
          </w:p>
        </w:tc>
      </w:tr>
      <w:tr w14:paraId="5ABC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2B4820">
            <w:pPr>
              <w:pStyle w:val="58"/>
            </w:pPr>
            <w:r>
              <w:t>SYC-GYSJ-WXYG-QYJC-DYRH-CFD</w:t>
            </w:r>
            <w:r>
              <w:rPr>
                <w:rFonts w:hint="eastAsia"/>
              </w:rPr>
              <w:t>Y</w:t>
            </w:r>
            <w:r>
              <w:t>-02</w:t>
            </w:r>
          </w:p>
        </w:tc>
        <w:tc>
          <w:tcPr>
            <w:tcW w:w="1746" w:type="dxa"/>
          </w:tcPr>
          <w:p w14:paraId="057ADE2D">
            <w:pPr>
              <w:pStyle w:val="58"/>
            </w:pPr>
            <w:r>
              <w:rPr>
                <w:rFonts w:hint="eastAsia"/>
              </w:rPr>
              <w:t>地震数据灾备与大数据管理子系统</w:t>
            </w:r>
          </w:p>
        </w:tc>
        <w:tc>
          <w:tcPr>
            <w:tcW w:w="1746" w:type="dxa"/>
          </w:tcPr>
          <w:p w14:paraId="55AA2310">
            <w:pPr>
              <w:pStyle w:val="58"/>
            </w:pPr>
            <w:r>
              <w:t>监测区域地表形变准三维形变分析成果</w:t>
            </w:r>
          </w:p>
        </w:tc>
        <w:tc>
          <w:tcPr>
            <w:tcW w:w="1746" w:type="dxa"/>
          </w:tcPr>
          <w:p w14:paraId="7B0FF7EC">
            <w:pPr>
              <w:pStyle w:val="58"/>
            </w:pPr>
            <w:r>
              <w:rPr>
                <w:rFonts w:hint="eastAsia"/>
              </w:rPr>
              <w:t>垂直、东西方向形变、准三维形变场。</w:t>
            </w:r>
          </w:p>
        </w:tc>
        <w:tc>
          <w:tcPr>
            <w:tcW w:w="1746" w:type="dxa"/>
          </w:tcPr>
          <w:p w14:paraId="2EA71425">
            <w:pPr>
              <w:pStyle w:val="58"/>
            </w:pPr>
            <w:r>
              <w:t>O</w:t>
            </w:r>
          </w:p>
        </w:tc>
      </w:tr>
    </w:tbl>
    <w:p w14:paraId="0DE8B82F">
      <w:pPr>
        <w:pStyle w:val="7"/>
      </w:pPr>
      <w:r>
        <w:rPr>
          <w:rFonts w:hint="eastAsia"/>
        </w:rPr>
        <w:t>处理逻辑</w:t>
      </w:r>
    </w:p>
    <w:p w14:paraId="686C467F">
      <w:pPr>
        <w:widowControl w:val="0"/>
        <w:numPr>
          <w:ilvl w:val="0"/>
          <w:numId w:val="29"/>
        </w:numPr>
        <w:snapToGrid/>
        <w:ind w:firstLine="480" w:firstLineChars="200"/>
        <w:rPr>
          <w:ins w:id="1107" w:author="Theron Tang" w:date="2026-10-13T11:03:00Z"/>
          <w:rFonts w:hint="eastAsia" w:asciiTheme="minorEastAsia" w:hAnsiTheme="minorEastAsia" w:cstheme="minorEastAsia"/>
          <w:szCs w:val="21"/>
        </w:rPr>
        <w:pPrChange w:id="1106" w:author="Theron Tang" w:date="2026-10-13T11:03:00Z">
          <w:pPr>
            <w:numPr>
              <w:ilvl w:val="255"/>
              <w:numId w:val="0"/>
            </w:numPr>
            <w:snapToGrid/>
            <w:ind w:firstLine="480" w:firstLineChars="0"/>
          </w:pPr>
        </w:pPrChange>
      </w:pPr>
      <w:ins w:id="1108" w:author="Theron Tang" w:date="2026-10-13T11:03:00Z">
        <w:r>
          <w:rPr>
            <w:rFonts w:hint="eastAsia" w:asciiTheme="minorEastAsia" w:hAnsiTheme="minorEastAsia" w:cstheme="minorEastAsia"/>
            <w:szCs w:val="21"/>
          </w:rPr>
          <w:t>选择三维分解功能：</w:t>
        </w:r>
      </w:ins>
      <w:ins w:id="1109" w:author="Theron Tang" w:date="2026-10-13T11:03:00Z">
        <w:r>
          <w:rPr>
            <w:rFonts w:ascii="Segoe UI" w:hAnsi="Segoe UI" w:eastAsia="Segoe UI" w:cs="Segoe UI"/>
            <w:color w:val="0F1115"/>
            <w:shd w:val="clear" w:color="auto" w:fill="FFFFFF"/>
          </w:rPr>
          <w:t>用户进入多源数据融合模块，选择差分多源融合功能。系统校验当前用户是否具备三维形变分析操作权限，并检查所访问数据是否在授权范围内。</w:t>
        </w:r>
      </w:ins>
    </w:p>
    <w:p w14:paraId="5D9AD968">
      <w:pPr>
        <w:widowControl w:val="0"/>
        <w:numPr>
          <w:ilvl w:val="0"/>
          <w:numId w:val="29"/>
        </w:numPr>
        <w:snapToGrid/>
        <w:ind w:firstLine="480" w:firstLineChars="200"/>
        <w:rPr>
          <w:ins w:id="1111" w:author="Theron Tang" w:date="2026-10-13T11:03:00Z"/>
          <w:rFonts w:hint="eastAsia" w:asciiTheme="minorEastAsia" w:hAnsiTheme="minorEastAsia" w:cstheme="minorEastAsia"/>
          <w:szCs w:val="21"/>
        </w:rPr>
        <w:pPrChange w:id="1110" w:author="Theron Tang" w:date="2026-10-13T11:03:00Z">
          <w:pPr>
            <w:numPr>
              <w:ilvl w:val="255"/>
              <w:numId w:val="0"/>
            </w:numPr>
            <w:snapToGrid/>
            <w:ind w:firstLine="480" w:firstLineChars="0"/>
          </w:pPr>
        </w:pPrChange>
      </w:pPr>
      <w:ins w:id="1112" w:author="Theron Tang" w:date="2026-10-13T11:03:00Z">
        <w:r>
          <w:rPr>
            <w:rFonts w:hint="eastAsia" w:asciiTheme="minorEastAsia" w:hAnsiTheme="minorEastAsia" w:cstheme="minorEastAsia"/>
            <w:szCs w:val="21"/>
          </w:rPr>
          <w:t>选择模式（升降轨/单轨）：系统提供升降轨联合分解、单轨分解等模式。用户根据数据情况选择融合模式：</w:t>
        </w:r>
      </w:ins>
    </w:p>
    <w:p w14:paraId="1893484B">
      <w:pPr>
        <w:numPr>
          <w:ilvl w:val="255"/>
          <w:numId w:val="0"/>
        </w:numPr>
        <w:snapToGrid/>
        <w:ind w:firstLine="480"/>
        <w:rPr>
          <w:ins w:id="1113" w:author="Theron Tang" w:date="2026-10-13T11:03:00Z"/>
          <w:rFonts w:hint="eastAsia" w:asciiTheme="minorEastAsia" w:hAnsiTheme="minorEastAsia" w:cstheme="minorEastAsia"/>
          <w:szCs w:val="21"/>
        </w:rPr>
      </w:pPr>
      <w:ins w:id="1114" w:author="Theron Tang" w:date="2026-10-13T11:03:00Z">
        <w:r>
          <w:rPr>
            <w:rFonts w:hint="eastAsia" w:asciiTheme="minorEastAsia" w:hAnsiTheme="minorEastAsia" w:cstheme="minorEastAsia"/>
            <w:szCs w:val="21"/>
          </w:rPr>
          <w:t>升降轨模式：至少需要一个升轨和一个降轨观测结果；</w:t>
        </w:r>
      </w:ins>
    </w:p>
    <w:p w14:paraId="65493318">
      <w:pPr>
        <w:numPr>
          <w:ilvl w:val="255"/>
          <w:numId w:val="0"/>
        </w:numPr>
        <w:snapToGrid/>
        <w:ind w:firstLine="480"/>
        <w:rPr>
          <w:ins w:id="1115" w:author="Theron Tang" w:date="2026-10-13T11:03:00Z"/>
          <w:rFonts w:hint="eastAsia" w:asciiTheme="minorEastAsia" w:hAnsiTheme="minorEastAsia" w:cstheme="minorEastAsia"/>
          <w:szCs w:val="21"/>
        </w:rPr>
      </w:pPr>
      <w:ins w:id="1116" w:author="Theron Tang" w:date="2026-10-13T11:03:00Z">
        <w:r>
          <w:rPr>
            <w:rFonts w:hint="eastAsia" w:asciiTheme="minorEastAsia" w:hAnsiTheme="minorEastAsia" w:cstheme="minorEastAsia"/>
            <w:szCs w:val="21"/>
          </w:rPr>
          <w:t>单轨模式：仅使用单一轨道观测结果，按预设约束条件估算垂向或东西向形变分量。</w:t>
        </w:r>
      </w:ins>
    </w:p>
    <w:p w14:paraId="443A155B">
      <w:pPr>
        <w:numPr>
          <w:ilvl w:val="255"/>
          <w:numId w:val="0"/>
        </w:numPr>
        <w:snapToGrid/>
        <w:ind w:firstLine="480"/>
        <w:rPr>
          <w:ins w:id="1117" w:author="Theron Tang" w:date="2026-10-13T11:03:00Z"/>
          <w:rFonts w:hint="eastAsia" w:asciiTheme="minorEastAsia" w:hAnsiTheme="minorEastAsia" w:cstheme="minorEastAsia"/>
          <w:szCs w:val="21"/>
        </w:rPr>
      </w:pPr>
      <w:ins w:id="1118" w:author="Theron Tang" w:date="2026-10-13T11:03:00Z">
        <w:r>
          <w:rPr>
            <w:rFonts w:hint="eastAsia" w:asciiTheme="minorEastAsia" w:hAnsiTheme="minorEastAsia" w:cstheme="minorEastAsia"/>
            <w:szCs w:val="21"/>
          </w:rPr>
          <w:t>系统根据所选模式检查输入数据是否满足最低数量与轨道组合要求。</w:t>
        </w:r>
      </w:ins>
    </w:p>
    <w:p w14:paraId="01548697">
      <w:pPr>
        <w:widowControl w:val="0"/>
        <w:numPr>
          <w:ilvl w:val="0"/>
          <w:numId w:val="29"/>
        </w:numPr>
        <w:snapToGrid/>
        <w:ind w:firstLine="480" w:firstLineChars="200"/>
        <w:rPr>
          <w:ins w:id="1120" w:author="Theron Tang" w:date="2026-10-13T11:03:00Z"/>
          <w:rFonts w:hint="eastAsia" w:asciiTheme="minorEastAsia" w:hAnsiTheme="minorEastAsia" w:cstheme="minorEastAsia"/>
          <w:szCs w:val="21"/>
        </w:rPr>
        <w:pPrChange w:id="1119" w:author="Theron Tang" w:date="2026-10-13T11:03:00Z">
          <w:pPr>
            <w:numPr>
              <w:ilvl w:val="255"/>
              <w:numId w:val="0"/>
            </w:numPr>
            <w:snapToGrid/>
            <w:ind w:firstLine="480" w:firstLineChars="0"/>
          </w:pPr>
        </w:pPrChange>
      </w:pPr>
      <w:ins w:id="1121" w:author="Theron Tang" w:date="2026-10-13T11:03:00Z">
        <w:r>
          <w:rPr>
            <w:rFonts w:hint="eastAsia" w:asciiTheme="minorEastAsia" w:hAnsiTheme="minorEastAsia" w:cstheme="minorEastAsia"/>
            <w:szCs w:val="21"/>
          </w:rPr>
          <w:t>选择InSAR数据/DEM数据：用户选择监测区域InSAR形变数据及对应DEM数据。系统对输入数据执行有效性检查，包括：</w:t>
        </w:r>
      </w:ins>
    </w:p>
    <w:p w14:paraId="22BC0EA0">
      <w:pPr>
        <w:numPr>
          <w:ilvl w:val="255"/>
          <w:numId w:val="0"/>
        </w:numPr>
        <w:snapToGrid/>
        <w:ind w:firstLine="480"/>
        <w:rPr>
          <w:ins w:id="1122" w:author="Theron Tang" w:date="2026-10-13T11:03:00Z"/>
          <w:rFonts w:hint="eastAsia" w:asciiTheme="minorEastAsia" w:hAnsiTheme="minorEastAsia" w:cstheme="minorEastAsia"/>
          <w:szCs w:val="21"/>
        </w:rPr>
      </w:pPr>
      <w:ins w:id="1123" w:author="Theron Tang" w:date="2026-10-13T11:03:00Z">
        <w:r>
          <w:rPr>
            <w:rFonts w:hint="eastAsia" w:asciiTheme="minorEastAsia" w:hAnsiTheme="minorEastAsia" w:cstheme="minorEastAsia"/>
            <w:szCs w:val="21"/>
          </w:rPr>
          <w:t>数据格式、坐标系、空间范围是否一致；</w:t>
        </w:r>
      </w:ins>
    </w:p>
    <w:p w14:paraId="2389CA57">
      <w:pPr>
        <w:numPr>
          <w:ilvl w:val="255"/>
          <w:numId w:val="0"/>
        </w:numPr>
        <w:snapToGrid/>
        <w:ind w:firstLine="480"/>
        <w:rPr>
          <w:ins w:id="1124" w:author="Theron Tang" w:date="2026-10-13T11:03:00Z"/>
          <w:rFonts w:hint="eastAsia" w:asciiTheme="minorEastAsia" w:hAnsiTheme="minorEastAsia" w:cstheme="minorEastAsia"/>
          <w:szCs w:val="21"/>
        </w:rPr>
      </w:pPr>
      <w:ins w:id="1125" w:author="Theron Tang" w:date="2026-10-13T11:03:00Z">
        <w:r>
          <w:rPr>
            <w:rFonts w:hint="eastAsia" w:asciiTheme="minorEastAsia" w:hAnsiTheme="minorEastAsia" w:cstheme="minorEastAsia"/>
            <w:szCs w:val="21"/>
          </w:rPr>
          <w:t>形变数据是否包含LOS向形变量、相干性、观测时间等必要字段；</w:t>
        </w:r>
      </w:ins>
    </w:p>
    <w:p w14:paraId="78243778">
      <w:pPr>
        <w:numPr>
          <w:ilvl w:val="255"/>
          <w:numId w:val="0"/>
        </w:numPr>
        <w:snapToGrid/>
        <w:ind w:firstLine="480"/>
        <w:rPr>
          <w:ins w:id="1126" w:author="Theron Tang" w:date="2026-10-13T11:03:00Z"/>
          <w:rFonts w:hint="eastAsia" w:asciiTheme="minorEastAsia" w:hAnsiTheme="minorEastAsia" w:cstheme="minorEastAsia"/>
          <w:szCs w:val="21"/>
        </w:rPr>
      </w:pPr>
      <w:ins w:id="1127" w:author="Theron Tang" w:date="2026-10-13T11:03:00Z">
        <w:r>
          <w:rPr>
            <w:rFonts w:hint="eastAsia" w:asciiTheme="minorEastAsia" w:hAnsiTheme="minorEastAsia" w:cstheme="minorEastAsia"/>
            <w:szCs w:val="21"/>
          </w:rPr>
          <w:t>DEM分辨率、高程范围是否覆盖监测区域；</w:t>
        </w:r>
      </w:ins>
    </w:p>
    <w:p w14:paraId="2070E035">
      <w:pPr>
        <w:numPr>
          <w:ilvl w:val="255"/>
          <w:numId w:val="0"/>
        </w:numPr>
        <w:snapToGrid/>
        <w:ind w:firstLine="480"/>
        <w:rPr>
          <w:ins w:id="1128" w:author="Theron Tang" w:date="2026-10-13T11:03:00Z"/>
          <w:rFonts w:hint="eastAsia" w:asciiTheme="minorEastAsia" w:hAnsiTheme="minorEastAsia" w:cstheme="minorEastAsia"/>
          <w:szCs w:val="21"/>
        </w:rPr>
      </w:pPr>
      <w:ins w:id="1129" w:author="Theron Tang" w:date="2026-10-13T11:03:00Z">
        <w:r>
          <w:rPr>
            <w:rFonts w:hint="eastAsia" w:asciiTheme="minorEastAsia" w:hAnsiTheme="minorEastAsia" w:cstheme="minorEastAsia"/>
            <w:szCs w:val="21"/>
          </w:rPr>
          <w:t>数据是否存在明显空洞、异常值或质量标记。</w:t>
        </w:r>
      </w:ins>
    </w:p>
    <w:p w14:paraId="255618D0">
      <w:pPr>
        <w:numPr>
          <w:ilvl w:val="255"/>
          <w:numId w:val="0"/>
        </w:numPr>
        <w:snapToGrid/>
        <w:ind w:firstLine="480"/>
        <w:rPr>
          <w:ins w:id="1130" w:author="Theron Tang" w:date="2026-10-13T11:03:00Z"/>
          <w:rFonts w:hint="eastAsia" w:asciiTheme="minorEastAsia" w:hAnsiTheme="minorEastAsia" w:cstheme="minorEastAsia"/>
          <w:szCs w:val="21"/>
        </w:rPr>
      </w:pPr>
      <w:ins w:id="1131" w:author="Theron Tang" w:date="2026-10-13T11:03:00Z">
        <w:r>
          <w:rPr>
            <w:rFonts w:hint="eastAsia" w:asciiTheme="minorEastAsia" w:hAnsiTheme="minorEastAsia" w:cstheme="minorEastAsia"/>
            <w:szCs w:val="21"/>
          </w:rPr>
          <w:t>检查不通过时，提示具体问题并阻止执行。</w:t>
        </w:r>
      </w:ins>
    </w:p>
    <w:p w14:paraId="48182D65">
      <w:pPr>
        <w:widowControl w:val="0"/>
        <w:numPr>
          <w:ilvl w:val="0"/>
          <w:numId w:val="29"/>
        </w:numPr>
        <w:snapToGrid/>
        <w:ind w:firstLine="480" w:firstLineChars="200"/>
        <w:rPr>
          <w:ins w:id="1133" w:author="Theron Tang" w:date="2026-10-13T11:03:00Z"/>
          <w:rFonts w:hint="eastAsia" w:asciiTheme="minorEastAsia" w:hAnsiTheme="minorEastAsia" w:cstheme="minorEastAsia"/>
          <w:szCs w:val="21"/>
        </w:rPr>
        <w:pPrChange w:id="1132" w:author="Theron Tang" w:date="2026-10-13T11:03:00Z">
          <w:pPr>
            <w:numPr>
              <w:ilvl w:val="255"/>
              <w:numId w:val="0"/>
            </w:numPr>
            <w:snapToGrid/>
            <w:ind w:firstLine="480" w:firstLineChars="0"/>
          </w:pPr>
        </w:pPrChange>
      </w:pPr>
      <w:ins w:id="1134" w:author="Theron Tang" w:date="2026-10-13T11:03:00Z">
        <w:r>
          <w:rPr>
            <w:rFonts w:hint="eastAsia" w:asciiTheme="minorEastAsia" w:hAnsiTheme="minorEastAsia" w:cstheme="minorEastAsia"/>
            <w:szCs w:val="21"/>
          </w:rPr>
          <w:t>执行三维分解操作：生成准三维形变场成果，</w:t>
        </w:r>
      </w:ins>
      <w:ins w:id="1135" w:author="Theron Tang" w:date="2026-10-13T11:03:00Z">
        <w:r>
          <w:rPr>
            <w:rFonts w:ascii="Segoe UI" w:hAnsi="Segoe UI" w:eastAsia="Segoe UI" w:cs="Segoe UI"/>
            <w:color w:val="0F1115"/>
            <w:shd w:val="clear" w:color="auto" w:fill="FFFFFF"/>
          </w:rPr>
          <w:t>将准三维形变分析成果保存至成果库，并按标准格式输出</w:t>
        </w:r>
      </w:ins>
      <w:ins w:id="1136" w:author="Theron Tang" w:date="2026-10-13T11:03:00Z">
        <w:r>
          <w:rPr>
            <w:rFonts w:hint="eastAsia" w:ascii="Segoe UI" w:hAnsi="Segoe UI" w:cs="Segoe UI"/>
            <w:color w:val="0F1115"/>
            <w:shd w:val="clear" w:color="auto" w:fill="FFFFFF"/>
          </w:rPr>
          <w:t>，</w:t>
        </w:r>
      </w:ins>
      <w:ins w:id="1137" w:author="Theron Tang" w:date="2026-10-13T11:03:00Z">
        <w:r>
          <w:rPr>
            <w:rFonts w:ascii="Segoe UI" w:hAnsi="Segoe UI" w:eastAsia="Segoe UI" w:cs="Segoe UI"/>
            <w:color w:val="0F1115"/>
            <w:shd w:val="clear" w:color="auto" w:fill="FFFFFF"/>
          </w:rPr>
          <w:t>成果元数据包含监测区域、数据来源、融合模式</w:t>
        </w:r>
      </w:ins>
      <w:ins w:id="1138" w:author="Theron Tang" w:date="2026-10-13T11:03:00Z">
        <w:r>
          <w:rPr>
            <w:rFonts w:hint="eastAsia" w:ascii="Segoe UI" w:hAnsi="Segoe UI" w:cs="Segoe UI"/>
            <w:color w:val="0F1115"/>
            <w:shd w:val="clear" w:color="auto" w:fill="FFFFFF"/>
          </w:rPr>
          <w:t>等</w:t>
        </w:r>
      </w:ins>
      <w:ins w:id="1139" w:author="Theron Tang" w:date="2026-10-13T11:03:00Z">
        <w:r>
          <w:rPr>
            <w:rFonts w:ascii="Segoe UI" w:hAnsi="Segoe UI" w:eastAsia="Segoe UI" w:cs="Segoe UI"/>
            <w:color w:val="0F1115"/>
            <w:shd w:val="clear" w:color="auto" w:fill="FFFFFF"/>
          </w:rPr>
          <w:t>。</w:t>
        </w:r>
      </w:ins>
    </w:p>
    <w:p w14:paraId="33EE9534">
      <w:pPr>
        <w:widowControl w:val="0"/>
        <w:numPr>
          <w:ilvl w:val="0"/>
          <w:numId w:val="29"/>
        </w:numPr>
        <w:snapToGrid/>
        <w:ind w:firstLine="480"/>
        <w:rPr>
          <w:del w:id="1140" w:author="Theron Tang" w:date="2026-10-13T11:03:00Z"/>
          <w:rFonts w:hint="eastAsia" w:asciiTheme="minorEastAsia" w:hAnsiTheme="minorEastAsia" w:cstheme="minorEastAsia"/>
          <w:szCs w:val="21"/>
        </w:rPr>
      </w:pPr>
      <w:del w:id="1141" w:author="Theron Tang" w:date="2026-10-13T11:03:00Z">
        <w:r>
          <w:rPr>
            <w:rFonts w:hint="eastAsia" w:asciiTheme="minorEastAsia" w:hAnsiTheme="minorEastAsia" w:cstheme="minorEastAsia"/>
            <w:szCs w:val="21"/>
          </w:rPr>
          <w:delText>选择三维分解功能</w:delText>
        </w:r>
      </w:del>
    </w:p>
    <w:p w14:paraId="62DEB338">
      <w:pPr>
        <w:widowControl w:val="0"/>
        <w:numPr>
          <w:ilvl w:val="0"/>
          <w:numId w:val="29"/>
        </w:numPr>
        <w:snapToGrid/>
        <w:ind w:firstLine="480"/>
        <w:rPr>
          <w:del w:id="1142" w:author="Theron Tang" w:date="2026-10-13T11:03:00Z"/>
          <w:rFonts w:hint="eastAsia" w:asciiTheme="minorEastAsia" w:hAnsiTheme="minorEastAsia" w:cstheme="minorEastAsia"/>
          <w:szCs w:val="21"/>
        </w:rPr>
      </w:pPr>
      <w:del w:id="1143" w:author="Theron Tang" w:date="2026-10-13T11:03:00Z">
        <w:r>
          <w:rPr>
            <w:rFonts w:hint="eastAsia" w:asciiTheme="minorEastAsia" w:hAnsiTheme="minorEastAsia" w:cstheme="minorEastAsia"/>
            <w:szCs w:val="21"/>
          </w:rPr>
          <w:delText>选择模式（升降轨/单轨）</w:delText>
        </w:r>
      </w:del>
    </w:p>
    <w:p w14:paraId="148E688D">
      <w:pPr>
        <w:widowControl w:val="0"/>
        <w:numPr>
          <w:ilvl w:val="0"/>
          <w:numId w:val="29"/>
        </w:numPr>
        <w:snapToGrid/>
        <w:ind w:firstLine="480"/>
        <w:rPr>
          <w:del w:id="1144" w:author="Theron Tang" w:date="2026-10-13T11:03:00Z"/>
          <w:rFonts w:hint="eastAsia" w:asciiTheme="minorEastAsia" w:hAnsiTheme="minorEastAsia" w:cstheme="minorEastAsia"/>
          <w:szCs w:val="21"/>
        </w:rPr>
      </w:pPr>
      <w:del w:id="1145" w:author="Theron Tang" w:date="2026-10-13T11:03:00Z">
        <w:r>
          <w:rPr>
            <w:rFonts w:hint="eastAsia" w:asciiTheme="minorEastAsia" w:hAnsiTheme="minorEastAsia" w:cstheme="minorEastAsia"/>
            <w:szCs w:val="21"/>
          </w:rPr>
          <w:delText>选择DEM数据</w:delText>
        </w:r>
      </w:del>
    </w:p>
    <w:p w14:paraId="364DB0B5">
      <w:pPr>
        <w:widowControl w:val="0"/>
        <w:numPr>
          <w:ilvl w:val="0"/>
          <w:numId w:val="29"/>
        </w:numPr>
        <w:snapToGrid/>
        <w:ind w:firstLine="480"/>
        <w:rPr>
          <w:del w:id="1146" w:author="Theron Tang" w:date="2026-10-13T11:03:00Z"/>
          <w:rFonts w:hint="eastAsia" w:asciiTheme="minorEastAsia" w:hAnsiTheme="minorEastAsia" w:cstheme="minorEastAsia"/>
          <w:szCs w:val="21"/>
        </w:rPr>
      </w:pPr>
      <w:del w:id="1147" w:author="Theron Tang" w:date="2026-10-13T11:03:00Z">
        <w:r>
          <w:rPr>
            <w:rFonts w:hint="eastAsia" w:asciiTheme="minorEastAsia" w:hAnsiTheme="minorEastAsia" w:cstheme="minorEastAsia"/>
            <w:szCs w:val="21"/>
          </w:rPr>
          <w:delText>选择InSAR数据</w:delText>
        </w:r>
      </w:del>
    </w:p>
    <w:p w14:paraId="5D80CE2B">
      <w:pPr>
        <w:widowControl w:val="0"/>
        <w:numPr>
          <w:ilvl w:val="0"/>
          <w:numId w:val="29"/>
        </w:numPr>
        <w:snapToGrid/>
        <w:ind w:firstLine="480"/>
        <w:rPr>
          <w:del w:id="1148" w:author="Theron Tang" w:date="2026-10-13T11:03:00Z"/>
          <w:rFonts w:hint="eastAsia" w:asciiTheme="minorEastAsia" w:hAnsiTheme="minorEastAsia" w:cstheme="minorEastAsia"/>
          <w:szCs w:val="21"/>
        </w:rPr>
      </w:pPr>
      <w:del w:id="1149" w:author="Theron Tang" w:date="2026-10-13T11:03:00Z">
        <w:r>
          <w:rPr>
            <w:rFonts w:hint="eastAsia" w:asciiTheme="minorEastAsia" w:hAnsiTheme="minorEastAsia" w:cstheme="minorEastAsia"/>
            <w:szCs w:val="21"/>
          </w:rPr>
          <w:delText>执行三维分解操作</w:delText>
        </w:r>
      </w:del>
    </w:p>
    <w:p w14:paraId="31722D3A">
      <w:pPr>
        <w:pStyle w:val="7"/>
      </w:pPr>
      <w:r>
        <w:rPr>
          <w:rFonts w:hint="eastAsia"/>
        </w:rPr>
        <w:t>异常与错误处理</w:t>
      </w:r>
    </w:p>
    <w:p w14:paraId="043DC93D">
      <w:pPr>
        <w:ind w:firstLine="480"/>
      </w:pPr>
      <w:r>
        <w:rPr>
          <w:rFonts w:hint="eastAsia"/>
        </w:rPr>
        <w:t>准三维形变分析失败，系统提示任务失败，检查数据格式、类型及系统参数配置后再次启动任务。</w:t>
      </w:r>
    </w:p>
    <w:p w14:paraId="515DE15B">
      <w:pPr>
        <w:pStyle w:val="6"/>
      </w:pPr>
      <w:r>
        <w:rPr>
          <w:rFonts w:hint="eastAsia"/>
        </w:rPr>
        <w:t>时序多源融合功能（SYC</w:t>
      </w:r>
      <w:r>
        <w:t>-</w:t>
      </w:r>
      <w:r>
        <w:rPr>
          <w:rFonts w:hint="eastAsia"/>
        </w:rPr>
        <w:t>GYSJ-WXYG</w:t>
      </w:r>
      <w:r>
        <w:t>-</w:t>
      </w:r>
      <w:r>
        <w:rPr>
          <w:rFonts w:hint="eastAsia"/>
        </w:rPr>
        <w:t>QYJC-DYRH-02）</w:t>
      </w:r>
    </w:p>
    <w:p w14:paraId="199B42BE">
      <w:pPr>
        <w:pStyle w:val="7"/>
      </w:pPr>
      <w:r>
        <w:rPr>
          <w:rFonts w:hint="eastAsia"/>
        </w:rPr>
        <w:t>功能描述</w:t>
      </w:r>
    </w:p>
    <w:p w14:paraId="745C2EF7">
      <w:pPr>
        <w:ind w:firstLine="480"/>
      </w:pPr>
      <w:r>
        <w:rPr>
          <w:rFonts w:hint="eastAsia"/>
        </w:rPr>
        <w:t>时序多源融合三维分解，针对多轨道（升降轨）、多平台（多种SAR数据源）InSAR（包括PS-InSAR、SBAS-InSAR等）观测结果，利用数据融合算法将雷达视线方向形变结果转换成地表准三维形变结果。</w:t>
      </w:r>
    </w:p>
    <w:p w14:paraId="0F829F90">
      <w:pPr>
        <w:pStyle w:val="7"/>
      </w:pPr>
      <w:r>
        <w:rPr>
          <w:rFonts w:hint="eastAsia"/>
        </w:rPr>
        <w:t>输入输出</w:t>
      </w:r>
    </w:p>
    <w:p w14:paraId="21300519">
      <w:pPr>
        <w:pStyle w:val="106"/>
        <w:rPr>
          <w:rFonts w:hint="eastAsia"/>
        </w:rPr>
      </w:pPr>
      <w:bookmarkStart w:id="361" w:name="_Toc24054995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17</w:t>
      </w:r>
      <w:r>
        <w:rPr>
          <w:rFonts w:hint="eastAsia"/>
        </w:rPr>
        <w:fldChar w:fldCharType="end"/>
      </w:r>
      <w:r>
        <w:rPr>
          <w:rFonts w:hint="eastAsia"/>
        </w:rPr>
        <w:t>时序多源融合功能输入输出表</w:t>
      </w:r>
      <w:bookmarkEnd w:id="36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B11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A4042E2">
            <w:pPr>
              <w:pStyle w:val="57"/>
            </w:pPr>
            <w:r>
              <w:t>标识</w:t>
            </w:r>
          </w:p>
        </w:tc>
        <w:tc>
          <w:tcPr>
            <w:tcW w:w="1746" w:type="dxa"/>
            <w:shd w:val="clear" w:color="auto" w:fill="D8D8D8" w:themeFill="background1" w:themeFillShade="D9"/>
          </w:tcPr>
          <w:p w14:paraId="1E52B7CA">
            <w:pPr>
              <w:pStyle w:val="57"/>
            </w:pPr>
            <w:r>
              <w:t>交互对象</w:t>
            </w:r>
          </w:p>
        </w:tc>
        <w:tc>
          <w:tcPr>
            <w:tcW w:w="1746" w:type="dxa"/>
            <w:shd w:val="clear" w:color="auto" w:fill="D8D8D8" w:themeFill="background1" w:themeFillShade="D9"/>
          </w:tcPr>
          <w:p w14:paraId="66617222">
            <w:pPr>
              <w:pStyle w:val="57"/>
            </w:pPr>
            <w:r>
              <w:t>数据名称</w:t>
            </w:r>
          </w:p>
        </w:tc>
        <w:tc>
          <w:tcPr>
            <w:tcW w:w="1746" w:type="dxa"/>
            <w:shd w:val="clear" w:color="auto" w:fill="D8D8D8" w:themeFill="background1" w:themeFillShade="D9"/>
          </w:tcPr>
          <w:p w14:paraId="43647391">
            <w:pPr>
              <w:pStyle w:val="57"/>
            </w:pPr>
            <w:r>
              <w:t>数据内容</w:t>
            </w:r>
          </w:p>
        </w:tc>
        <w:tc>
          <w:tcPr>
            <w:tcW w:w="1746" w:type="dxa"/>
            <w:shd w:val="clear" w:color="auto" w:fill="D8D8D8" w:themeFill="background1" w:themeFillShade="D9"/>
          </w:tcPr>
          <w:p w14:paraId="7FB26D1F">
            <w:pPr>
              <w:pStyle w:val="57"/>
            </w:pPr>
            <w:r>
              <w:t>I/O</w:t>
            </w:r>
          </w:p>
        </w:tc>
      </w:tr>
      <w:tr w14:paraId="7A3A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C8E0FE5">
            <w:pPr>
              <w:pStyle w:val="58"/>
            </w:pPr>
            <w:r>
              <w:t>SYC-GYSJ-WXYG-QYJC-DYRH-SXD</w:t>
            </w:r>
            <w:r>
              <w:rPr>
                <w:rFonts w:hint="eastAsia"/>
              </w:rPr>
              <w:t>Y</w:t>
            </w:r>
            <w:r>
              <w:t>-01</w:t>
            </w:r>
          </w:p>
        </w:tc>
        <w:tc>
          <w:tcPr>
            <w:tcW w:w="1746" w:type="dxa"/>
          </w:tcPr>
          <w:p w14:paraId="5104A4C6">
            <w:pPr>
              <w:pStyle w:val="58"/>
            </w:pPr>
            <w:r>
              <w:rPr>
                <w:rFonts w:hint="eastAsia"/>
              </w:rPr>
              <w:t>地震数据灾备与大数据管理子系统</w:t>
            </w:r>
          </w:p>
        </w:tc>
        <w:tc>
          <w:tcPr>
            <w:tcW w:w="1746" w:type="dxa"/>
          </w:tcPr>
          <w:p w14:paraId="3A321EF0">
            <w:pPr>
              <w:pStyle w:val="58"/>
            </w:pPr>
            <w:r>
              <w:t>监测区域时序InSAR监测数据、监测区域DEM数据</w:t>
            </w:r>
          </w:p>
        </w:tc>
        <w:tc>
          <w:tcPr>
            <w:tcW w:w="1746" w:type="dxa"/>
          </w:tcPr>
          <w:p w14:paraId="2FD9C351">
            <w:pPr>
              <w:pStyle w:val="58"/>
            </w:pPr>
            <w:r>
              <w:t>时序形变、形变速率、观测日期及DEM高程数据。</w:t>
            </w:r>
          </w:p>
        </w:tc>
        <w:tc>
          <w:tcPr>
            <w:tcW w:w="1746" w:type="dxa"/>
          </w:tcPr>
          <w:p w14:paraId="5026C401">
            <w:pPr>
              <w:pStyle w:val="58"/>
            </w:pPr>
            <w:r>
              <w:t>I</w:t>
            </w:r>
          </w:p>
        </w:tc>
      </w:tr>
      <w:tr w14:paraId="4E56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813A7FE">
            <w:pPr>
              <w:pStyle w:val="58"/>
            </w:pPr>
            <w:r>
              <w:t>SYC-GYSJ-WXYG-QYJC-DYRH-SXD</w:t>
            </w:r>
            <w:r>
              <w:rPr>
                <w:rFonts w:hint="eastAsia"/>
              </w:rPr>
              <w:t>Y</w:t>
            </w:r>
            <w:r>
              <w:t>-02</w:t>
            </w:r>
          </w:p>
        </w:tc>
        <w:tc>
          <w:tcPr>
            <w:tcW w:w="1746" w:type="dxa"/>
          </w:tcPr>
          <w:p w14:paraId="152084EE">
            <w:pPr>
              <w:pStyle w:val="58"/>
            </w:pPr>
            <w:r>
              <w:rPr>
                <w:rFonts w:hint="eastAsia"/>
              </w:rPr>
              <w:t>地震数据灾备与大数据管理子系统</w:t>
            </w:r>
          </w:p>
        </w:tc>
        <w:tc>
          <w:tcPr>
            <w:tcW w:w="1746" w:type="dxa"/>
          </w:tcPr>
          <w:p w14:paraId="1B986725">
            <w:pPr>
              <w:pStyle w:val="58"/>
            </w:pPr>
            <w:r>
              <w:t>监测区域地表形变准三维形变分析成果</w:t>
            </w:r>
          </w:p>
        </w:tc>
        <w:tc>
          <w:tcPr>
            <w:tcW w:w="1746" w:type="dxa"/>
          </w:tcPr>
          <w:p w14:paraId="40B9B143">
            <w:pPr>
              <w:pStyle w:val="58"/>
            </w:pPr>
            <w:r>
              <w:rPr>
                <w:rFonts w:hint="eastAsia"/>
              </w:rPr>
              <w:t>垂直、东西方向形变、准三维形变场。</w:t>
            </w:r>
          </w:p>
        </w:tc>
        <w:tc>
          <w:tcPr>
            <w:tcW w:w="1746" w:type="dxa"/>
          </w:tcPr>
          <w:p w14:paraId="2ED2215F">
            <w:pPr>
              <w:pStyle w:val="58"/>
            </w:pPr>
            <w:r>
              <w:t>O</w:t>
            </w:r>
          </w:p>
        </w:tc>
      </w:tr>
    </w:tbl>
    <w:p w14:paraId="7A74D90F">
      <w:pPr>
        <w:pStyle w:val="7"/>
      </w:pPr>
      <w:r>
        <w:rPr>
          <w:rFonts w:hint="eastAsia"/>
        </w:rPr>
        <w:t>处理逻辑</w:t>
      </w:r>
    </w:p>
    <w:p w14:paraId="01C4DCBF">
      <w:pPr>
        <w:widowControl w:val="0"/>
        <w:numPr>
          <w:ilvl w:val="0"/>
          <w:numId w:val="30"/>
        </w:numPr>
        <w:snapToGrid/>
        <w:ind w:firstLine="480" w:firstLineChars="200"/>
        <w:rPr>
          <w:ins w:id="1151" w:author="Theron Tang" w:date="2026-10-13T11:04:00Z"/>
          <w:rFonts w:hint="eastAsia" w:asciiTheme="minorEastAsia" w:hAnsiTheme="minorEastAsia" w:cstheme="minorEastAsia"/>
          <w:szCs w:val="21"/>
        </w:rPr>
        <w:pPrChange w:id="1150" w:author="Theron Tang" w:date="2026-10-13T11:04:00Z">
          <w:pPr>
            <w:numPr>
              <w:ilvl w:val="255"/>
              <w:numId w:val="0"/>
            </w:numPr>
            <w:snapToGrid/>
            <w:ind w:firstLine="480" w:firstLineChars="0"/>
          </w:pPr>
        </w:pPrChange>
      </w:pPr>
      <w:ins w:id="1152" w:author="Theron Tang" w:date="2026-10-13T11:04:00Z">
        <w:r>
          <w:rPr>
            <w:rFonts w:hint="eastAsia" w:asciiTheme="minorEastAsia" w:hAnsiTheme="minorEastAsia" w:cstheme="minorEastAsia"/>
            <w:szCs w:val="21"/>
          </w:rPr>
          <w:t>选择三维分解功能：</w:t>
        </w:r>
      </w:ins>
      <w:ins w:id="1153" w:author="Theron Tang" w:date="2026-10-13T11:04:00Z">
        <w:r>
          <w:rPr>
            <w:rFonts w:ascii="Segoe UI" w:hAnsi="Segoe UI" w:eastAsia="Segoe UI" w:cs="Segoe UI"/>
            <w:color w:val="0F1115"/>
            <w:shd w:val="clear" w:color="auto" w:fill="FFFFFF"/>
          </w:rPr>
          <w:t>用户进入多源数据融合模块，选择差分多源融合功能。系统校验当前用户是否具备三维形变分析操作权限，并检查所访问数据是否在授权范围内。</w:t>
        </w:r>
      </w:ins>
    </w:p>
    <w:p w14:paraId="798A53C2">
      <w:pPr>
        <w:widowControl w:val="0"/>
        <w:numPr>
          <w:ilvl w:val="0"/>
          <w:numId w:val="30"/>
        </w:numPr>
        <w:snapToGrid/>
        <w:ind w:firstLine="480" w:firstLineChars="200"/>
        <w:rPr>
          <w:ins w:id="1155" w:author="Theron Tang" w:date="2026-10-13T11:04:00Z"/>
          <w:rFonts w:hint="eastAsia" w:asciiTheme="minorEastAsia" w:hAnsiTheme="minorEastAsia" w:cstheme="minorEastAsia"/>
          <w:szCs w:val="21"/>
        </w:rPr>
        <w:pPrChange w:id="1154" w:author="Theron Tang" w:date="2026-10-13T11:04:00Z">
          <w:pPr>
            <w:numPr>
              <w:ilvl w:val="255"/>
              <w:numId w:val="0"/>
            </w:numPr>
            <w:snapToGrid/>
            <w:ind w:firstLine="480" w:firstLineChars="0"/>
          </w:pPr>
        </w:pPrChange>
      </w:pPr>
      <w:ins w:id="1156" w:author="Theron Tang" w:date="2026-10-13T11:04:00Z">
        <w:r>
          <w:rPr>
            <w:rFonts w:hint="eastAsia" w:asciiTheme="minorEastAsia" w:hAnsiTheme="minorEastAsia" w:cstheme="minorEastAsia"/>
            <w:szCs w:val="21"/>
          </w:rPr>
          <w:t>选择模式（升降轨/单轨）：系统提供升降轨联合分解、单轨分解等模式。用户根据数据情况选择融合模式：</w:t>
        </w:r>
      </w:ins>
    </w:p>
    <w:p w14:paraId="4ABC308A">
      <w:pPr>
        <w:numPr>
          <w:ilvl w:val="255"/>
          <w:numId w:val="0"/>
        </w:numPr>
        <w:snapToGrid/>
        <w:ind w:firstLine="480"/>
        <w:rPr>
          <w:ins w:id="1157" w:author="Theron Tang" w:date="2026-10-13T11:04:00Z"/>
          <w:rFonts w:hint="eastAsia" w:asciiTheme="minorEastAsia" w:hAnsiTheme="minorEastAsia" w:cstheme="minorEastAsia"/>
          <w:szCs w:val="21"/>
        </w:rPr>
      </w:pPr>
      <w:ins w:id="1158" w:author="Theron Tang" w:date="2026-10-13T11:04:00Z">
        <w:r>
          <w:rPr>
            <w:rFonts w:hint="eastAsia" w:asciiTheme="minorEastAsia" w:hAnsiTheme="minorEastAsia" w:cstheme="minorEastAsia"/>
            <w:szCs w:val="21"/>
          </w:rPr>
          <w:t>升降轨模式：至少需要一个升轨和一个降轨观测结果；</w:t>
        </w:r>
      </w:ins>
    </w:p>
    <w:p w14:paraId="309EE9BD">
      <w:pPr>
        <w:numPr>
          <w:ilvl w:val="255"/>
          <w:numId w:val="0"/>
        </w:numPr>
        <w:snapToGrid/>
        <w:ind w:firstLine="480"/>
        <w:rPr>
          <w:ins w:id="1159" w:author="Theron Tang" w:date="2026-10-13T11:04:00Z"/>
          <w:rFonts w:hint="eastAsia" w:asciiTheme="minorEastAsia" w:hAnsiTheme="minorEastAsia" w:cstheme="minorEastAsia"/>
          <w:szCs w:val="21"/>
        </w:rPr>
      </w:pPr>
      <w:ins w:id="1160" w:author="Theron Tang" w:date="2026-10-13T11:04:00Z">
        <w:r>
          <w:rPr>
            <w:rFonts w:hint="eastAsia" w:asciiTheme="minorEastAsia" w:hAnsiTheme="minorEastAsia" w:cstheme="minorEastAsia"/>
            <w:szCs w:val="21"/>
          </w:rPr>
          <w:t>单轨模式：仅使用单一轨道观测结果，按预设约束条件估算垂向或东西向形变分量。</w:t>
        </w:r>
      </w:ins>
    </w:p>
    <w:p w14:paraId="5B79B5B3">
      <w:pPr>
        <w:numPr>
          <w:ilvl w:val="255"/>
          <w:numId w:val="0"/>
        </w:numPr>
        <w:snapToGrid/>
        <w:ind w:firstLine="480"/>
        <w:rPr>
          <w:ins w:id="1161" w:author="Theron Tang" w:date="2026-10-13T11:04:00Z"/>
          <w:rFonts w:hint="eastAsia" w:asciiTheme="minorEastAsia" w:hAnsiTheme="minorEastAsia" w:cstheme="minorEastAsia"/>
          <w:szCs w:val="21"/>
        </w:rPr>
      </w:pPr>
      <w:ins w:id="1162" w:author="Theron Tang" w:date="2026-10-13T11:04:00Z">
        <w:r>
          <w:rPr>
            <w:rFonts w:hint="eastAsia" w:asciiTheme="minorEastAsia" w:hAnsiTheme="minorEastAsia" w:cstheme="minorEastAsia"/>
            <w:szCs w:val="21"/>
          </w:rPr>
          <w:t>系统根据所选模式检查输入数据是否满足最低数量与轨道组合要求。</w:t>
        </w:r>
      </w:ins>
    </w:p>
    <w:p w14:paraId="169A14F1">
      <w:pPr>
        <w:widowControl w:val="0"/>
        <w:numPr>
          <w:ilvl w:val="0"/>
          <w:numId w:val="30"/>
        </w:numPr>
        <w:snapToGrid/>
        <w:ind w:firstLine="480" w:firstLineChars="200"/>
        <w:rPr>
          <w:ins w:id="1164" w:author="Theron Tang" w:date="2026-10-13T11:04:00Z"/>
          <w:rFonts w:hint="eastAsia" w:asciiTheme="minorEastAsia" w:hAnsiTheme="minorEastAsia" w:cstheme="minorEastAsia"/>
          <w:szCs w:val="21"/>
        </w:rPr>
        <w:pPrChange w:id="1163" w:author="Theron Tang" w:date="2026-10-13T11:04:00Z">
          <w:pPr>
            <w:numPr>
              <w:ilvl w:val="255"/>
              <w:numId w:val="0"/>
            </w:numPr>
            <w:snapToGrid/>
            <w:ind w:firstLine="480" w:firstLineChars="0"/>
          </w:pPr>
        </w:pPrChange>
      </w:pPr>
      <w:ins w:id="1165" w:author="Theron Tang" w:date="2026-10-13T11:04:00Z">
        <w:r>
          <w:rPr>
            <w:rFonts w:hint="eastAsia" w:asciiTheme="minorEastAsia" w:hAnsiTheme="minorEastAsia" w:cstheme="minorEastAsia"/>
            <w:szCs w:val="21"/>
          </w:rPr>
          <w:t>选择InSAR数据/DEM数据：用户选择监测区域InSAR形变数据及对应DEM数据。系统对输入数据执行有效性检查，包括：</w:t>
        </w:r>
      </w:ins>
    </w:p>
    <w:p w14:paraId="302217E0">
      <w:pPr>
        <w:numPr>
          <w:ilvl w:val="255"/>
          <w:numId w:val="0"/>
        </w:numPr>
        <w:snapToGrid/>
        <w:ind w:firstLine="480"/>
        <w:rPr>
          <w:ins w:id="1166" w:author="Theron Tang" w:date="2026-10-13T11:04:00Z"/>
          <w:rFonts w:hint="eastAsia" w:asciiTheme="minorEastAsia" w:hAnsiTheme="minorEastAsia" w:cstheme="minorEastAsia"/>
          <w:szCs w:val="21"/>
        </w:rPr>
      </w:pPr>
      <w:ins w:id="1167" w:author="Theron Tang" w:date="2026-10-13T11:04:00Z">
        <w:r>
          <w:rPr>
            <w:rFonts w:hint="eastAsia" w:asciiTheme="minorEastAsia" w:hAnsiTheme="minorEastAsia" w:cstheme="minorEastAsia"/>
            <w:szCs w:val="21"/>
          </w:rPr>
          <w:t>数据格式、坐标系、空间范围是否一致；</w:t>
        </w:r>
      </w:ins>
    </w:p>
    <w:p w14:paraId="26FABA4D">
      <w:pPr>
        <w:numPr>
          <w:ilvl w:val="255"/>
          <w:numId w:val="0"/>
        </w:numPr>
        <w:snapToGrid/>
        <w:ind w:firstLine="480"/>
        <w:rPr>
          <w:ins w:id="1168" w:author="Theron Tang" w:date="2026-10-13T11:04:00Z"/>
          <w:rFonts w:hint="eastAsia" w:asciiTheme="minorEastAsia" w:hAnsiTheme="minorEastAsia" w:cstheme="minorEastAsia"/>
          <w:szCs w:val="21"/>
        </w:rPr>
      </w:pPr>
      <w:ins w:id="1169" w:author="Theron Tang" w:date="2026-10-13T11:04:00Z">
        <w:r>
          <w:rPr>
            <w:rFonts w:hint="eastAsia" w:asciiTheme="minorEastAsia" w:hAnsiTheme="minorEastAsia" w:cstheme="minorEastAsia"/>
            <w:szCs w:val="21"/>
          </w:rPr>
          <w:t>形变数据是否包含LOS向形变量、相干性、观测时间等必要字段；</w:t>
        </w:r>
      </w:ins>
    </w:p>
    <w:p w14:paraId="7BC9F236">
      <w:pPr>
        <w:numPr>
          <w:ilvl w:val="255"/>
          <w:numId w:val="0"/>
        </w:numPr>
        <w:snapToGrid/>
        <w:ind w:firstLine="480"/>
        <w:rPr>
          <w:ins w:id="1170" w:author="Theron Tang" w:date="2026-10-13T11:04:00Z"/>
          <w:rFonts w:hint="eastAsia" w:asciiTheme="minorEastAsia" w:hAnsiTheme="minorEastAsia" w:cstheme="minorEastAsia"/>
          <w:szCs w:val="21"/>
        </w:rPr>
      </w:pPr>
      <w:ins w:id="1171" w:author="Theron Tang" w:date="2026-10-13T11:04:00Z">
        <w:r>
          <w:rPr>
            <w:rFonts w:hint="eastAsia" w:asciiTheme="minorEastAsia" w:hAnsiTheme="minorEastAsia" w:cstheme="minorEastAsia"/>
            <w:szCs w:val="21"/>
          </w:rPr>
          <w:t>DEM分辨率、高程范围是否覆盖监测区域；</w:t>
        </w:r>
      </w:ins>
    </w:p>
    <w:p w14:paraId="0D5E0472">
      <w:pPr>
        <w:numPr>
          <w:ilvl w:val="255"/>
          <w:numId w:val="0"/>
        </w:numPr>
        <w:snapToGrid/>
        <w:ind w:firstLine="480"/>
        <w:rPr>
          <w:ins w:id="1172" w:author="Theron Tang" w:date="2026-10-13T11:04:00Z"/>
          <w:rFonts w:hint="eastAsia" w:asciiTheme="minorEastAsia" w:hAnsiTheme="minorEastAsia" w:cstheme="minorEastAsia"/>
          <w:szCs w:val="21"/>
        </w:rPr>
      </w:pPr>
      <w:ins w:id="1173" w:author="Theron Tang" w:date="2026-10-13T11:04:00Z">
        <w:r>
          <w:rPr>
            <w:rFonts w:hint="eastAsia" w:asciiTheme="minorEastAsia" w:hAnsiTheme="minorEastAsia" w:cstheme="minorEastAsia"/>
            <w:szCs w:val="21"/>
          </w:rPr>
          <w:t>数据是否存在明显空洞、异常值或质量标记。</w:t>
        </w:r>
      </w:ins>
    </w:p>
    <w:p w14:paraId="6ADD4295">
      <w:pPr>
        <w:numPr>
          <w:ilvl w:val="255"/>
          <w:numId w:val="0"/>
        </w:numPr>
        <w:snapToGrid/>
        <w:ind w:firstLine="480"/>
        <w:rPr>
          <w:ins w:id="1174" w:author="Theron Tang" w:date="2026-10-13T11:04:00Z"/>
          <w:rFonts w:hint="eastAsia" w:asciiTheme="minorEastAsia" w:hAnsiTheme="minorEastAsia" w:cstheme="minorEastAsia"/>
          <w:szCs w:val="21"/>
        </w:rPr>
      </w:pPr>
      <w:ins w:id="1175" w:author="Theron Tang" w:date="2026-10-13T11:04:00Z">
        <w:r>
          <w:rPr>
            <w:rFonts w:hint="eastAsia" w:asciiTheme="minorEastAsia" w:hAnsiTheme="minorEastAsia" w:cstheme="minorEastAsia"/>
            <w:szCs w:val="21"/>
          </w:rPr>
          <w:t>检查不通过时，提示具体问题并阻止执行。</w:t>
        </w:r>
      </w:ins>
    </w:p>
    <w:p w14:paraId="32811FBB">
      <w:pPr>
        <w:widowControl w:val="0"/>
        <w:numPr>
          <w:ilvl w:val="0"/>
          <w:numId w:val="30"/>
        </w:numPr>
        <w:snapToGrid/>
        <w:ind w:firstLine="480" w:firstLineChars="200"/>
        <w:rPr>
          <w:ins w:id="1177" w:author="Theron Tang" w:date="2026-10-13T11:04:00Z"/>
          <w:rFonts w:hint="eastAsia" w:asciiTheme="minorEastAsia" w:hAnsiTheme="minorEastAsia" w:cstheme="minorEastAsia"/>
          <w:szCs w:val="21"/>
        </w:rPr>
        <w:pPrChange w:id="1176" w:author="Theron Tang" w:date="2026-10-13T11:04:00Z">
          <w:pPr>
            <w:numPr>
              <w:ilvl w:val="255"/>
              <w:numId w:val="0"/>
            </w:numPr>
            <w:snapToGrid/>
            <w:ind w:firstLine="480" w:firstLineChars="0"/>
          </w:pPr>
        </w:pPrChange>
      </w:pPr>
      <w:ins w:id="1178" w:author="Theron Tang" w:date="2026-10-13T11:04:00Z">
        <w:r>
          <w:rPr>
            <w:rFonts w:hint="eastAsia" w:asciiTheme="minorEastAsia" w:hAnsiTheme="minorEastAsia" w:cstheme="minorEastAsia"/>
            <w:szCs w:val="21"/>
          </w:rPr>
          <w:t>执行三维分解操作：生成准三维形变场成果，</w:t>
        </w:r>
      </w:ins>
      <w:ins w:id="1179" w:author="Theron Tang" w:date="2026-10-13T11:04:00Z">
        <w:r>
          <w:rPr>
            <w:rFonts w:ascii="Segoe UI" w:hAnsi="Segoe UI" w:eastAsia="Segoe UI" w:cs="Segoe UI"/>
            <w:color w:val="0F1115"/>
            <w:shd w:val="clear" w:color="auto" w:fill="FFFFFF"/>
          </w:rPr>
          <w:t>将准三维形变分析成果保存至成果库，并按标准格式输出</w:t>
        </w:r>
      </w:ins>
      <w:ins w:id="1180" w:author="Theron Tang" w:date="2026-10-13T11:04:00Z">
        <w:r>
          <w:rPr>
            <w:rFonts w:hint="eastAsia" w:ascii="Segoe UI" w:hAnsi="Segoe UI" w:cs="Segoe UI"/>
            <w:color w:val="0F1115"/>
            <w:shd w:val="clear" w:color="auto" w:fill="FFFFFF"/>
          </w:rPr>
          <w:t>，</w:t>
        </w:r>
      </w:ins>
      <w:ins w:id="1181" w:author="Theron Tang" w:date="2026-10-13T11:04:00Z">
        <w:r>
          <w:rPr>
            <w:rFonts w:ascii="Segoe UI" w:hAnsi="Segoe UI" w:eastAsia="Segoe UI" w:cs="Segoe UI"/>
            <w:color w:val="0F1115"/>
            <w:shd w:val="clear" w:color="auto" w:fill="FFFFFF"/>
          </w:rPr>
          <w:t>成果元数据包含监测区域、数据来源、融合模式</w:t>
        </w:r>
      </w:ins>
      <w:ins w:id="1182" w:author="Theron Tang" w:date="2026-10-13T11:04:00Z">
        <w:r>
          <w:rPr>
            <w:rFonts w:hint="eastAsia" w:ascii="Segoe UI" w:hAnsi="Segoe UI" w:cs="Segoe UI"/>
            <w:color w:val="0F1115"/>
            <w:shd w:val="clear" w:color="auto" w:fill="FFFFFF"/>
          </w:rPr>
          <w:t>等</w:t>
        </w:r>
      </w:ins>
      <w:ins w:id="1183" w:author="Theron Tang" w:date="2026-10-13T11:04:00Z">
        <w:r>
          <w:rPr>
            <w:rFonts w:ascii="Segoe UI" w:hAnsi="Segoe UI" w:eastAsia="Segoe UI" w:cs="Segoe UI"/>
            <w:color w:val="0F1115"/>
            <w:shd w:val="clear" w:color="auto" w:fill="FFFFFF"/>
          </w:rPr>
          <w:t>。</w:t>
        </w:r>
      </w:ins>
    </w:p>
    <w:p w14:paraId="6FB806B6">
      <w:pPr>
        <w:widowControl w:val="0"/>
        <w:numPr>
          <w:ilvl w:val="0"/>
          <w:numId w:val="31"/>
        </w:numPr>
        <w:snapToGrid/>
        <w:ind w:firstLine="480"/>
        <w:rPr>
          <w:del w:id="1184" w:author="Theron Tang" w:date="2026-10-13T11:04:00Z"/>
          <w:rFonts w:hint="eastAsia" w:asciiTheme="minorEastAsia" w:hAnsiTheme="minorEastAsia" w:cstheme="minorEastAsia"/>
          <w:szCs w:val="21"/>
        </w:rPr>
      </w:pPr>
      <w:del w:id="1185" w:author="Theron Tang" w:date="2026-10-13T11:04:00Z">
        <w:r>
          <w:rPr>
            <w:rFonts w:hint="eastAsia" w:asciiTheme="minorEastAsia" w:hAnsiTheme="minorEastAsia" w:cstheme="minorEastAsia"/>
            <w:szCs w:val="21"/>
          </w:rPr>
          <w:delText>选择三维分解功能</w:delText>
        </w:r>
      </w:del>
    </w:p>
    <w:p w14:paraId="01E67479">
      <w:pPr>
        <w:widowControl w:val="0"/>
        <w:numPr>
          <w:ilvl w:val="0"/>
          <w:numId w:val="31"/>
        </w:numPr>
        <w:snapToGrid/>
        <w:ind w:firstLine="480"/>
        <w:rPr>
          <w:del w:id="1186" w:author="Theron Tang" w:date="2026-10-13T11:04:00Z"/>
          <w:rFonts w:hint="eastAsia" w:asciiTheme="minorEastAsia" w:hAnsiTheme="minorEastAsia" w:cstheme="minorEastAsia"/>
          <w:szCs w:val="21"/>
        </w:rPr>
      </w:pPr>
      <w:del w:id="1187" w:author="Theron Tang" w:date="2026-10-13T11:04:00Z">
        <w:r>
          <w:rPr>
            <w:rFonts w:hint="eastAsia" w:asciiTheme="minorEastAsia" w:hAnsiTheme="minorEastAsia" w:cstheme="minorEastAsia"/>
            <w:szCs w:val="21"/>
          </w:rPr>
          <w:delText>选择模式（升降轨/单轨）</w:delText>
        </w:r>
      </w:del>
    </w:p>
    <w:p w14:paraId="010EFF48">
      <w:pPr>
        <w:widowControl w:val="0"/>
        <w:numPr>
          <w:ilvl w:val="0"/>
          <w:numId w:val="31"/>
        </w:numPr>
        <w:snapToGrid/>
        <w:ind w:firstLine="480"/>
        <w:rPr>
          <w:del w:id="1188" w:author="Theron Tang" w:date="2026-10-13T11:04:00Z"/>
          <w:rFonts w:hint="eastAsia" w:asciiTheme="minorEastAsia" w:hAnsiTheme="minorEastAsia" w:cstheme="minorEastAsia"/>
          <w:szCs w:val="21"/>
        </w:rPr>
      </w:pPr>
      <w:del w:id="1189" w:author="Theron Tang" w:date="2026-10-13T11:04:00Z">
        <w:r>
          <w:rPr>
            <w:rFonts w:hint="eastAsia" w:asciiTheme="minorEastAsia" w:hAnsiTheme="minorEastAsia" w:cstheme="minorEastAsia"/>
            <w:szCs w:val="21"/>
          </w:rPr>
          <w:delText>选择DEM数据</w:delText>
        </w:r>
      </w:del>
    </w:p>
    <w:p w14:paraId="37641EE9">
      <w:pPr>
        <w:widowControl w:val="0"/>
        <w:numPr>
          <w:ilvl w:val="0"/>
          <w:numId w:val="31"/>
        </w:numPr>
        <w:snapToGrid/>
        <w:ind w:firstLine="480"/>
        <w:rPr>
          <w:del w:id="1190" w:author="Theron Tang" w:date="2026-10-13T11:04:00Z"/>
          <w:rFonts w:hint="eastAsia" w:asciiTheme="minorEastAsia" w:hAnsiTheme="minorEastAsia" w:cstheme="minorEastAsia"/>
          <w:szCs w:val="21"/>
        </w:rPr>
      </w:pPr>
      <w:del w:id="1191" w:author="Theron Tang" w:date="2026-10-13T11:04:00Z">
        <w:r>
          <w:rPr>
            <w:rFonts w:hint="eastAsia" w:asciiTheme="minorEastAsia" w:hAnsiTheme="minorEastAsia" w:cstheme="minorEastAsia"/>
            <w:szCs w:val="21"/>
          </w:rPr>
          <w:delText>选择InSAR数据</w:delText>
        </w:r>
      </w:del>
    </w:p>
    <w:p w14:paraId="1702B27F">
      <w:pPr>
        <w:widowControl w:val="0"/>
        <w:numPr>
          <w:ilvl w:val="0"/>
          <w:numId w:val="31"/>
        </w:numPr>
        <w:snapToGrid/>
        <w:ind w:firstLine="480"/>
        <w:rPr>
          <w:del w:id="1192" w:author="Theron Tang" w:date="2026-10-13T11:04:00Z"/>
          <w:rFonts w:hint="eastAsia" w:asciiTheme="minorEastAsia" w:hAnsiTheme="minorEastAsia" w:cstheme="minorEastAsia"/>
          <w:szCs w:val="21"/>
        </w:rPr>
      </w:pPr>
      <w:del w:id="1193" w:author="Theron Tang" w:date="2026-10-13T11:04:00Z">
        <w:r>
          <w:rPr>
            <w:rFonts w:hint="eastAsia" w:asciiTheme="minorEastAsia" w:hAnsiTheme="minorEastAsia" w:cstheme="minorEastAsia"/>
            <w:szCs w:val="21"/>
          </w:rPr>
          <w:delText>执行三维分解操作</w:delText>
        </w:r>
      </w:del>
    </w:p>
    <w:p w14:paraId="5D868169">
      <w:pPr>
        <w:pStyle w:val="7"/>
      </w:pPr>
      <w:r>
        <w:rPr>
          <w:rFonts w:hint="eastAsia"/>
        </w:rPr>
        <w:t>异常与错误处理</w:t>
      </w:r>
    </w:p>
    <w:p w14:paraId="0C1F79BB">
      <w:pPr>
        <w:ind w:firstLine="480"/>
      </w:pPr>
      <w:r>
        <w:rPr>
          <w:rFonts w:hint="eastAsia"/>
        </w:rPr>
        <w:t>准三维形变分析失败，系统提示任务失败，检查数据格式、类型及系统参数配置后再次启动任务。</w:t>
      </w:r>
    </w:p>
    <w:p w14:paraId="2E8DB395">
      <w:pPr>
        <w:pStyle w:val="5"/>
      </w:pPr>
      <w:bookmarkStart w:id="362" w:name="_Toc220368511"/>
      <w:bookmarkStart w:id="363" w:name="_Toc240550129"/>
      <w:r>
        <w:rPr>
          <w:rFonts w:hint="eastAsia"/>
        </w:rPr>
        <w:t>地质灾害识别模块（SYC</w:t>
      </w:r>
      <w:r>
        <w:t>-</w:t>
      </w:r>
      <w:r>
        <w:rPr>
          <w:rFonts w:hint="eastAsia"/>
        </w:rPr>
        <w:t>GYSJ-WXYG</w:t>
      </w:r>
      <w:r>
        <w:t>-</w:t>
      </w:r>
      <w:r>
        <w:rPr>
          <w:rFonts w:hint="eastAsia"/>
        </w:rPr>
        <w:t>QYJC-ZHSB）</w:t>
      </w:r>
      <w:bookmarkEnd w:id="362"/>
      <w:bookmarkEnd w:id="363"/>
    </w:p>
    <w:p w14:paraId="0D2F1AE5">
      <w:pPr>
        <w:pStyle w:val="6"/>
      </w:pPr>
      <w:r>
        <w:rPr>
          <w:rFonts w:hint="eastAsia"/>
        </w:rPr>
        <w:t>概述</w:t>
      </w:r>
    </w:p>
    <w:p w14:paraId="63278CC5">
      <w:pPr>
        <w:ind w:firstLine="480"/>
      </w:pPr>
      <w:r>
        <w:rPr>
          <w:rFonts w:hint="eastAsia"/>
        </w:rPr>
        <w:t>地质灾害识别模块通过整合地表形变速率、时序趋势等数据，结合变形阈值和空间分析技术，</w:t>
      </w:r>
      <w:r>
        <w:t>自动识别形变区域并生成形变区列表，支持用户绘制、编辑和维护地灾隐患图斑，</w:t>
      </w:r>
      <w:r>
        <w:rPr>
          <w:rFonts w:hint="eastAsia"/>
        </w:rPr>
        <w:t>支持灾害动态监测、风险评估及应急决策。</w:t>
      </w:r>
    </w:p>
    <w:p w14:paraId="7F5049A3">
      <w:pPr>
        <w:pStyle w:val="6"/>
      </w:pPr>
      <w:r>
        <w:rPr>
          <w:rFonts w:hint="eastAsia"/>
        </w:rPr>
        <w:t>模块组成</w:t>
      </w:r>
    </w:p>
    <w:p w14:paraId="4625FDE2">
      <w:pPr>
        <w:pStyle w:val="59"/>
      </w:pPr>
    </w:p>
    <w:p w14:paraId="42CC0192">
      <w:pPr>
        <w:pStyle w:val="59"/>
      </w:pPr>
      <w:r>
        <w:rPr>
          <w:rFonts w:hint="eastAsia"/>
        </w:rPr>
        <w:object>
          <v:shape id="_x0000_i1058" o:spt="75" type="#_x0000_t75" style="height:276.25pt;width:226.8pt;" o:ole="t" filled="f" o:preferrelative="t" stroked="f" coordsize="21600,21600">
            <v:path/>
            <v:fill on="f" focussize="0,0"/>
            <v:stroke on="f" joinstyle="miter"/>
            <v:imagedata r:id="rId96" o:title=""/>
            <o:lock v:ext="edit" aspectratio="f"/>
            <w10:wrap type="none"/>
            <w10:anchorlock/>
          </v:shape>
          <o:OLEObject Type="Embed" ProgID="Visio.Drawing.15" ShapeID="_x0000_i1058" DrawAspect="Content" ObjectID="_1468075758" r:id="rId95">
            <o:LockedField>false</o:LockedField>
          </o:OLEObject>
        </w:object>
      </w:r>
    </w:p>
    <w:p w14:paraId="3A8990C2">
      <w:pPr>
        <w:pStyle w:val="110"/>
        <w:rPr>
          <w:rFonts w:hint="eastAsia"/>
        </w:rPr>
      </w:pPr>
      <w:bookmarkStart w:id="364" w:name="_Toc24055002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17</w:t>
      </w:r>
      <w:r>
        <w:rPr>
          <w:rFonts w:hint="eastAsia"/>
        </w:rPr>
        <w:fldChar w:fldCharType="end"/>
      </w:r>
      <w:r>
        <w:rPr>
          <w:rFonts w:hint="eastAsia"/>
        </w:rPr>
        <w:t>地质灾害识别模块组成图</w:t>
      </w:r>
      <w:bookmarkEnd w:id="364"/>
    </w:p>
    <w:p w14:paraId="4A832B28">
      <w:pPr>
        <w:pStyle w:val="6"/>
      </w:pPr>
      <w:r>
        <w:rPr>
          <w:rFonts w:hint="eastAsia"/>
        </w:rPr>
        <w:t>交互关系</w:t>
      </w:r>
    </w:p>
    <w:p w14:paraId="251B7EB7">
      <w:pPr>
        <w:ind w:firstLine="480"/>
      </w:pPr>
      <w:r>
        <w:rPr>
          <w:rFonts w:hint="eastAsia"/>
        </w:rPr>
        <w:t>模块交互关系图如下所示：</w:t>
      </w:r>
    </w:p>
    <w:p w14:paraId="0F9A96EB">
      <w:pPr>
        <w:pStyle w:val="59"/>
      </w:pPr>
      <w:r>
        <w:rPr>
          <w:rFonts w:hint="eastAsia"/>
        </w:rPr>
        <w:object>
          <v:shape id="_x0000_i1059" o:spt="75" type="#_x0000_t75" style="height:312pt;width:179.25pt;" o:ole="t" filled="f" o:preferrelative="t" stroked="f" coordsize="21600,21600">
            <v:path/>
            <v:fill on="f" focussize="0,0"/>
            <v:stroke on="f" joinstyle="miter"/>
            <v:imagedata r:id="rId98" o:title=""/>
            <o:lock v:ext="edit" aspectratio="f"/>
            <w10:wrap type="none"/>
            <w10:anchorlock/>
          </v:shape>
          <o:OLEObject Type="Embed" ProgID="Visio.Drawing.15" ShapeID="_x0000_i1059" DrawAspect="Content" ObjectID="_1468075759" r:id="rId97">
            <o:LockedField>false</o:LockedField>
          </o:OLEObject>
        </w:object>
      </w:r>
    </w:p>
    <w:p w14:paraId="615BF2BF">
      <w:pPr>
        <w:pStyle w:val="110"/>
        <w:rPr>
          <w:rFonts w:hint="eastAsia"/>
        </w:rPr>
      </w:pPr>
      <w:bookmarkStart w:id="365" w:name="_Toc24055003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18</w:t>
      </w:r>
      <w:r>
        <w:rPr>
          <w:rFonts w:hint="eastAsia"/>
        </w:rPr>
        <w:fldChar w:fldCharType="end"/>
      </w:r>
      <w:r>
        <w:rPr>
          <w:rFonts w:hint="eastAsia"/>
        </w:rPr>
        <w:t>地质灾害识别模块交互关系图</w:t>
      </w:r>
      <w:bookmarkEnd w:id="365"/>
    </w:p>
    <w:p w14:paraId="1F7C7C54">
      <w:pPr>
        <w:pStyle w:val="6"/>
      </w:pPr>
      <w:r>
        <w:rPr>
          <w:rFonts w:hint="eastAsia"/>
        </w:rPr>
        <w:t>识别隐患区功能（SYC</w:t>
      </w:r>
      <w:r>
        <w:t>-</w:t>
      </w:r>
      <w:r>
        <w:rPr>
          <w:rFonts w:hint="eastAsia"/>
        </w:rPr>
        <w:t>GYSJ-WXYG</w:t>
      </w:r>
      <w:r>
        <w:t>-</w:t>
      </w:r>
      <w:r>
        <w:rPr>
          <w:rFonts w:hint="eastAsia"/>
        </w:rPr>
        <w:t>QYJC-ZHSB-SBTB）</w:t>
      </w:r>
    </w:p>
    <w:p w14:paraId="05BA6E6C">
      <w:pPr>
        <w:pStyle w:val="7"/>
      </w:pPr>
      <w:r>
        <w:rPr>
          <w:rFonts w:hint="eastAsia"/>
        </w:rPr>
        <w:t>功能描述</w:t>
      </w:r>
    </w:p>
    <w:p w14:paraId="5C2AD8C9">
      <w:pPr>
        <w:ind w:firstLine="480"/>
      </w:pPr>
      <w:r>
        <w:rPr>
          <w:rFonts w:hint="eastAsia"/>
        </w:rPr>
        <w:t>针对InSAR数据，通过对数据波段、形变点形变量最大值和最小值、构成隐患区最小形变点数量等参数的调整，自动识别隐患区域。</w:t>
      </w:r>
    </w:p>
    <w:p w14:paraId="72CB6FA8">
      <w:pPr>
        <w:pStyle w:val="7"/>
      </w:pPr>
      <w:r>
        <w:rPr>
          <w:rFonts w:hint="eastAsia"/>
        </w:rPr>
        <w:t>输入输出</w:t>
      </w:r>
    </w:p>
    <w:p w14:paraId="01877BAB">
      <w:pPr>
        <w:pStyle w:val="106"/>
        <w:rPr>
          <w:rFonts w:hint="eastAsia"/>
        </w:rPr>
      </w:pPr>
      <w:bookmarkStart w:id="366" w:name="_Toc24054996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18</w:t>
      </w:r>
      <w:r>
        <w:rPr>
          <w:rFonts w:hint="eastAsia"/>
        </w:rPr>
        <w:fldChar w:fldCharType="end"/>
      </w:r>
      <w:r>
        <w:rPr>
          <w:rFonts w:hint="eastAsia"/>
        </w:rPr>
        <w:t>识别隐患区功能输入输出表</w:t>
      </w:r>
      <w:bookmarkEnd w:id="36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EE1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459FF782">
            <w:pPr>
              <w:pStyle w:val="57"/>
            </w:pPr>
            <w:r>
              <w:t>标识</w:t>
            </w:r>
          </w:p>
        </w:tc>
        <w:tc>
          <w:tcPr>
            <w:tcW w:w="1744" w:type="dxa"/>
            <w:shd w:val="clear" w:color="auto" w:fill="D8D8D8" w:themeFill="background1" w:themeFillShade="D9"/>
          </w:tcPr>
          <w:p w14:paraId="24E70C66">
            <w:pPr>
              <w:pStyle w:val="57"/>
            </w:pPr>
            <w:r>
              <w:t>交互对象</w:t>
            </w:r>
          </w:p>
        </w:tc>
        <w:tc>
          <w:tcPr>
            <w:tcW w:w="1744" w:type="dxa"/>
            <w:shd w:val="clear" w:color="auto" w:fill="D8D8D8" w:themeFill="background1" w:themeFillShade="D9"/>
          </w:tcPr>
          <w:p w14:paraId="4ED35FA6">
            <w:pPr>
              <w:pStyle w:val="57"/>
            </w:pPr>
            <w:r>
              <w:t>数据名称</w:t>
            </w:r>
          </w:p>
        </w:tc>
        <w:tc>
          <w:tcPr>
            <w:tcW w:w="1744" w:type="dxa"/>
            <w:shd w:val="clear" w:color="auto" w:fill="D8D8D8" w:themeFill="background1" w:themeFillShade="D9"/>
          </w:tcPr>
          <w:p w14:paraId="1E093ECB">
            <w:pPr>
              <w:pStyle w:val="57"/>
            </w:pPr>
            <w:r>
              <w:t>数据内容</w:t>
            </w:r>
          </w:p>
        </w:tc>
        <w:tc>
          <w:tcPr>
            <w:tcW w:w="1744" w:type="dxa"/>
            <w:shd w:val="clear" w:color="auto" w:fill="D8D8D8" w:themeFill="background1" w:themeFillShade="D9"/>
          </w:tcPr>
          <w:p w14:paraId="63BAC344">
            <w:pPr>
              <w:pStyle w:val="57"/>
            </w:pPr>
            <w:r>
              <w:t>I/O</w:t>
            </w:r>
          </w:p>
        </w:tc>
      </w:tr>
      <w:tr w14:paraId="724A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E2E39C9">
            <w:pPr>
              <w:pStyle w:val="58"/>
            </w:pPr>
            <w:r>
              <w:t>SYC-GYSJ-WXYG-QYJC-ZHSB-SB</w:t>
            </w:r>
            <w:r>
              <w:rPr>
                <w:rFonts w:hint="eastAsia"/>
              </w:rPr>
              <w:t>TB</w:t>
            </w:r>
            <w:r>
              <w:t>-01</w:t>
            </w:r>
          </w:p>
        </w:tc>
        <w:tc>
          <w:tcPr>
            <w:tcW w:w="1744" w:type="dxa"/>
          </w:tcPr>
          <w:p w14:paraId="1E6B9F06">
            <w:pPr>
              <w:pStyle w:val="58"/>
            </w:pPr>
            <w:r>
              <w:rPr>
                <w:rFonts w:hint="eastAsia"/>
              </w:rPr>
              <w:t>地震数据灾备与大数据管理子系统</w:t>
            </w:r>
          </w:p>
        </w:tc>
        <w:tc>
          <w:tcPr>
            <w:tcW w:w="1744" w:type="dxa"/>
          </w:tcPr>
          <w:p w14:paraId="21C07C34">
            <w:pPr>
              <w:pStyle w:val="58"/>
            </w:pPr>
            <w:r>
              <w:t>监测区域InSAR监测数据</w:t>
            </w:r>
          </w:p>
        </w:tc>
        <w:tc>
          <w:tcPr>
            <w:tcW w:w="1744" w:type="dxa"/>
          </w:tcPr>
          <w:p w14:paraId="70699441">
            <w:pPr>
              <w:pStyle w:val="58"/>
            </w:pPr>
            <w:r>
              <w:t>形变速率、累计形变量、空间位置信息。</w:t>
            </w:r>
          </w:p>
        </w:tc>
        <w:tc>
          <w:tcPr>
            <w:tcW w:w="1744" w:type="dxa"/>
          </w:tcPr>
          <w:p w14:paraId="1D6978C0">
            <w:pPr>
              <w:pStyle w:val="58"/>
            </w:pPr>
            <w:r>
              <w:t>I</w:t>
            </w:r>
          </w:p>
        </w:tc>
      </w:tr>
      <w:tr w14:paraId="450B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BE6B70B">
            <w:pPr>
              <w:pStyle w:val="58"/>
            </w:pPr>
            <w:r>
              <w:t>SYC-GYSJ-WXYG-QYJC-ZHSB-SB</w:t>
            </w:r>
            <w:r>
              <w:rPr>
                <w:rFonts w:hint="eastAsia"/>
              </w:rPr>
              <w:t>TB</w:t>
            </w:r>
            <w:r>
              <w:t>-0</w:t>
            </w:r>
            <w:r>
              <w:rPr>
                <w:rFonts w:hint="eastAsia"/>
              </w:rPr>
              <w:t>2</w:t>
            </w:r>
          </w:p>
        </w:tc>
        <w:tc>
          <w:tcPr>
            <w:tcW w:w="1744" w:type="dxa"/>
          </w:tcPr>
          <w:p w14:paraId="7D08DA17">
            <w:pPr>
              <w:pStyle w:val="58"/>
            </w:pPr>
            <w:r>
              <w:rPr>
                <w:rFonts w:hint="eastAsia"/>
              </w:rPr>
              <w:t>地震数据灾备与大数据管理子系统</w:t>
            </w:r>
          </w:p>
        </w:tc>
        <w:tc>
          <w:tcPr>
            <w:tcW w:w="1744" w:type="dxa"/>
          </w:tcPr>
          <w:p w14:paraId="57A38DEE">
            <w:pPr>
              <w:pStyle w:val="58"/>
            </w:pPr>
            <w:r>
              <w:t>监测区域形变区识别成果</w:t>
            </w:r>
          </w:p>
        </w:tc>
        <w:tc>
          <w:tcPr>
            <w:tcW w:w="1744" w:type="dxa"/>
          </w:tcPr>
          <w:p w14:paraId="3888BAC1">
            <w:pPr>
              <w:pStyle w:val="58"/>
            </w:pPr>
            <w:r>
              <w:rPr>
                <w:rFonts w:hint="eastAsia"/>
              </w:rPr>
              <w:t>形变区</w:t>
            </w:r>
            <w:r>
              <w:t>边界、面积、形变指标。</w:t>
            </w:r>
          </w:p>
        </w:tc>
        <w:tc>
          <w:tcPr>
            <w:tcW w:w="1744" w:type="dxa"/>
          </w:tcPr>
          <w:p w14:paraId="7071490A">
            <w:pPr>
              <w:pStyle w:val="58"/>
            </w:pPr>
            <w:r>
              <w:t>O</w:t>
            </w:r>
          </w:p>
        </w:tc>
      </w:tr>
    </w:tbl>
    <w:p w14:paraId="77116F48">
      <w:pPr>
        <w:ind w:firstLine="480"/>
      </w:pPr>
    </w:p>
    <w:p w14:paraId="72E71AE2">
      <w:pPr>
        <w:pStyle w:val="7"/>
      </w:pPr>
      <w:r>
        <w:rPr>
          <w:rFonts w:hint="eastAsia"/>
        </w:rPr>
        <w:t>处理逻辑</w:t>
      </w:r>
    </w:p>
    <w:p w14:paraId="51F031C1">
      <w:pPr>
        <w:widowControl w:val="0"/>
        <w:numPr>
          <w:ilvl w:val="0"/>
          <w:numId w:val="32"/>
        </w:numPr>
        <w:snapToGrid/>
        <w:ind w:firstLine="480" w:firstLineChars="200"/>
        <w:rPr>
          <w:ins w:id="1195" w:author="Theron Tang" w:date="2026-10-13T11:04:00Z"/>
          <w:rFonts w:asciiTheme="minorEastAsia" w:hAnsiTheme="minorEastAsia" w:cstheme="minorEastAsia"/>
          <w:szCs w:val="21"/>
          <w:rPrChange w:id="1196" w:author="Theron Tang" w:date="2026-10-13T11:05:00Z">
            <w:rPr>
              <w:ins w:id="1197" w:author="Theron Tang" w:date="2026-10-13T11:04:00Z"/>
            </w:rPr>
          </w:rPrChange>
        </w:rPr>
        <w:pPrChange w:id="1194" w:author="Theron Tang" w:date="2026-10-13T11:05:00Z">
          <w:pPr>
            <w:numPr>
              <w:ilvl w:val="255"/>
              <w:numId w:val="0"/>
            </w:numPr>
            <w:snapToGrid/>
            <w:ind w:firstLine="480" w:firstLineChars="0"/>
          </w:pPr>
        </w:pPrChange>
      </w:pPr>
      <w:ins w:id="1198" w:author="Theron Tang" w:date="2026-10-13T11:04:00Z">
        <w:r>
          <w:rPr>
            <w:rFonts w:hint="eastAsia" w:asciiTheme="minorEastAsia" w:hAnsiTheme="minorEastAsia" w:cstheme="minorEastAsia"/>
            <w:szCs w:val="21"/>
          </w:rPr>
          <w:t>选择识别隐患区功能</w:t>
        </w:r>
      </w:ins>
      <w:ins w:id="1199" w:author="Theron Tang" w:date="2026-10-13T11:05:00Z">
        <w:r>
          <w:rPr>
            <w:rFonts w:hint="eastAsia" w:asciiTheme="minorEastAsia" w:hAnsiTheme="minorEastAsia" w:cstheme="minorEastAsia"/>
            <w:szCs w:val="21"/>
          </w:rPr>
          <w:t>：</w:t>
        </w:r>
      </w:ins>
      <w:ins w:id="1200" w:author="Theron Tang" w:date="2026-10-13T11:04:00Z">
        <w:r>
          <w:rPr>
            <w:rFonts w:hint="eastAsia"/>
          </w:rPr>
          <w:t>用户进入地质灾害识别模块，选择识别隐患区功能。系统校验用户是否具备隐患识别操作权限。</w:t>
        </w:r>
      </w:ins>
    </w:p>
    <w:p w14:paraId="65794B26">
      <w:pPr>
        <w:widowControl w:val="0"/>
        <w:numPr>
          <w:ilvl w:val="0"/>
          <w:numId w:val="32"/>
        </w:numPr>
        <w:snapToGrid/>
        <w:ind w:firstLine="480" w:firstLineChars="200"/>
        <w:rPr>
          <w:ins w:id="1202" w:author="Theron Tang" w:date="2026-10-13T11:04:00Z"/>
          <w:rFonts w:asciiTheme="minorEastAsia" w:hAnsiTheme="minorEastAsia" w:cstheme="minorEastAsia"/>
          <w:szCs w:val="21"/>
          <w:rPrChange w:id="1203" w:author="Theron Tang" w:date="2026-10-13T11:05:00Z">
            <w:rPr>
              <w:ins w:id="1204" w:author="Theron Tang" w:date="2026-10-13T11:04:00Z"/>
            </w:rPr>
          </w:rPrChange>
        </w:rPr>
        <w:pPrChange w:id="1201" w:author="Theron Tang" w:date="2026-10-13T11:05:00Z">
          <w:pPr>
            <w:numPr>
              <w:ilvl w:val="255"/>
              <w:numId w:val="0"/>
            </w:numPr>
            <w:snapToGrid/>
            <w:ind w:firstLine="480" w:firstLineChars="0"/>
          </w:pPr>
        </w:pPrChange>
      </w:pPr>
      <w:ins w:id="1205" w:author="Theron Tang" w:date="2026-10-13T11:04:00Z">
        <w:r>
          <w:rPr>
            <w:rFonts w:hint="eastAsia" w:asciiTheme="minorEastAsia" w:hAnsiTheme="minorEastAsia" w:cstheme="minorEastAsia"/>
            <w:szCs w:val="21"/>
          </w:rPr>
          <w:t>默认参数/自定义参数</w:t>
        </w:r>
      </w:ins>
      <w:ins w:id="1206" w:author="Theron Tang" w:date="2026-10-13T11:05:00Z">
        <w:r>
          <w:rPr>
            <w:rFonts w:hint="eastAsia" w:asciiTheme="minorEastAsia" w:hAnsiTheme="minorEastAsia" w:cstheme="minorEastAsia"/>
            <w:szCs w:val="21"/>
          </w:rPr>
          <w:t>：</w:t>
        </w:r>
      </w:ins>
      <w:ins w:id="1207" w:author="Theron Tang" w:date="2026-10-13T11:04:00Z">
        <w:r>
          <w:rPr>
            <w:rFonts w:hint="eastAsia"/>
          </w:rPr>
          <w:t>系统提供默认参数和自定义参数两种方式。可配置参数包括：</w:t>
        </w:r>
      </w:ins>
    </w:p>
    <w:p w14:paraId="7944CB77">
      <w:pPr>
        <w:numPr>
          <w:ilvl w:val="255"/>
          <w:numId w:val="0"/>
        </w:numPr>
        <w:snapToGrid/>
        <w:ind w:firstLine="480"/>
        <w:rPr>
          <w:ins w:id="1208" w:author="Theron Tang" w:date="2026-10-13T11:04:00Z"/>
        </w:rPr>
      </w:pPr>
      <w:ins w:id="1209" w:author="Theron Tang" w:date="2026-10-13T11:04:00Z">
        <w:r>
          <w:rPr>
            <w:rFonts w:hint="eastAsia"/>
          </w:rPr>
          <w:t>数据波段选择；</w:t>
        </w:r>
      </w:ins>
    </w:p>
    <w:p w14:paraId="5F3E8C30">
      <w:pPr>
        <w:numPr>
          <w:ilvl w:val="255"/>
          <w:numId w:val="0"/>
        </w:numPr>
        <w:snapToGrid/>
        <w:ind w:firstLine="480"/>
        <w:rPr>
          <w:ins w:id="1210" w:author="Theron Tang" w:date="2026-10-13T11:04:00Z"/>
        </w:rPr>
      </w:pPr>
      <w:ins w:id="1211" w:author="Theron Tang" w:date="2026-10-13T11:04:00Z">
        <w:r>
          <w:rPr>
            <w:rFonts w:hint="eastAsia"/>
          </w:rPr>
          <w:t>形变形变量最大值、最小值阈值；</w:t>
        </w:r>
      </w:ins>
    </w:p>
    <w:p w14:paraId="7D95064B">
      <w:pPr>
        <w:numPr>
          <w:ilvl w:val="255"/>
          <w:numId w:val="0"/>
        </w:numPr>
        <w:snapToGrid/>
        <w:ind w:firstLine="480"/>
        <w:rPr>
          <w:ins w:id="1212" w:author="Theron Tang" w:date="2026-10-13T11:04:00Z"/>
        </w:rPr>
      </w:pPr>
      <w:ins w:id="1213" w:author="Theron Tang" w:date="2026-10-13T11:04:00Z">
        <w:r>
          <w:rPr>
            <w:rFonts w:hint="eastAsia"/>
          </w:rPr>
          <w:t>构成隐患区最小形变点数量；</w:t>
        </w:r>
      </w:ins>
    </w:p>
    <w:p w14:paraId="591F6AEC">
      <w:pPr>
        <w:numPr>
          <w:ilvl w:val="255"/>
          <w:numId w:val="0"/>
        </w:numPr>
        <w:snapToGrid/>
        <w:ind w:firstLine="480"/>
        <w:rPr>
          <w:ins w:id="1214" w:author="Theron Tang" w:date="2026-10-13T11:04:00Z"/>
        </w:rPr>
      </w:pPr>
      <w:ins w:id="1215" w:author="Theron Tang" w:date="2026-10-13T11:04:00Z">
        <w:r>
          <w:rPr>
            <w:rFonts w:hint="eastAsia"/>
          </w:rPr>
          <w:t>最小图斑面积、最大图斑面积；</w:t>
        </w:r>
      </w:ins>
    </w:p>
    <w:p w14:paraId="2555CD5B">
      <w:pPr>
        <w:numPr>
          <w:ilvl w:val="255"/>
          <w:numId w:val="0"/>
        </w:numPr>
        <w:snapToGrid/>
        <w:ind w:firstLine="480"/>
        <w:rPr>
          <w:ins w:id="1216" w:author="Theron Tang" w:date="2026-10-13T11:04:00Z"/>
        </w:rPr>
      </w:pPr>
      <w:ins w:id="1217" w:author="Theron Tang" w:date="2026-10-13T11:04:00Z">
        <w:r>
          <w:rPr>
            <w:rFonts w:hint="eastAsia"/>
          </w:rPr>
          <w:t>系统对参数取值范围和逻辑关系进行校验。</w:t>
        </w:r>
      </w:ins>
    </w:p>
    <w:p w14:paraId="7C6EFB6C">
      <w:pPr>
        <w:widowControl w:val="0"/>
        <w:numPr>
          <w:ilvl w:val="0"/>
          <w:numId w:val="32"/>
        </w:numPr>
        <w:snapToGrid/>
        <w:ind w:firstLine="480" w:firstLineChars="200"/>
        <w:rPr>
          <w:ins w:id="1219" w:author="Theron Tang" w:date="2026-10-13T11:04:00Z"/>
          <w:rFonts w:asciiTheme="minorEastAsia" w:hAnsiTheme="minorEastAsia" w:cstheme="minorEastAsia"/>
          <w:szCs w:val="21"/>
          <w:rPrChange w:id="1220" w:author="Theron Tang" w:date="2026-10-13T11:04:00Z">
            <w:rPr>
              <w:ins w:id="1221" w:author="Theron Tang" w:date="2026-10-13T11:04:00Z"/>
            </w:rPr>
          </w:rPrChange>
        </w:rPr>
        <w:pPrChange w:id="1218" w:author="Theron Tang" w:date="2026-10-13T11:04:00Z">
          <w:pPr>
            <w:numPr>
              <w:ilvl w:val="255"/>
              <w:numId w:val="0"/>
            </w:numPr>
            <w:snapToGrid/>
            <w:ind w:firstLine="480" w:firstLineChars="0"/>
          </w:pPr>
        </w:pPrChange>
      </w:pPr>
      <w:ins w:id="1222" w:author="Theron Tang" w:date="2026-10-13T11:04:00Z">
        <w:r>
          <w:rPr>
            <w:rFonts w:hint="eastAsia" w:asciiTheme="minorEastAsia" w:hAnsiTheme="minorEastAsia" w:cstheme="minorEastAsia"/>
            <w:szCs w:val="21"/>
          </w:rPr>
          <w:t>选择InSAR数据：</w:t>
        </w:r>
      </w:ins>
      <w:ins w:id="1223" w:author="Theron Tang" w:date="2026-10-13T11:04:00Z">
        <w:r>
          <w:rPr>
            <w:rFonts w:hint="eastAsia"/>
          </w:rPr>
          <w:t>用户选择监测区域InSAR监测数据，系统加载形变速率、累计形变量、空间位置、相干性等字段，检查数据格式、坐标系、空间范围是否有效。</w:t>
        </w:r>
      </w:ins>
    </w:p>
    <w:p w14:paraId="32B90E20">
      <w:pPr>
        <w:widowControl w:val="0"/>
        <w:numPr>
          <w:ilvl w:val="0"/>
          <w:numId w:val="32"/>
        </w:numPr>
        <w:snapToGrid/>
        <w:ind w:firstLine="480" w:firstLineChars="200"/>
        <w:rPr>
          <w:ins w:id="1225" w:author="Theron Tang" w:date="2026-10-13T11:04:00Z"/>
          <w:rFonts w:asciiTheme="minorEastAsia" w:hAnsiTheme="minorEastAsia" w:cstheme="minorEastAsia"/>
          <w:szCs w:val="21"/>
          <w:rPrChange w:id="1226" w:author="Theron Tang" w:date="2026-10-13T11:04:00Z">
            <w:rPr>
              <w:ins w:id="1227" w:author="Theron Tang" w:date="2026-10-13T11:04:00Z"/>
            </w:rPr>
          </w:rPrChange>
        </w:rPr>
        <w:pPrChange w:id="1224" w:author="Theron Tang" w:date="2026-10-13T11:04:00Z">
          <w:pPr>
            <w:numPr>
              <w:ilvl w:val="255"/>
              <w:numId w:val="0"/>
            </w:numPr>
            <w:snapToGrid/>
            <w:ind w:firstLine="480" w:firstLineChars="0"/>
          </w:pPr>
        </w:pPrChange>
      </w:pPr>
      <w:ins w:id="1228" w:author="Theron Tang" w:date="2026-10-13T11:04:00Z">
        <w:r>
          <w:rPr>
            <w:rFonts w:hint="eastAsia" w:asciiTheme="minorEastAsia" w:hAnsiTheme="minorEastAsia" w:cstheme="minorEastAsia"/>
            <w:szCs w:val="21"/>
          </w:rPr>
          <w:t>执行识别隐患区操作：</w:t>
        </w:r>
      </w:ins>
      <w:ins w:id="1229" w:author="Theron Tang" w:date="2026-10-13T11:04:00Z">
        <w:r>
          <w:rPr>
            <w:rFonts w:hint="eastAsia"/>
          </w:rPr>
          <w:t>对满足条件的形变聚集区生成隐患区图斑，提取图斑边界、面积、形变速率均值、最大形变量、形变点数量等属性。</w:t>
        </w:r>
      </w:ins>
    </w:p>
    <w:p w14:paraId="26FF4883">
      <w:pPr>
        <w:widowControl w:val="0"/>
        <w:numPr>
          <w:ilvl w:val="0"/>
          <w:numId w:val="32"/>
        </w:numPr>
        <w:snapToGrid/>
        <w:ind w:firstLine="480"/>
        <w:rPr>
          <w:del w:id="1230" w:author="Theron Tang" w:date="2026-10-13T11:04:00Z"/>
          <w:rFonts w:hint="eastAsia" w:asciiTheme="minorEastAsia" w:hAnsiTheme="minorEastAsia" w:cstheme="minorEastAsia"/>
          <w:szCs w:val="21"/>
        </w:rPr>
      </w:pPr>
      <w:del w:id="1231" w:author="Theron Tang" w:date="2026-10-13T11:04:00Z">
        <w:r>
          <w:rPr>
            <w:rFonts w:hint="eastAsia" w:asciiTheme="minorEastAsia" w:hAnsiTheme="minorEastAsia" w:cstheme="minorEastAsia"/>
            <w:szCs w:val="21"/>
          </w:rPr>
          <w:delText>选择识别隐患区功能</w:delText>
        </w:r>
      </w:del>
    </w:p>
    <w:p w14:paraId="2A8D9F89">
      <w:pPr>
        <w:widowControl w:val="0"/>
        <w:numPr>
          <w:ilvl w:val="0"/>
          <w:numId w:val="32"/>
        </w:numPr>
        <w:snapToGrid/>
        <w:ind w:firstLine="480"/>
        <w:rPr>
          <w:del w:id="1232" w:author="Theron Tang" w:date="2026-10-13T11:04:00Z"/>
          <w:rFonts w:hint="eastAsia" w:asciiTheme="minorEastAsia" w:hAnsiTheme="minorEastAsia" w:cstheme="minorEastAsia"/>
          <w:szCs w:val="21"/>
        </w:rPr>
      </w:pPr>
      <w:del w:id="1233" w:author="Theron Tang" w:date="2026-10-13T11:04:00Z">
        <w:r>
          <w:rPr>
            <w:rFonts w:hint="eastAsia" w:asciiTheme="minorEastAsia" w:hAnsiTheme="minorEastAsia" w:cstheme="minorEastAsia"/>
            <w:szCs w:val="21"/>
          </w:rPr>
          <w:delText>默认参数/自定义参数</w:delText>
        </w:r>
      </w:del>
    </w:p>
    <w:p w14:paraId="162E0B5C">
      <w:pPr>
        <w:widowControl w:val="0"/>
        <w:numPr>
          <w:ilvl w:val="0"/>
          <w:numId w:val="32"/>
        </w:numPr>
        <w:snapToGrid/>
        <w:ind w:firstLine="480"/>
        <w:rPr>
          <w:del w:id="1234" w:author="Theron Tang" w:date="2026-10-13T11:04:00Z"/>
          <w:rFonts w:hint="eastAsia" w:asciiTheme="minorEastAsia" w:hAnsiTheme="minorEastAsia" w:cstheme="minorEastAsia"/>
          <w:szCs w:val="21"/>
        </w:rPr>
      </w:pPr>
      <w:del w:id="1235" w:author="Theron Tang" w:date="2026-10-13T11:04:00Z">
        <w:r>
          <w:rPr>
            <w:rFonts w:hint="eastAsia" w:asciiTheme="minorEastAsia" w:hAnsiTheme="minorEastAsia" w:cstheme="minorEastAsia"/>
            <w:szCs w:val="21"/>
          </w:rPr>
          <w:delText>选择InSAR数据</w:delText>
        </w:r>
      </w:del>
    </w:p>
    <w:p w14:paraId="7F7691EC">
      <w:pPr>
        <w:widowControl w:val="0"/>
        <w:numPr>
          <w:ilvl w:val="0"/>
          <w:numId w:val="32"/>
        </w:numPr>
        <w:snapToGrid/>
        <w:ind w:firstLine="480"/>
        <w:rPr>
          <w:del w:id="1236" w:author="Theron Tang" w:date="2026-10-13T11:04:00Z"/>
          <w:rFonts w:hint="eastAsia" w:asciiTheme="minorEastAsia" w:hAnsiTheme="minorEastAsia" w:cstheme="minorEastAsia"/>
          <w:szCs w:val="21"/>
        </w:rPr>
      </w:pPr>
      <w:del w:id="1237" w:author="Theron Tang" w:date="2026-10-13T11:04:00Z">
        <w:r>
          <w:rPr>
            <w:rFonts w:hint="eastAsia" w:asciiTheme="minorEastAsia" w:hAnsiTheme="minorEastAsia" w:cstheme="minorEastAsia"/>
            <w:szCs w:val="21"/>
          </w:rPr>
          <w:delText>执行识别隐患区操作</w:delText>
        </w:r>
      </w:del>
    </w:p>
    <w:p w14:paraId="02C91235">
      <w:pPr>
        <w:pStyle w:val="7"/>
      </w:pPr>
      <w:r>
        <w:rPr>
          <w:rFonts w:hint="eastAsia"/>
        </w:rPr>
        <w:t>异常与错误处理</w:t>
      </w:r>
    </w:p>
    <w:p w14:paraId="76CC3E50">
      <w:pPr>
        <w:ind w:firstLine="480"/>
      </w:pPr>
      <w:r>
        <w:rPr>
          <w:rFonts w:hint="eastAsia"/>
        </w:rPr>
        <w:t>隐患区识别失败，需检查识别参数配置是否合理后再次启动识别。</w:t>
      </w:r>
    </w:p>
    <w:p w14:paraId="147F72B6">
      <w:pPr>
        <w:pStyle w:val="6"/>
      </w:pPr>
      <w:r>
        <w:rPr>
          <w:rFonts w:hint="eastAsia"/>
        </w:rPr>
        <w:t>绘制隐患区功能（SYC</w:t>
      </w:r>
      <w:r>
        <w:t>-</w:t>
      </w:r>
      <w:r>
        <w:rPr>
          <w:rFonts w:hint="eastAsia"/>
        </w:rPr>
        <w:t>GYSJ-WXYG</w:t>
      </w:r>
      <w:r>
        <w:t>-</w:t>
      </w:r>
      <w:r>
        <w:rPr>
          <w:rFonts w:hint="eastAsia"/>
        </w:rPr>
        <w:t>QYJC-ZHSB-HZTB）</w:t>
      </w:r>
    </w:p>
    <w:p w14:paraId="78606D08">
      <w:pPr>
        <w:pStyle w:val="7"/>
      </w:pPr>
      <w:r>
        <w:rPr>
          <w:rFonts w:hint="eastAsia"/>
        </w:rPr>
        <w:t>功能描述</w:t>
      </w:r>
    </w:p>
    <w:p w14:paraId="2643BF99">
      <w:pPr>
        <w:ind w:firstLine="480"/>
      </w:pPr>
      <w:r>
        <w:rPr>
          <w:rFonts w:hint="eastAsia"/>
        </w:rPr>
        <w:t>支持用户手动新增隐患区域，提供人工绘制隐患区的能力，支持人工判识别标记隐患区完善隐患区域数据。</w:t>
      </w:r>
    </w:p>
    <w:p w14:paraId="101A1572">
      <w:pPr>
        <w:pStyle w:val="7"/>
      </w:pPr>
      <w:r>
        <w:rPr>
          <w:rFonts w:hint="eastAsia"/>
        </w:rPr>
        <w:t>输入输出</w:t>
      </w:r>
    </w:p>
    <w:p w14:paraId="53B5671E">
      <w:pPr>
        <w:pStyle w:val="106"/>
        <w:rPr>
          <w:rFonts w:hint="eastAsia"/>
        </w:rPr>
      </w:pPr>
      <w:bookmarkStart w:id="367" w:name="_Toc24054996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19</w:t>
      </w:r>
      <w:r>
        <w:rPr>
          <w:rFonts w:hint="eastAsia"/>
        </w:rPr>
        <w:fldChar w:fldCharType="end"/>
      </w:r>
      <w:r>
        <w:rPr>
          <w:rFonts w:hint="eastAsia"/>
        </w:rPr>
        <w:t>绘制隐患区功能输入输出表</w:t>
      </w:r>
      <w:bookmarkEnd w:id="367"/>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807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141C648">
            <w:pPr>
              <w:pStyle w:val="57"/>
            </w:pPr>
            <w:r>
              <w:t>标识</w:t>
            </w:r>
          </w:p>
        </w:tc>
        <w:tc>
          <w:tcPr>
            <w:tcW w:w="1746" w:type="dxa"/>
            <w:shd w:val="clear" w:color="auto" w:fill="D8D8D8" w:themeFill="background1" w:themeFillShade="D9"/>
          </w:tcPr>
          <w:p w14:paraId="0360B6F0">
            <w:pPr>
              <w:pStyle w:val="57"/>
            </w:pPr>
            <w:r>
              <w:t>交互对象</w:t>
            </w:r>
          </w:p>
        </w:tc>
        <w:tc>
          <w:tcPr>
            <w:tcW w:w="1746" w:type="dxa"/>
            <w:shd w:val="clear" w:color="auto" w:fill="D8D8D8" w:themeFill="background1" w:themeFillShade="D9"/>
          </w:tcPr>
          <w:p w14:paraId="3056D58D">
            <w:pPr>
              <w:pStyle w:val="57"/>
            </w:pPr>
            <w:r>
              <w:t>数据名称</w:t>
            </w:r>
          </w:p>
        </w:tc>
        <w:tc>
          <w:tcPr>
            <w:tcW w:w="1746" w:type="dxa"/>
            <w:shd w:val="clear" w:color="auto" w:fill="D8D8D8" w:themeFill="background1" w:themeFillShade="D9"/>
          </w:tcPr>
          <w:p w14:paraId="0E4B5D30">
            <w:pPr>
              <w:pStyle w:val="57"/>
            </w:pPr>
            <w:r>
              <w:t>数据内容</w:t>
            </w:r>
          </w:p>
        </w:tc>
        <w:tc>
          <w:tcPr>
            <w:tcW w:w="1746" w:type="dxa"/>
            <w:shd w:val="clear" w:color="auto" w:fill="D8D8D8" w:themeFill="background1" w:themeFillShade="D9"/>
          </w:tcPr>
          <w:p w14:paraId="7C42C18B">
            <w:pPr>
              <w:pStyle w:val="57"/>
            </w:pPr>
            <w:r>
              <w:t>I/O</w:t>
            </w:r>
          </w:p>
        </w:tc>
      </w:tr>
      <w:tr w14:paraId="601E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03B3AF4">
            <w:pPr>
              <w:pStyle w:val="58"/>
            </w:pPr>
            <w:r>
              <w:t>SYC-GYSJ-WXYG-QYJC-ZHSB-</w:t>
            </w:r>
            <w:r>
              <w:rPr>
                <w:rFonts w:hint="eastAsia"/>
              </w:rPr>
              <w:t>HZTB</w:t>
            </w:r>
            <w:r>
              <w:t>-01</w:t>
            </w:r>
          </w:p>
        </w:tc>
        <w:tc>
          <w:tcPr>
            <w:tcW w:w="1746" w:type="dxa"/>
          </w:tcPr>
          <w:p w14:paraId="0B51864C">
            <w:pPr>
              <w:pStyle w:val="58"/>
            </w:pPr>
            <w:r>
              <w:t>本系统地灾隐患识别模块</w:t>
            </w:r>
          </w:p>
        </w:tc>
        <w:tc>
          <w:tcPr>
            <w:tcW w:w="1746" w:type="dxa"/>
          </w:tcPr>
          <w:p w14:paraId="5199DB6A">
            <w:pPr>
              <w:pStyle w:val="58"/>
            </w:pPr>
            <w:r>
              <w:t>基于InSAR数据识别的隐患区数据</w:t>
            </w:r>
          </w:p>
        </w:tc>
        <w:tc>
          <w:tcPr>
            <w:tcW w:w="1746" w:type="dxa"/>
          </w:tcPr>
          <w:p w14:paraId="16834821">
            <w:pPr>
              <w:pStyle w:val="58"/>
            </w:pPr>
            <w:r>
              <w:t>隐患区边界、面积、形变指标。</w:t>
            </w:r>
          </w:p>
        </w:tc>
        <w:tc>
          <w:tcPr>
            <w:tcW w:w="1746" w:type="dxa"/>
          </w:tcPr>
          <w:p w14:paraId="4572CC91">
            <w:pPr>
              <w:pStyle w:val="58"/>
            </w:pPr>
            <w:r>
              <w:t>I</w:t>
            </w:r>
          </w:p>
        </w:tc>
      </w:tr>
      <w:tr w14:paraId="3F86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224C39F">
            <w:pPr>
              <w:pStyle w:val="58"/>
            </w:pPr>
            <w:r>
              <w:t>SYC-GYSJ-WXYG-QYJC-ZHSB-HZ</w:t>
            </w:r>
            <w:r>
              <w:rPr>
                <w:rFonts w:hint="eastAsia"/>
              </w:rPr>
              <w:t>TB</w:t>
            </w:r>
            <w:r>
              <w:t>-02</w:t>
            </w:r>
          </w:p>
        </w:tc>
        <w:tc>
          <w:tcPr>
            <w:tcW w:w="1746" w:type="dxa"/>
          </w:tcPr>
          <w:p w14:paraId="2771747E">
            <w:pPr>
              <w:pStyle w:val="58"/>
            </w:pPr>
            <w:r>
              <w:rPr>
                <w:rFonts w:hint="eastAsia"/>
              </w:rPr>
              <w:t>绘制隐患区功能</w:t>
            </w:r>
          </w:p>
        </w:tc>
        <w:tc>
          <w:tcPr>
            <w:tcW w:w="1746" w:type="dxa"/>
          </w:tcPr>
          <w:p w14:paraId="468ED56C">
            <w:pPr>
              <w:pStyle w:val="58"/>
            </w:pPr>
            <w:r>
              <w:t>监测区域隐患区成果</w:t>
            </w:r>
          </w:p>
        </w:tc>
        <w:tc>
          <w:tcPr>
            <w:tcW w:w="1746" w:type="dxa"/>
          </w:tcPr>
          <w:p w14:paraId="709E6D4B">
            <w:pPr>
              <w:pStyle w:val="58"/>
            </w:pPr>
            <w:r>
              <w:t>隐患区边界、形变指标、及编辑状态。</w:t>
            </w:r>
          </w:p>
        </w:tc>
        <w:tc>
          <w:tcPr>
            <w:tcW w:w="1746" w:type="dxa"/>
          </w:tcPr>
          <w:p w14:paraId="08D3C704">
            <w:pPr>
              <w:pStyle w:val="58"/>
            </w:pPr>
            <w:r>
              <w:t>O</w:t>
            </w:r>
          </w:p>
        </w:tc>
      </w:tr>
    </w:tbl>
    <w:p w14:paraId="2BA17E90">
      <w:pPr>
        <w:ind w:firstLine="480"/>
      </w:pPr>
    </w:p>
    <w:p w14:paraId="6D8123F7">
      <w:pPr>
        <w:pStyle w:val="7"/>
      </w:pPr>
      <w:r>
        <w:rPr>
          <w:rFonts w:hint="eastAsia"/>
        </w:rPr>
        <w:t>处理逻辑</w:t>
      </w:r>
    </w:p>
    <w:p w14:paraId="056AD3F4">
      <w:pPr>
        <w:widowControl w:val="0"/>
        <w:numPr>
          <w:ilvl w:val="0"/>
          <w:numId w:val="33"/>
        </w:numPr>
        <w:snapToGrid/>
        <w:ind w:firstLine="480" w:firstLineChars="200"/>
        <w:rPr>
          <w:ins w:id="1239" w:author="Theron Tang" w:date="2026-10-13T11:05:00Z"/>
          <w:rFonts w:asciiTheme="minorEastAsia" w:hAnsiTheme="minorEastAsia" w:cstheme="minorEastAsia"/>
          <w:szCs w:val="21"/>
          <w:rPrChange w:id="1240" w:author="Theron Tang" w:date="2026-10-13T11:05:00Z">
            <w:rPr>
              <w:ins w:id="1241" w:author="Theron Tang" w:date="2026-10-13T11:05:00Z"/>
            </w:rPr>
          </w:rPrChange>
        </w:rPr>
        <w:pPrChange w:id="1238" w:author="Theron Tang" w:date="2026-10-13T11:05:00Z">
          <w:pPr>
            <w:numPr>
              <w:ilvl w:val="255"/>
              <w:numId w:val="0"/>
            </w:numPr>
            <w:snapToGrid/>
            <w:ind w:firstLine="480" w:firstLineChars="0"/>
          </w:pPr>
        </w:pPrChange>
      </w:pPr>
      <w:ins w:id="1242" w:author="Theron Tang" w:date="2026-10-13T11:05:00Z">
        <w:r>
          <w:rPr>
            <w:rFonts w:hint="eastAsia" w:asciiTheme="minorEastAsia" w:hAnsiTheme="minorEastAsia" w:cstheme="minorEastAsia"/>
            <w:szCs w:val="21"/>
          </w:rPr>
          <w:t>选择绘制隐患区功能：</w:t>
        </w:r>
      </w:ins>
      <w:ins w:id="1243" w:author="Theron Tang" w:date="2026-10-13T11:05:00Z">
        <w:r>
          <w:rPr>
            <w:rFonts w:hint="eastAsia"/>
          </w:rPr>
          <w:t>用户选择绘制隐患区功能，系统校验用户是否具备人工新增隐患区图斑的权限。</w:t>
        </w:r>
      </w:ins>
    </w:p>
    <w:p w14:paraId="58D522A3">
      <w:pPr>
        <w:widowControl w:val="0"/>
        <w:numPr>
          <w:ilvl w:val="0"/>
          <w:numId w:val="33"/>
        </w:numPr>
        <w:snapToGrid/>
        <w:ind w:firstLine="480" w:firstLineChars="200"/>
        <w:rPr>
          <w:ins w:id="1245" w:author="Theron Tang" w:date="2026-10-13T11:05:00Z"/>
          <w:rFonts w:asciiTheme="minorEastAsia" w:hAnsiTheme="minorEastAsia" w:cstheme="minorEastAsia"/>
          <w:szCs w:val="21"/>
          <w:rPrChange w:id="1246" w:author="Theron Tang" w:date="2026-10-13T11:05:00Z">
            <w:rPr>
              <w:ins w:id="1247" w:author="Theron Tang" w:date="2026-10-13T11:05:00Z"/>
            </w:rPr>
          </w:rPrChange>
        </w:rPr>
        <w:pPrChange w:id="1244" w:author="Theron Tang" w:date="2026-10-13T11:05:00Z">
          <w:pPr>
            <w:numPr>
              <w:ilvl w:val="255"/>
              <w:numId w:val="0"/>
            </w:numPr>
            <w:snapToGrid/>
            <w:ind w:firstLine="480" w:firstLineChars="0"/>
          </w:pPr>
        </w:pPrChange>
      </w:pPr>
      <w:ins w:id="1248" w:author="Theron Tang" w:date="2026-10-13T11:05:00Z">
        <w:r>
          <w:rPr>
            <w:rFonts w:hint="eastAsia" w:asciiTheme="minorEastAsia" w:hAnsiTheme="minorEastAsia" w:cstheme="minorEastAsia"/>
            <w:szCs w:val="21"/>
          </w:rPr>
          <w:t>绘制隐患区范围：</w:t>
        </w:r>
      </w:ins>
      <w:ins w:id="1249" w:author="Theron Tang" w:date="2026-10-13T11:05:00Z">
        <w:r>
          <w:rPr>
            <w:rFonts w:hint="eastAsia"/>
          </w:rPr>
          <w:t>用户使用绘制工具在地图上绘制多边形，形成隐患区边界。绘制过程中支持节点添加、删除、拖动和撤销操作。系统实时显示绘制范围、面积和周长。</w:t>
        </w:r>
      </w:ins>
    </w:p>
    <w:p w14:paraId="79055733">
      <w:pPr>
        <w:widowControl w:val="0"/>
        <w:numPr>
          <w:ilvl w:val="0"/>
          <w:numId w:val="33"/>
        </w:numPr>
        <w:snapToGrid/>
        <w:ind w:firstLine="480" w:firstLineChars="200"/>
        <w:rPr>
          <w:ins w:id="1251" w:author="Theron Tang" w:date="2026-10-13T11:05:00Z"/>
          <w:rFonts w:asciiTheme="minorEastAsia" w:hAnsiTheme="minorEastAsia" w:cstheme="minorEastAsia"/>
          <w:szCs w:val="21"/>
          <w:rPrChange w:id="1252" w:author="Theron Tang" w:date="2026-10-13T11:05:00Z">
            <w:rPr>
              <w:ins w:id="1253" w:author="Theron Tang" w:date="2026-10-13T11:05:00Z"/>
            </w:rPr>
          </w:rPrChange>
        </w:rPr>
        <w:pPrChange w:id="1250" w:author="Theron Tang" w:date="2026-10-13T11:05:00Z">
          <w:pPr>
            <w:numPr>
              <w:ilvl w:val="255"/>
              <w:numId w:val="0"/>
            </w:numPr>
            <w:snapToGrid/>
            <w:ind w:firstLine="480" w:firstLineChars="0"/>
          </w:pPr>
        </w:pPrChange>
      </w:pPr>
      <w:ins w:id="1254" w:author="Theron Tang" w:date="2026-10-13T11:05:00Z">
        <w:r>
          <w:rPr>
            <w:rFonts w:hint="eastAsia" w:asciiTheme="minorEastAsia" w:hAnsiTheme="minorEastAsia" w:cstheme="minorEastAsia"/>
            <w:szCs w:val="21"/>
          </w:rPr>
          <w:t>输入图斑名称、类型属性信息：</w:t>
        </w:r>
      </w:ins>
      <w:ins w:id="1255" w:author="Theron Tang" w:date="2026-10-13T11:05:00Z">
        <w:r>
          <w:rPr>
            <w:rFonts w:hint="eastAsia"/>
          </w:rPr>
          <w:t>用户输入图斑名称、隐患类型、风险等级备注等属性信息。系统校验必填项和属性格式。</w:t>
        </w:r>
      </w:ins>
    </w:p>
    <w:p w14:paraId="62CB6AE7">
      <w:pPr>
        <w:widowControl w:val="0"/>
        <w:numPr>
          <w:ilvl w:val="0"/>
          <w:numId w:val="33"/>
        </w:numPr>
        <w:snapToGrid/>
        <w:ind w:firstLine="480" w:firstLineChars="200"/>
        <w:rPr>
          <w:ins w:id="1257" w:author="Theron Tang" w:date="2026-10-13T11:05:00Z"/>
          <w:rFonts w:asciiTheme="minorEastAsia" w:hAnsiTheme="minorEastAsia" w:cstheme="minorEastAsia"/>
          <w:szCs w:val="21"/>
          <w:rPrChange w:id="1258" w:author="Theron Tang" w:date="2026-10-13T11:05:00Z">
            <w:rPr>
              <w:ins w:id="1259" w:author="Theron Tang" w:date="2026-10-13T11:05:00Z"/>
            </w:rPr>
          </w:rPrChange>
        </w:rPr>
        <w:pPrChange w:id="1256" w:author="Theron Tang" w:date="2026-10-13T11:05:00Z">
          <w:pPr>
            <w:numPr>
              <w:ilvl w:val="255"/>
              <w:numId w:val="0"/>
            </w:numPr>
            <w:snapToGrid/>
            <w:ind w:firstLine="480" w:firstLineChars="0"/>
          </w:pPr>
        </w:pPrChange>
      </w:pPr>
      <w:ins w:id="1260" w:author="Theron Tang" w:date="2026-10-13T11:05:00Z">
        <w:r>
          <w:rPr>
            <w:rFonts w:hint="eastAsia" w:asciiTheme="minorEastAsia" w:hAnsiTheme="minorEastAsia" w:cstheme="minorEastAsia"/>
            <w:szCs w:val="21"/>
          </w:rPr>
          <w:t>保存绘制隐患区操作：</w:t>
        </w:r>
      </w:ins>
      <w:ins w:id="1261" w:author="Theron Tang" w:date="2026-10-13T11:05:00Z">
        <w:r>
          <w:rPr>
            <w:rFonts w:hint="eastAsia"/>
          </w:rPr>
          <w:t>校验通过后，系统将图斑几何边界和属性信息保存至隐患区成果库，生成唯一图斑ID，并更新隐患区列表和地图图层。</w:t>
        </w:r>
      </w:ins>
    </w:p>
    <w:p w14:paraId="0E4DA9C7">
      <w:pPr>
        <w:widowControl w:val="0"/>
        <w:numPr>
          <w:ilvl w:val="0"/>
          <w:numId w:val="33"/>
        </w:numPr>
        <w:snapToGrid/>
        <w:ind w:firstLine="480"/>
        <w:rPr>
          <w:del w:id="1262" w:author="Theron Tang" w:date="2026-10-13T11:05:00Z"/>
          <w:rFonts w:hint="eastAsia" w:asciiTheme="minorEastAsia" w:hAnsiTheme="minorEastAsia" w:cstheme="minorEastAsia"/>
          <w:szCs w:val="21"/>
        </w:rPr>
      </w:pPr>
      <w:del w:id="1263" w:author="Theron Tang" w:date="2026-10-13T11:05:00Z">
        <w:r>
          <w:rPr>
            <w:rFonts w:hint="eastAsia" w:asciiTheme="minorEastAsia" w:hAnsiTheme="minorEastAsia" w:cstheme="minorEastAsia"/>
            <w:szCs w:val="21"/>
          </w:rPr>
          <w:delText>选择绘制隐患区功能</w:delText>
        </w:r>
      </w:del>
    </w:p>
    <w:p w14:paraId="5476F243">
      <w:pPr>
        <w:widowControl w:val="0"/>
        <w:numPr>
          <w:ilvl w:val="0"/>
          <w:numId w:val="33"/>
        </w:numPr>
        <w:snapToGrid/>
        <w:ind w:firstLine="480"/>
        <w:rPr>
          <w:del w:id="1264" w:author="Theron Tang" w:date="2026-10-13T11:05:00Z"/>
          <w:rFonts w:hint="eastAsia" w:asciiTheme="minorEastAsia" w:hAnsiTheme="minorEastAsia" w:cstheme="minorEastAsia"/>
          <w:szCs w:val="21"/>
        </w:rPr>
      </w:pPr>
      <w:del w:id="1265" w:author="Theron Tang" w:date="2026-10-13T11:05:00Z">
        <w:r>
          <w:rPr>
            <w:rFonts w:hint="eastAsia" w:asciiTheme="minorEastAsia" w:hAnsiTheme="minorEastAsia" w:cstheme="minorEastAsia"/>
            <w:szCs w:val="21"/>
          </w:rPr>
          <w:delText>绘制隐患区范围</w:delText>
        </w:r>
      </w:del>
    </w:p>
    <w:p w14:paraId="7238CC4E">
      <w:pPr>
        <w:widowControl w:val="0"/>
        <w:numPr>
          <w:ilvl w:val="0"/>
          <w:numId w:val="33"/>
        </w:numPr>
        <w:snapToGrid/>
        <w:ind w:firstLine="480"/>
        <w:rPr>
          <w:del w:id="1266" w:author="Theron Tang" w:date="2026-10-13T11:05:00Z"/>
          <w:rFonts w:hint="eastAsia" w:asciiTheme="minorEastAsia" w:hAnsiTheme="minorEastAsia" w:cstheme="minorEastAsia"/>
          <w:szCs w:val="21"/>
        </w:rPr>
      </w:pPr>
      <w:del w:id="1267" w:author="Theron Tang" w:date="2026-10-13T11:05:00Z">
        <w:r>
          <w:rPr>
            <w:rFonts w:hint="eastAsia" w:asciiTheme="minorEastAsia" w:hAnsiTheme="minorEastAsia" w:cstheme="minorEastAsia"/>
            <w:szCs w:val="21"/>
          </w:rPr>
          <w:delText>输入图斑名称、类型属性信息</w:delText>
        </w:r>
      </w:del>
    </w:p>
    <w:p w14:paraId="0802AF9F">
      <w:pPr>
        <w:widowControl w:val="0"/>
        <w:numPr>
          <w:ilvl w:val="0"/>
          <w:numId w:val="33"/>
        </w:numPr>
        <w:snapToGrid/>
        <w:ind w:firstLine="480"/>
        <w:rPr>
          <w:del w:id="1268" w:author="Theron Tang" w:date="2026-10-13T11:05:00Z"/>
          <w:rFonts w:hint="eastAsia" w:asciiTheme="minorEastAsia" w:hAnsiTheme="minorEastAsia" w:cstheme="minorEastAsia"/>
          <w:szCs w:val="21"/>
        </w:rPr>
      </w:pPr>
      <w:del w:id="1269" w:author="Theron Tang" w:date="2026-10-13T11:05:00Z">
        <w:r>
          <w:rPr>
            <w:rFonts w:hint="eastAsia" w:asciiTheme="minorEastAsia" w:hAnsiTheme="minorEastAsia" w:cstheme="minorEastAsia"/>
            <w:szCs w:val="21"/>
          </w:rPr>
          <w:delText>保存绘制隐患区操作</w:delText>
        </w:r>
      </w:del>
    </w:p>
    <w:p w14:paraId="6A180DCC">
      <w:pPr>
        <w:pStyle w:val="7"/>
      </w:pPr>
      <w:r>
        <w:rPr>
          <w:rFonts w:hint="eastAsia"/>
        </w:rPr>
        <w:t>异常与错误处理</w:t>
      </w:r>
    </w:p>
    <w:p w14:paraId="37D63D4D">
      <w:pPr>
        <w:ind w:firstLine="480"/>
      </w:pPr>
      <w:r>
        <w:rPr>
          <w:rFonts w:hint="eastAsia"/>
        </w:rPr>
        <w:t>绘制隐患区失败，需检查绘制范围是否闭合，重新绘制。</w:t>
      </w:r>
    </w:p>
    <w:p w14:paraId="30FA85EB">
      <w:pPr>
        <w:pStyle w:val="6"/>
      </w:pPr>
      <w:r>
        <w:rPr>
          <w:rFonts w:hint="eastAsia"/>
        </w:rPr>
        <w:t>编辑隐患区功能（SYC</w:t>
      </w:r>
      <w:r>
        <w:t>-</w:t>
      </w:r>
      <w:r>
        <w:rPr>
          <w:rFonts w:hint="eastAsia"/>
        </w:rPr>
        <w:t>GYSJ-WXYG</w:t>
      </w:r>
      <w:r>
        <w:t>-</w:t>
      </w:r>
      <w:r>
        <w:rPr>
          <w:rFonts w:hint="eastAsia"/>
        </w:rPr>
        <w:t>QYJC-ZHSB-BJTB）</w:t>
      </w:r>
    </w:p>
    <w:p w14:paraId="15F06523">
      <w:pPr>
        <w:pStyle w:val="7"/>
      </w:pPr>
      <w:r>
        <w:rPr>
          <w:rFonts w:hint="eastAsia"/>
        </w:rPr>
        <w:t>功能描述</w:t>
      </w:r>
    </w:p>
    <w:p w14:paraId="42649E3F">
      <w:pPr>
        <w:ind w:firstLine="480"/>
      </w:pPr>
      <w:r>
        <w:rPr>
          <w:rFonts w:hint="eastAsia"/>
        </w:rPr>
        <w:t>支持用户编辑系统提取的形变区范围，形成更准确的地灾隐患区域数据。可在地灾隐患区域列表中选择相应图斑点击编辑按钮后进行修改。</w:t>
      </w:r>
    </w:p>
    <w:p w14:paraId="2917A903">
      <w:pPr>
        <w:pStyle w:val="7"/>
      </w:pPr>
      <w:r>
        <w:rPr>
          <w:rFonts w:hint="eastAsia"/>
        </w:rPr>
        <w:t>输入输出</w:t>
      </w:r>
    </w:p>
    <w:p w14:paraId="0BBB8E91">
      <w:pPr>
        <w:pStyle w:val="106"/>
        <w:rPr>
          <w:rFonts w:hint="eastAsia"/>
        </w:rPr>
      </w:pPr>
      <w:bookmarkStart w:id="368" w:name="_Toc24054996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20</w:t>
      </w:r>
      <w:r>
        <w:rPr>
          <w:rFonts w:hint="eastAsia"/>
        </w:rPr>
        <w:fldChar w:fldCharType="end"/>
      </w:r>
      <w:r>
        <w:rPr>
          <w:rFonts w:hint="eastAsia"/>
        </w:rPr>
        <w:t>编辑隐患区功能输入输出表</w:t>
      </w:r>
      <w:bookmarkEnd w:id="36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C1F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559062D">
            <w:pPr>
              <w:pStyle w:val="57"/>
            </w:pPr>
            <w:r>
              <w:t>标识</w:t>
            </w:r>
          </w:p>
        </w:tc>
        <w:tc>
          <w:tcPr>
            <w:tcW w:w="1746" w:type="dxa"/>
            <w:shd w:val="clear" w:color="auto" w:fill="D8D8D8" w:themeFill="background1" w:themeFillShade="D9"/>
          </w:tcPr>
          <w:p w14:paraId="334EBA59">
            <w:pPr>
              <w:pStyle w:val="57"/>
            </w:pPr>
            <w:r>
              <w:t>交互对象</w:t>
            </w:r>
          </w:p>
        </w:tc>
        <w:tc>
          <w:tcPr>
            <w:tcW w:w="1746" w:type="dxa"/>
            <w:shd w:val="clear" w:color="auto" w:fill="D8D8D8" w:themeFill="background1" w:themeFillShade="D9"/>
          </w:tcPr>
          <w:p w14:paraId="6E4FC58A">
            <w:pPr>
              <w:pStyle w:val="57"/>
            </w:pPr>
            <w:r>
              <w:t>数据名称</w:t>
            </w:r>
          </w:p>
        </w:tc>
        <w:tc>
          <w:tcPr>
            <w:tcW w:w="1746" w:type="dxa"/>
            <w:shd w:val="clear" w:color="auto" w:fill="D8D8D8" w:themeFill="background1" w:themeFillShade="D9"/>
          </w:tcPr>
          <w:p w14:paraId="055A3DD7">
            <w:pPr>
              <w:pStyle w:val="57"/>
            </w:pPr>
            <w:r>
              <w:t>数据内容</w:t>
            </w:r>
          </w:p>
        </w:tc>
        <w:tc>
          <w:tcPr>
            <w:tcW w:w="1746" w:type="dxa"/>
            <w:shd w:val="clear" w:color="auto" w:fill="D8D8D8" w:themeFill="background1" w:themeFillShade="D9"/>
          </w:tcPr>
          <w:p w14:paraId="72031A93">
            <w:pPr>
              <w:pStyle w:val="57"/>
            </w:pPr>
            <w:r>
              <w:t>I/O</w:t>
            </w:r>
          </w:p>
        </w:tc>
      </w:tr>
      <w:tr w14:paraId="37EB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A9DCE44">
            <w:pPr>
              <w:pStyle w:val="58"/>
            </w:pPr>
            <w:r>
              <w:t>SYC-GYSJ-WXYG-QYJC-ZHSB-BJ</w:t>
            </w:r>
            <w:r>
              <w:rPr>
                <w:rFonts w:hint="eastAsia"/>
              </w:rPr>
              <w:t>TB</w:t>
            </w:r>
            <w:r>
              <w:t>-01</w:t>
            </w:r>
          </w:p>
        </w:tc>
        <w:tc>
          <w:tcPr>
            <w:tcW w:w="1746" w:type="dxa"/>
          </w:tcPr>
          <w:p w14:paraId="72FEDA8C">
            <w:pPr>
              <w:pStyle w:val="58"/>
            </w:pPr>
            <w:r>
              <w:t>本系统地灾隐患识别模块</w:t>
            </w:r>
          </w:p>
        </w:tc>
        <w:tc>
          <w:tcPr>
            <w:tcW w:w="1746" w:type="dxa"/>
          </w:tcPr>
          <w:p w14:paraId="36131084">
            <w:pPr>
              <w:pStyle w:val="58"/>
            </w:pPr>
            <w:r>
              <w:t>基于InSAR数据识别的形变区域数据</w:t>
            </w:r>
          </w:p>
        </w:tc>
        <w:tc>
          <w:tcPr>
            <w:tcW w:w="1746" w:type="dxa"/>
          </w:tcPr>
          <w:p w14:paraId="146D61E9">
            <w:pPr>
              <w:pStyle w:val="58"/>
            </w:pPr>
            <w:r>
              <w:rPr>
                <w:rFonts w:hint="eastAsia"/>
              </w:rPr>
              <w:t>形变提取</w:t>
            </w:r>
            <w:r>
              <w:t>边界、面积、形变指标。</w:t>
            </w:r>
          </w:p>
        </w:tc>
        <w:tc>
          <w:tcPr>
            <w:tcW w:w="1746" w:type="dxa"/>
          </w:tcPr>
          <w:p w14:paraId="4351E5D6">
            <w:pPr>
              <w:pStyle w:val="58"/>
            </w:pPr>
            <w:r>
              <w:t>I</w:t>
            </w:r>
          </w:p>
        </w:tc>
      </w:tr>
      <w:tr w14:paraId="18AE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055A194">
            <w:pPr>
              <w:pStyle w:val="58"/>
            </w:pPr>
            <w:r>
              <w:t>SYC-GYSJ-WXYG-QYJC-ZHSB-BJ</w:t>
            </w:r>
            <w:r>
              <w:rPr>
                <w:rFonts w:hint="eastAsia"/>
              </w:rPr>
              <w:t>TB</w:t>
            </w:r>
            <w:r>
              <w:t>-02</w:t>
            </w:r>
          </w:p>
        </w:tc>
        <w:tc>
          <w:tcPr>
            <w:tcW w:w="1746" w:type="dxa"/>
          </w:tcPr>
          <w:p w14:paraId="00248835">
            <w:pPr>
              <w:pStyle w:val="58"/>
            </w:pPr>
            <w:r>
              <w:rPr>
                <w:rFonts w:hint="eastAsia"/>
              </w:rPr>
              <w:t>编辑隐患区功能</w:t>
            </w:r>
          </w:p>
        </w:tc>
        <w:tc>
          <w:tcPr>
            <w:tcW w:w="1746" w:type="dxa"/>
          </w:tcPr>
          <w:p w14:paraId="1489F9C7">
            <w:pPr>
              <w:pStyle w:val="58"/>
            </w:pPr>
            <w:r>
              <w:t>监测区域隐患区成果</w:t>
            </w:r>
          </w:p>
        </w:tc>
        <w:tc>
          <w:tcPr>
            <w:tcW w:w="1746" w:type="dxa"/>
          </w:tcPr>
          <w:p w14:paraId="0C3FF454">
            <w:pPr>
              <w:pStyle w:val="58"/>
            </w:pPr>
            <w:r>
              <w:t>隐患区边界、形变指标及编辑状态。</w:t>
            </w:r>
          </w:p>
        </w:tc>
        <w:tc>
          <w:tcPr>
            <w:tcW w:w="1746" w:type="dxa"/>
          </w:tcPr>
          <w:p w14:paraId="0C8D02BB">
            <w:pPr>
              <w:pStyle w:val="58"/>
            </w:pPr>
            <w:r>
              <w:t>O</w:t>
            </w:r>
          </w:p>
        </w:tc>
      </w:tr>
    </w:tbl>
    <w:p w14:paraId="7950E88B">
      <w:pPr>
        <w:ind w:firstLine="480"/>
      </w:pPr>
    </w:p>
    <w:p w14:paraId="2FF605AE">
      <w:pPr>
        <w:pStyle w:val="7"/>
      </w:pPr>
      <w:r>
        <w:rPr>
          <w:rFonts w:hint="eastAsia"/>
        </w:rPr>
        <w:t>处理逻辑</w:t>
      </w:r>
    </w:p>
    <w:p w14:paraId="6F78DD21">
      <w:pPr>
        <w:widowControl w:val="0"/>
        <w:numPr>
          <w:ilvl w:val="0"/>
          <w:numId w:val="34"/>
        </w:numPr>
        <w:snapToGrid/>
        <w:ind w:firstLine="480" w:firstLineChars="200"/>
        <w:rPr>
          <w:ins w:id="1271" w:author="Theron Tang" w:date="2026-10-13T11:05:00Z"/>
          <w:rFonts w:asciiTheme="minorEastAsia" w:hAnsiTheme="minorEastAsia" w:cstheme="minorEastAsia"/>
          <w:szCs w:val="21"/>
          <w:rPrChange w:id="1272" w:author="Theron Tang" w:date="2026-10-13T11:05:00Z">
            <w:rPr>
              <w:ins w:id="1273" w:author="Theron Tang" w:date="2026-10-13T11:05:00Z"/>
            </w:rPr>
          </w:rPrChange>
        </w:rPr>
        <w:pPrChange w:id="1270" w:author="Theron Tang" w:date="2026-10-13T11:05:00Z">
          <w:pPr>
            <w:numPr>
              <w:ilvl w:val="255"/>
              <w:numId w:val="0"/>
            </w:numPr>
            <w:snapToGrid/>
            <w:ind w:firstLine="480" w:firstLineChars="0"/>
          </w:pPr>
        </w:pPrChange>
      </w:pPr>
      <w:ins w:id="1274" w:author="Theron Tang" w:date="2026-10-13T11:05:00Z">
        <w:r>
          <w:rPr>
            <w:rFonts w:hint="eastAsia" w:asciiTheme="minorEastAsia" w:hAnsiTheme="minorEastAsia" w:cstheme="minorEastAsia"/>
            <w:szCs w:val="21"/>
          </w:rPr>
          <w:t>选择编辑隐患区功能：</w:t>
        </w:r>
      </w:ins>
      <w:ins w:id="1275" w:author="Theron Tang" w:date="2026-10-13T11:05:00Z">
        <w:r>
          <w:rPr>
            <w:rFonts w:ascii="Segoe UI" w:hAnsi="Segoe UI" w:eastAsia="Segoe UI" w:cs="Segoe UI"/>
            <w:color w:val="0F1115"/>
            <w:shd w:val="clear" w:color="auto" w:fill="FFFFFF"/>
          </w:rPr>
          <w:t>用户在地灾隐患区域列表或地图上选择需要编辑的图斑，点击编辑按钮。系统校验用户是否具备编辑权限。</w:t>
        </w:r>
      </w:ins>
    </w:p>
    <w:p w14:paraId="3E151E3D">
      <w:pPr>
        <w:widowControl w:val="0"/>
        <w:numPr>
          <w:ilvl w:val="0"/>
          <w:numId w:val="34"/>
        </w:numPr>
        <w:snapToGrid/>
        <w:ind w:firstLine="480" w:firstLineChars="200"/>
        <w:rPr>
          <w:ins w:id="1277" w:author="Theron Tang" w:date="2026-10-13T11:05:00Z"/>
          <w:rFonts w:asciiTheme="minorEastAsia" w:hAnsiTheme="minorEastAsia" w:cstheme="minorEastAsia"/>
          <w:szCs w:val="21"/>
          <w:rPrChange w:id="1278" w:author="Theron Tang" w:date="2026-10-13T11:05:00Z">
            <w:rPr>
              <w:ins w:id="1279" w:author="Theron Tang" w:date="2026-10-13T11:05:00Z"/>
            </w:rPr>
          </w:rPrChange>
        </w:rPr>
        <w:pPrChange w:id="1276" w:author="Theron Tang" w:date="2026-10-13T11:05:00Z">
          <w:pPr>
            <w:numPr>
              <w:ilvl w:val="255"/>
              <w:numId w:val="0"/>
            </w:numPr>
            <w:snapToGrid/>
            <w:ind w:firstLine="480" w:firstLineChars="0"/>
          </w:pPr>
        </w:pPrChange>
      </w:pPr>
      <w:ins w:id="1280" w:author="Theron Tang" w:date="2026-10-13T11:05:00Z">
        <w:r>
          <w:rPr>
            <w:rFonts w:hint="eastAsia" w:asciiTheme="minorEastAsia" w:hAnsiTheme="minorEastAsia" w:cstheme="minorEastAsia"/>
            <w:szCs w:val="21"/>
          </w:rPr>
          <w:t>调整隐患区范围：</w:t>
        </w:r>
      </w:ins>
      <w:ins w:id="1281" w:author="Theron Tang" w:date="2026-10-13T11:05:00Z">
        <w:r>
          <w:rPr>
            <w:rFonts w:ascii="Segoe UI" w:hAnsi="Segoe UI" w:eastAsia="Segoe UI" w:cs="Segoe UI"/>
            <w:color w:val="0F1115"/>
            <w:shd w:val="clear" w:color="auto" w:fill="FFFFFF"/>
          </w:rPr>
          <w:t>系统加载该图斑的几何边界和属性信息，进入编辑状态。地图上高亮显示当前图斑，其他图层作为参考。</w:t>
        </w:r>
      </w:ins>
    </w:p>
    <w:p w14:paraId="6CE04C86">
      <w:pPr>
        <w:widowControl w:val="0"/>
        <w:numPr>
          <w:ilvl w:val="0"/>
          <w:numId w:val="34"/>
        </w:numPr>
        <w:snapToGrid/>
        <w:ind w:firstLine="480" w:firstLineChars="200"/>
        <w:rPr>
          <w:ins w:id="1283" w:author="Theron Tang" w:date="2026-10-13T11:05:00Z"/>
          <w:rFonts w:asciiTheme="minorEastAsia" w:hAnsiTheme="minorEastAsia" w:cstheme="minorEastAsia"/>
          <w:szCs w:val="21"/>
          <w:rPrChange w:id="1284" w:author="Theron Tang" w:date="2026-10-13T11:05:00Z">
            <w:rPr>
              <w:ins w:id="1285" w:author="Theron Tang" w:date="2026-10-13T11:05:00Z"/>
            </w:rPr>
          </w:rPrChange>
        </w:rPr>
        <w:pPrChange w:id="1282" w:author="Theron Tang" w:date="2026-10-13T11:05:00Z">
          <w:pPr>
            <w:numPr>
              <w:ilvl w:val="255"/>
              <w:numId w:val="0"/>
            </w:numPr>
            <w:snapToGrid/>
            <w:ind w:firstLine="480" w:firstLineChars="0"/>
          </w:pPr>
        </w:pPrChange>
      </w:pPr>
      <w:ins w:id="1286" w:author="Theron Tang" w:date="2026-10-13T11:05:00Z">
        <w:r>
          <w:rPr>
            <w:rFonts w:hint="eastAsia" w:asciiTheme="minorEastAsia" w:hAnsiTheme="minorEastAsia" w:cstheme="minorEastAsia"/>
            <w:szCs w:val="21"/>
          </w:rPr>
          <w:t>保存编辑隐患区操作：</w:t>
        </w:r>
      </w:ins>
      <w:ins w:id="1287" w:author="Theron Tang" w:date="2026-10-13T11:05:00Z">
        <w:r>
          <w:rPr>
            <w:rFonts w:ascii="Segoe UI" w:hAnsi="Segoe UI" w:eastAsia="Segoe UI" w:cs="Segoe UI"/>
            <w:color w:val="0F1115"/>
            <w:shd w:val="clear" w:color="auto" w:fill="FFFFFF"/>
          </w:rPr>
          <w:t>校验通过后，系统更新图斑几何边界和属性信息，保留修改前版本记录，记录修改人、修改时间和修改内容。</w:t>
        </w:r>
      </w:ins>
    </w:p>
    <w:p w14:paraId="0C44A088">
      <w:pPr>
        <w:widowControl w:val="0"/>
        <w:numPr>
          <w:ilvl w:val="0"/>
          <w:numId w:val="34"/>
        </w:numPr>
        <w:snapToGrid/>
        <w:ind w:firstLine="480"/>
        <w:rPr>
          <w:del w:id="1288" w:author="Theron Tang" w:date="2026-10-13T11:05:00Z"/>
          <w:rFonts w:hint="eastAsia" w:asciiTheme="minorEastAsia" w:hAnsiTheme="minorEastAsia" w:cstheme="minorEastAsia"/>
          <w:szCs w:val="21"/>
        </w:rPr>
      </w:pPr>
      <w:del w:id="1289" w:author="Theron Tang" w:date="2026-10-13T11:05:00Z">
        <w:r>
          <w:rPr>
            <w:rFonts w:hint="eastAsia" w:asciiTheme="minorEastAsia" w:hAnsiTheme="minorEastAsia" w:cstheme="minorEastAsia"/>
            <w:szCs w:val="21"/>
          </w:rPr>
          <w:delText>选择编辑隐患区功能</w:delText>
        </w:r>
      </w:del>
    </w:p>
    <w:p w14:paraId="3FCF3D59">
      <w:pPr>
        <w:widowControl w:val="0"/>
        <w:numPr>
          <w:ilvl w:val="0"/>
          <w:numId w:val="34"/>
        </w:numPr>
        <w:snapToGrid/>
        <w:ind w:firstLine="480"/>
        <w:rPr>
          <w:del w:id="1290" w:author="Theron Tang" w:date="2026-10-13T11:05:00Z"/>
          <w:rFonts w:hint="eastAsia" w:asciiTheme="minorEastAsia" w:hAnsiTheme="minorEastAsia" w:cstheme="minorEastAsia"/>
          <w:szCs w:val="21"/>
        </w:rPr>
      </w:pPr>
      <w:del w:id="1291" w:author="Theron Tang" w:date="2026-10-13T11:05:00Z">
        <w:r>
          <w:rPr>
            <w:rFonts w:hint="eastAsia" w:asciiTheme="minorEastAsia" w:hAnsiTheme="minorEastAsia" w:cstheme="minorEastAsia"/>
            <w:szCs w:val="21"/>
          </w:rPr>
          <w:delText>调整隐患区范围</w:delText>
        </w:r>
      </w:del>
    </w:p>
    <w:p w14:paraId="0C71652A">
      <w:pPr>
        <w:widowControl w:val="0"/>
        <w:numPr>
          <w:ilvl w:val="0"/>
          <w:numId w:val="34"/>
        </w:numPr>
        <w:snapToGrid/>
        <w:ind w:firstLine="480"/>
        <w:rPr>
          <w:del w:id="1292" w:author="Theron Tang" w:date="2026-10-13T11:05:00Z"/>
          <w:rFonts w:hint="eastAsia" w:asciiTheme="minorEastAsia" w:hAnsiTheme="minorEastAsia" w:cstheme="minorEastAsia"/>
          <w:szCs w:val="21"/>
        </w:rPr>
      </w:pPr>
      <w:del w:id="1293" w:author="Theron Tang" w:date="2026-10-13T11:05:00Z">
        <w:r>
          <w:rPr>
            <w:rFonts w:hint="eastAsia" w:asciiTheme="minorEastAsia" w:hAnsiTheme="minorEastAsia" w:cstheme="minorEastAsia"/>
            <w:szCs w:val="21"/>
          </w:rPr>
          <w:delText>保存编辑隐患区操作</w:delText>
        </w:r>
      </w:del>
    </w:p>
    <w:p w14:paraId="7542A9F6">
      <w:pPr>
        <w:pStyle w:val="7"/>
      </w:pPr>
      <w:r>
        <w:rPr>
          <w:rFonts w:hint="eastAsia"/>
        </w:rPr>
        <w:t>异常与错误处理</w:t>
      </w:r>
    </w:p>
    <w:p w14:paraId="197F3AEE">
      <w:pPr>
        <w:ind w:firstLine="480"/>
      </w:pPr>
      <w:r>
        <w:rPr>
          <w:rFonts w:hint="eastAsia"/>
        </w:rPr>
        <w:t>编辑隐患区失败，需检查是否选择了需编辑的图斑后再次编辑。</w:t>
      </w:r>
    </w:p>
    <w:p w14:paraId="410479FA">
      <w:pPr>
        <w:pStyle w:val="6"/>
      </w:pPr>
      <w:r>
        <w:rPr>
          <w:rFonts w:hint="eastAsia"/>
        </w:rPr>
        <w:t>删除隐患区功能（SYC</w:t>
      </w:r>
      <w:r>
        <w:t>-</w:t>
      </w:r>
      <w:r>
        <w:rPr>
          <w:rFonts w:hint="eastAsia"/>
        </w:rPr>
        <w:t>GYSJ-WXYG</w:t>
      </w:r>
      <w:r>
        <w:t>-</w:t>
      </w:r>
      <w:r>
        <w:rPr>
          <w:rFonts w:hint="eastAsia"/>
        </w:rPr>
        <w:t>QYJC-ZHSB-SCTB）</w:t>
      </w:r>
    </w:p>
    <w:p w14:paraId="63C84A87">
      <w:pPr>
        <w:pStyle w:val="7"/>
      </w:pPr>
      <w:r>
        <w:rPr>
          <w:rFonts w:hint="eastAsia"/>
        </w:rPr>
        <w:t>功能描述</w:t>
      </w:r>
    </w:p>
    <w:p w14:paraId="15E00DAA">
      <w:pPr>
        <w:ind w:firstLine="480"/>
      </w:pPr>
      <w:r>
        <w:rPr>
          <w:rFonts w:hint="eastAsia"/>
        </w:rPr>
        <w:t>支持用户删除隐患区图斑数据，维护地灾隐患区域数据。可在地灾隐患区域列表中选择相应图斑你点击编辑按钮后进行修改。</w:t>
      </w:r>
    </w:p>
    <w:p w14:paraId="4F78E675">
      <w:pPr>
        <w:pStyle w:val="7"/>
      </w:pPr>
      <w:r>
        <w:rPr>
          <w:rFonts w:hint="eastAsia"/>
        </w:rPr>
        <w:t>输入输出</w:t>
      </w:r>
    </w:p>
    <w:p w14:paraId="6C2DFD14">
      <w:pPr>
        <w:pStyle w:val="106"/>
        <w:rPr>
          <w:rFonts w:hint="eastAsia"/>
        </w:rPr>
      </w:pPr>
      <w:bookmarkStart w:id="369" w:name="_Toc240549963"/>
      <w:r>
        <w:t>表</w:t>
      </w:r>
      <w:r>
        <w:fldChar w:fldCharType="begin"/>
      </w:r>
      <w:r>
        <w:instrText xml:space="preserve"> STYLEREF 1 \s </w:instrText>
      </w:r>
      <w:r>
        <w:rPr>
          <w:rFonts w:hint="eastAsia"/>
        </w:rPr>
        <w:fldChar w:fldCharType="separate"/>
      </w:r>
      <w:r>
        <w:rPr>
          <w:rFonts w:hint="eastAsia"/>
        </w:rPr>
        <w:t>5</w:t>
      </w:r>
      <w:r>
        <w:fldChar w:fldCharType="end"/>
      </w:r>
      <w:r>
        <w:t>-</w:t>
      </w:r>
      <w:r>
        <w:fldChar w:fldCharType="begin"/>
      </w:r>
      <w:r>
        <w:instrText xml:space="preserve"> SEQ 表 \* ARABIC \s 1 </w:instrText>
      </w:r>
      <w:r>
        <w:rPr>
          <w:rFonts w:hint="eastAsia"/>
        </w:rPr>
        <w:fldChar w:fldCharType="separate"/>
      </w:r>
      <w:r>
        <w:rPr>
          <w:rFonts w:hint="eastAsia"/>
        </w:rPr>
        <w:t>21</w:t>
      </w:r>
      <w:r>
        <w:fldChar w:fldCharType="end"/>
      </w:r>
      <w:r>
        <w:rPr>
          <w:rFonts w:hint="eastAsia"/>
        </w:rPr>
        <w:t>删除隐患区功能</w:t>
      </w:r>
      <w:r>
        <w:t>输入输出表</w:t>
      </w:r>
      <w:bookmarkEnd w:id="36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5A3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B52DBA8">
            <w:pPr>
              <w:pStyle w:val="57"/>
            </w:pPr>
            <w:r>
              <w:t>标识</w:t>
            </w:r>
          </w:p>
        </w:tc>
        <w:tc>
          <w:tcPr>
            <w:tcW w:w="1746" w:type="dxa"/>
            <w:shd w:val="clear" w:color="auto" w:fill="D8D8D8" w:themeFill="background1" w:themeFillShade="D9"/>
          </w:tcPr>
          <w:p w14:paraId="74C18B61">
            <w:pPr>
              <w:pStyle w:val="57"/>
            </w:pPr>
            <w:r>
              <w:t>交互对象</w:t>
            </w:r>
          </w:p>
        </w:tc>
        <w:tc>
          <w:tcPr>
            <w:tcW w:w="1746" w:type="dxa"/>
            <w:shd w:val="clear" w:color="auto" w:fill="D8D8D8" w:themeFill="background1" w:themeFillShade="D9"/>
          </w:tcPr>
          <w:p w14:paraId="400CEFCA">
            <w:pPr>
              <w:pStyle w:val="57"/>
            </w:pPr>
            <w:r>
              <w:t>数据名称</w:t>
            </w:r>
          </w:p>
        </w:tc>
        <w:tc>
          <w:tcPr>
            <w:tcW w:w="1746" w:type="dxa"/>
            <w:shd w:val="clear" w:color="auto" w:fill="D8D8D8" w:themeFill="background1" w:themeFillShade="D9"/>
          </w:tcPr>
          <w:p w14:paraId="4B57F36C">
            <w:pPr>
              <w:pStyle w:val="57"/>
            </w:pPr>
            <w:r>
              <w:t>数据内容</w:t>
            </w:r>
          </w:p>
        </w:tc>
        <w:tc>
          <w:tcPr>
            <w:tcW w:w="1746" w:type="dxa"/>
            <w:shd w:val="clear" w:color="auto" w:fill="D8D8D8" w:themeFill="background1" w:themeFillShade="D9"/>
          </w:tcPr>
          <w:p w14:paraId="08224450">
            <w:pPr>
              <w:pStyle w:val="57"/>
            </w:pPr>
            <w:r>
              <w:t>I/O</w:t>
            </w:r>
          </w:p>
        </w:tc>
      </w:tr>
      <w:tr w14:paraId="2759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9E181F6">
            <w:pPr>
              <w:pStyle w:val="58"/>
            </w:pPr>
            <w:r>
              <w:t>SYC-GYSJ-WXYG-QYJC-ZHSB-SC</w:t>
            </w:r>
            <w:r>
              <w:rPr>
                <w:rFonts w:hint="eastAsia"/>
              </w:rPr>
              <w:t>TB</w:t>
            </w:r>
            <w:r>
              <w:t>-01</w:t>
            </w:r>
          </w:p>
        </w:tc>
        <w:tc>
          <w:tcPr>
            <w:tcW w:w="1746" w:type="dxa"/>
          </w:tcPr>
          <w:p w14:paraId="2B437423">
            <w:pPr>
              <w:pStyle w:val="58"/>
            </w:pPr>
            <w:r>
              <w:t>本系统地灾隐患识别模块</w:t>
            </w:r>
          </w:p>
        </w:tc>
        <w:tc>
          <w:tcPr>
            <w:tcW w:w="1746" w:type="dxa"/>
          </w:tcPr>
          <w:p w14:paraId="55CB3E47">
            <w:pPr>
              <w:pStyle w:val="58"/>
            </w:pPr>
            <w:r>
              <w:t>基于InSAR数据识别的形变区域数据</w:t>
            </w:r>
          </w:p>
        </w:tc>
        <w:tc>
          <w:tcPr>
            <w:tcW w:w="1746" w:type="dxa"/>
          </w:tcPr>
          <w:p w14:paraId="71210248">
            <w:pPr>
              <w:pStyle w:val="58"/>
            </w:pPr>
            <w:r>
              <w:rPr>
                <w:rFonts w:hint="eastAsia"/>
              </w:rPr>
              <w:t>形变</w:t>
            </w:r>
            <w:r>
              <w:t>区</w:t>
            </w:r>
            <w:r>
              <w:rPr>
                <w:rFonts w:hint="eastAsia"/>
              </w:rPr>
              <w:t>提取</w:t>
            </w:r>
            <w:r>
              <w:t>边界、面积、形变指标。</w:t>
            </w:r>
          </w:p>
        </w:tc>
        <w:tc>
          <w:tcPr>
            <w:tcW w:w="1746" w:type="dxa"/>
          </w:tcPr>
          <w:p w14:paraId="1A6171DB">
            <w:pPr>
              <w:pStyle w:val="58"/>
            </w:pPr>
            <w:r>
              <w:t>I</w:t>
            </w:r>
          </w:p>
        </w:tc>
      </w:tr>
      <w:tr w14:paraId="19A8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1D13A1E">
            <w:pPr>
              <w:pStyle w:val="58"/>
            </w:pPr>
            <w:r>
              <w:t>SYC-GYSJ-WXYG-QYJC-ZHSB-SC</w:t>
            </w:r>
            <w:r>
              <w:rPr>
                <w:rFonts w:hint="eastAsia"/>
              </w:rPr>
              <w:t>TB</w:t>
            </w:r>
            <w:r>
              <w:t>-02</w:t>
            </w:r>
          </w:p>
        </w:tc>
        <w:tc>
          <w:tcPr>
            <w:tcW w:w="1746" w:type="dxa"/>
          </w:tcPr>
          <w:p w14:paraId="42AF4F50">
            <w:pPr>
              <w:pStyle w:val="58"/>
            </w:pPr>
            <w:r>
              <w:rPr>
                <w:rFonts w:hint="eastAsia"/>
              </w:rPr>
              <w:t>删除隐患区功能</w:t>
            </w:r>
          </w:p>
        </w:tc>
        <w:tc>
          <w:tcPr>
            <w:tcW w:w="1746" w:type="dxa"/>
          </w:tcPr>
          <w:p w14:paraId="5A8295AA">
            <w:pPr>
              <w:pStyle w:val="58"/>
            </w:pPr>
            <w:r>
              <w:t>监测区域隐患区成果</w:t>
            </w:r>
          </w:p>
        </w:tc>
        <w:tc>
          <w:tcPr>
            <w:tcW w:w="1746" w:type="dxa"/>
          </w:tcPr>
          <w:p w14:paraId="5EB48049">
            <w:pPr>
              <w:pStyle w:val="58"/>
            </w:pPr>
            <w:r>
              <w:t>隐患区边界、形变指标及编辑状态。</w:t>
            </w:r>
          </w:p>
        </w:tc>
        <w:tc>
          <w:tcPr>
            <w:tcW w:w="1746" w:type="dxa"/>
          </w:tcPr>
          <w:p w14:paraId="4DAA4F14">
            <w:pPr>
              <w:pStyle w:val="58"/>
            </w:pPr>
            <w:r>
              <w:t>O</w:t>
            </w:r>
          </w:p>
        </w:tc>
      </w:tr>
    </w:tbl>
    <w:p w14:paraId="7366EA38">
      <w:pPr>
        <w:pStyle w:val="7"/>
      </w:pPr>
      <w:r>
        <w:rPr>
          <w:rFonts w:hint="eastAsia"/>
        </w:rPr>
        <w:t>处理逻辑</w:t>
      </w:r>
    </w:p>
    <w:p w14:paraId="772130A5">
      <w:pPr>
        <w:widowControl w:val="0"/>
        <w:numPr>
          <w:ilvl w:val="0"/>
          <w:numId w:val="35"/>
        </w:numPr>
        <w:snapToGrid/>
        <w:ind w:firstLine="480" w:firstLineChars="200"/>
        <w:rPr>
          <w:ins w:id="1295" w:author="Theron Tang" w:date="2026-10-13T11:05:00Z"/>
          <w:rFonts w:asciiTheme="minorEastAsia" w:hAnsiTheme="minorEastAsia" w:cstheme="minorEastAsia"/>
          <w:szCs w:val="21"/>
          <w:rPrChange w:id="1296" w:author="Theron Tang" w:date="2026-10-13T11:06:00Z">
            <w:rPr>
              <w:ins w:id="1297" w:author="Theron Tang" w:date="2026-10-13T11:05:00Z"/>
            </w:rPr>
          </w:rPrChange>
        </w:rPr>
        <w:pPrChange w:id="1294" w:author="Theron Tang" w:date="2026-10-13T11:06:00Z">
          <w:pPr>
            <w:numPr>
              <w:ilvl w:val="255"/>
              <w:numId w:val="0"/>
            </w:numPr>
            <w:snapToGrid/>
            <w:ind w:firstLine="480" w:firstLineChars="0"/>
          </w:pPr>
        </w:pPrChange>
      </w:pPr>
      <w:ins w:id="1298" w:author="Theron Tang" w:date="2026-10-13T11:05:00Z">
        <w:r>
          <w:rPr>
            <w:rFonts w:hint="eastAsia" w:asciiTheme="minorEastAsia" w:hAnsiTheme="minorEastAsia" w:cstheme="minorEastAsia"/>
            <w:szCs w:val="21"/>
          </w:rPr>
          <w:t>在隐患区域列表中勾选隐患区数据</w:t>
        </w:r>
      </w:ins>
      <w:ins w:id="1299" w:author="Theron Tang" w:date="2026-10-13T11:06:00Z">
        <w:r>
          <w:rPr>
            <w:rFonts w:hint="eastAsia" w:asciiTheme="minorEastAsia" w:hAnsiTheme="minorEastAsia" w:cstheme="minorEastAsia"/>
            <w:szCs w:val="21"/>
          </w:rPr>
          <w:t>：</w:t>
        </w:r>
      </w:ins>
      <w:ins w:id="1300" w:author="Theron Tang" w:date="2026-10-13T11:05:00Z">
        <w:r>
          <w:rPr>
            <w:rFonts w:hint="eastAsia"/>
          </w:rPr>
          <w:t>用户在地灾隐患区域列表中勾选需要删除的图斑，或在地图上选择图斑，点击删除按钮。系统校验用户是否具备删除权限。</w:t>
        </w:r>
      </w:ins>
    </w:p>
    <w:p w14:paraId="672D09DD">
      <w:pPr>
        <w:widowControl w:val="0"/>
        <w:numPr>
          <w:ilvl w:val="0"/>
          <w:numId w:val="35"/>
        </w:numPr>
        <w:snapToGrid/>
        <w:ind w:firstLine="480" w:firstLineChars="200"/>
        <w:rPr>
          <w:ins w:id="1302" w:author="Theron Tang" w:date="2026-10-13T11:05:00Z"/>
          <w:rFonts w:asciiTheme="minorEastAsia" w:hAnsiTheme="minorEastAsia" w:cstheme="minorEastAsia"/>
          <w:szCs w:val="21"/>
          <w:rPrChange w:id="1303" w:author="Theron Tang" w:date="2026-10-13T11:06:00Z">
            <w:rPr>
              <w:ins w:id="1304" w:author="Theron Tang" w:date="2026-10-13T11:05:00Z"/>
            </w:rPr>
          </w:rPrChange>
        </w:rPr>
        <w:pPrChange w:id="1301" w:author="Theron Tang" w:date="2026-10-13T11:06:00Z">
          <w:pPr>
            <w:numPr>
              <w:ilvl w:val="255"/>
              <w:numId w:val="0"/>
            </w:numPr>
            <w:snapToGrid/>
            <w:ind w:firstLine="480" w:firstLineChars="0"/>
          </w:pPr>
        </w:pPrChange>
      </w:pPr>
      <w:ins w:id="1305" w:author="Theron Tang" w:date="2026-10-13T11:05:00Z">
        <w:r>
          <w:rPr>
            <w:rFonts w:hint="eastAsia" w:asciiTheme="minorEastAsia" w:hAnsiTheme="minorEastAsia" w:cstheme="minorEastAsia"/>
            <w:szCs w:val="21"/>
          </w:rPr>
          <w:t>选择删除按钮</w:t>
        </w:r>
      </w:ins>
      <w:ins w:id="1306" w:author="Theron Tang" w:date="2026-10-13T11:06:00Z">
        <w:r>
          <w:rPr>
            <w:rFonts w:hint="eastAsia" w:asciiTheme="minorEastAsia" w:hAnsiTheme="minorEastAsia" w:cstheme="minorEastAsia"/>
            <w:szCs w:val="21"/>
          </w:rPr>
          <w:t>：</w:t>
        </w:r>
      </w:ins>
      <w:ins w:id="1307" w:author="Theron Tang" w:date="2026-10-13T11:05:00Z">
        <w:r>
          <w:rPr>
            <w:rFonts w:hint="eastAsia"/>
          </w:rPr>
          <w:t>系统弹出二次确认提示，展示待删除图斑的名称、类型、面积、形变指标等信息，用户确认后方可执行删除。</w:t>
        </w:r>
      </w:ins>
    </w:p>
    <w:p w14:paraId="4A24FD4D">
      <w:pPr>
        <w:widowControl w:val="0"/>
        <w:numPr>
          <w:ilvl w:val="0"/>
          <w:numId w:val="35"/>
        </w:numPr>
        <w:snapToGrid/>
        <w:ind w:firstLine="480" w:firstLineChars="200"/>
        <w:rPr>
          <w:ins w:id="1309" w:author="Theron Tang" w:date="2026-10-13T11:05:00Z"/>
          <w:rFonts w:asciiTheme="minorEastAsia" w:hAnsiTheme="minorEastAsia" w:cstheme="minorEastAsia"/>
          <w:szCs w:val="21"/>
          <w:rPrChange w:id="1310" w:author="Theron Tang" w:date="2026-10-13T11:06:00Z">
            <w:rPr>
              <w:ins w:id="1311" w:author="Theron Tang" w:date="2026-10-13T11:05:00Z"/>
            </w:rPr>
          </w:rPrChange>
        </w:rPr>
        <w:pPrChange w:id="1308" w:author="Theron Tang" w:date="2026-10-13T11:06:00Z">
          <w:pPr>
            <w:numPr>
              <w:ilvl w:val="255"/>
              <w:numId w:val="0"/>
            </w:numPr>
            <w:snapToGrid/>
            <w:ind w:firstLine="480" w:firstLineChars="0"/>
          </w:pPr>
        </w:pPrChange>
      </w:pPr>
      <w:ins w:id="1312" w:author="Theron Tang" w:date="2026-10-13T11:05:00Z">
        <w:r>
          <w:rPr>
            <w:rFonts w:hint="eastAsia" w:asciiTheme="minorEastAsia" w:hAnsiTheme="minorEastAsia" w:cstheme="minorEastAsia"/>
            <w:szCs w:val="21"/>
          </w:rPr>
          <w:t>执行删除隐患区操作</w:t>
        </w:r>
      </w:ins>
      <w:ins w:id="1313" w:author="Theron Tang" w:date="2026-10-13T11:06:00Z">
        <w:r>
          <w:rPr>
            <w:rFonts w:hint="eastAsia" w:asciiTheme="minorEastAsia" w:hAnsiTheme="minorEastAsia" w:cstheme="minorEastAsia"/>
            <w:szCs w:val="21"/>
          </w:rPr>
          <w:t>：</w:t>
        </w:r>
      </w:ins>
      <w:ins w:id="1314" w:author="Theron Tang" w:date="2026-10-13T11:05:00Z">
        <w:r>
          <w:rPr>
            <w:rFonts w:hint="eastAsia"/>
          </w:rPr>
          <w:t>确认后，系统对图斑执行删除操作。根据管理要求，可采用逻辑删除或物理删除方式。逻辑删除时保留历史记录并标记为“已删除”；物理删除时从成果库中移除图斑记录和关联几何数据。</w:t>
        </w:r>
      </w:ins>
    </w:p>
    <w:p w14:paraId="4E344C2C">
      <w:pPr>
        <w:widowControl w:val="0"/>
        <w:numPr>
          <w:ilvl w:val="0"/>
          <w:numId w:val="35"/>
        </w:numPr>
        <w:snapToGrid/>
        <w:ind w:firstLine="480"/>
        <w:rPr>
          <w:del w:id="1315" w:author="Theron Tang" w:date="2026-10-13T11:05:00Z"/>
          <w:rFonts w:hint="eastAsia" w:asciiTheme="minorEastAsia" w:hAnsiTheme="minorEastAsia" w:cstheme="minorEastAsia"/>
          <w:szCs w:val="21"/>
        </w:rPr>
      </w:pPr>
      <w:del w:id="1316" w:author="Theron Tang" w:date="2026-10-13T11:05:00Z">
        <w:r>
          <w:rPr>
            <w:rFonts w:hint="eastAsia" w:asciiTheme="minorEastAsia" w:hAnsiTheme="minorEastAsia" w:cstheme="minorEastAsia"/>
            <w:szCs w:val="21"/>
          </w:rPr>
          <w:delText>在隐患区域列表中勾选隐患区数据</w:delText>
        </w:r>
      </w:del>
    </w:p>
    <w:p w14:paraId="475B0821">
      <w:pPr>
        <w:widowControl w:val="0"/>
        <w:numPr>
          <w:ilvl w:val="0"/>
          <w:numId w:val="35"/>
        </w:numPr>
        <w:snapToGrid/>
        <w:ind w:firstLine="480"/>
        <w:rPr>
          <w:del w:id="1317" w:author="Theron Tang" w:date="2026-10-13T11:05:00Z"/>
          <w:rFonts w:hint="eastAsia" w:asciiTheme="minorEastAsia" w:hAnsiTheme="minorEastAsia" w:cstheme="minorEastAsia"/>
          <w:szCs w:val="21"/>
        </w:rPr>
      </w:pPr>
      <w:del w:id="1318" w:author="Theron Tang" w:date="2026-10-13T11:05:00Z">
        <w:r>
          <w:rPr>
            <w:rFonts w:hint="eastAsia" w:asciiTheme="minorEastAsia" w:hAnsiTheme="minorEastAsia" w:cstheme="minorEastAsia"/>
            <w:szCs w:val="21"/>
          </w:rPr>
          <w:delText>选择删除按钮</w:delText>
        </w:r>
      </w:del>
    </w:p>
    <w:p w14:paraId="0A53B328">
      <w:pPr>
        <w:widowControl w:val="0"/>
        <w:numPr>
          <w:ilvl w:val="0"/>
          <w:numId w:val="35"/>
        </w:numPr>
        <w:snapToGrid/>
        <w:ind w:firstLine="480"/>
        <w:rPr>
          <w:del w:id="1319" w:author="Theron Tang" w:date="2026-10-13T11:05:00Z"/>
          <w:rFonts w:hint="eastAsia" w:asciiTheme="minorEastAsia" w:hAnsiTheme="minorEastAsia" w:cstheme="minorEastAsia"/>
          <w:szCs w:val="21"/>
        </w:rPr>
      </w:pPr>
      <w:del w:id="1320" w:author="Theron Tang" w:date="2026-10-13T11:05:00Z">
        <w:r>
          <w:rPr>
            <w:rFonts w:hint="eastAsia" w:asciiTheme="minorEastAsia" w:hAnsiTheme="minorEastAsia" w:cstheme="minorEastAsia"/>
            <w:szCs w:val="21"/>
          </w:rPr>
          <w:delText>执行删除隐患区操作</w:delText>
        </w:r>
      </w:del>
    </w:p>
    <w:p w14:paraId="480CBEDA">
      <w:pPr>
        <w:pStyle w:val="7"/>
      </w:pPr>
      <w:r>
        <w:rPr>
          <w:rFonts w:hint="eastAsia"/>
        </w:rPr>
        <w:t>异常与错误处理</w:t>
      </w:r>
    </w:p>
    <w:p w14:paraId="2C028950">
      <w:pPr>
        <w:ind w:firstLine="480"/>
      </w:pPr>
      <w:r>
        <w:rPr>
          <w:rFonts w:hint="eastAsia"/>
        </w:rPr>
        <w:t>删除隐患区失败，需检查是否选中需删除的图斑后再次删除。</w:t>
      </w:r>
    </w:p>
    <w:p w14:paraId="785A8CEA">
      <w:pPr>
        <w:pStyle w:val="6"/>
      </w:pPr>
      <w:r>
        <w:rPr>
          <w:rFonts w:hint="eastAsia"/>
        </w:rPr>
        <w:t>形变时序分析工具（SYC</w:t>
      </w:r>
      <w:r>
        <w:t>-</w:t>
      </w:r>
      <w:r>
        <w:rPr>
          <w:rFonts w:hint="eastAsia"/>
        </w:rPr>
        <w:t>GYSJ-WXYG</w:t>
      </w:r>
      <w:r>
        <w:t>-</w:t>
      </w:r>
      <w:r>
        <w:rPr>
          <w:rFonts w:hint="eastAsia"/>
        </w:rPr>
        <w:t>QYJC-ZHSB-SXFX）</w:t>
      </w:r>
    </w:p>
    <w:p w14:paraId="44DCD874">
      <w:pPr>
        <w:pStyle w:val="7"/>
      </w:pPr>
      <w:r>
        <w:rPr>
          <w:rFonts w:hint="eastAsia"/>
        </w:rPr>
        <w:t>功能描述</w:t>
      </w:r>
    </w:p>
    <w:p w14:paraId="6768C643">
      <w:pPr>
        <w:ind w:firstLine="480"/>
      </w:pPr>
      <w:r>
        <w:rPr>
          <w:rFonts w:hint="eastAsia"/>
        </w:rPr>
        <w:t>形变时序分析，支持用户选择指定形变点查看该点位的历史形变曲线。</w:t>
      </w:r>
    </w:p>
    <w:p w14:paraId="398AD64D">
      <w:pPr>
        <w:pStyle w:val="7"/>
      </w:pPr>
      <w:r>
        <w:rPr>
          <w:rFonts w:hint="eastAsia"/>
        </w:rPr>
        <w:t>输入输出</w:t>
      </w:r>
    </w:p>
    <w:p w14:paraId="1E4C1946">
      <w:pPr>
        <w:pStyle w:val="106"/>
        <w:rPr>
          <w:rFonts w:hint="eastAsia"/>
        </w:rPr>
      </w:pPr>
      <w:bookmarkStart w:id="370" w:name="_Toc240549964"/>
      <w:r>
        <w:t>表</w:t>
      </w:r>
      <w:r>
        <w:fldChar w:fldCharType="begin"/>
      </w:r>
      <w:r>
        <w:instrText xml:space="preserve"> STYLEREF 1 \s </w:instrText>
      </w:r>
      <w:r>
        <w:rPr>
          <w:rFonts w:hint="eastAsia"/>
        </w:rPr>
        <w:fldChar w:fldCharType="separate"/>
      </w:r>
      <w:r>
        <w:rPr>
          <w:rFonts w:hint="eastAsia"/>
        </w:rPr>
        <w:t>5</w:t>
      </w:r>
      <w:r>
        <w:fldChar w:fldCharType="end"/>
      </w:r>
      <w:r>
        <w:t>-</w:t>
      </w:r>
      <w:r>
        <w:fldChar w:fldCharType="begin"/>
      </w:r>
      <w:r>
        <w:instrText xml:space="preserve"> SEQ 表 \* ARABIC \s 1 </w:instrText>
      </w:r>
      <w:r>
        <w:rPr>
          <w:rFonts w:hint="eastAsia"/>
        </w:rPr>
        <w:fldChar w:fldCharType="separate"/>
      </w:r>
      <w:r>
        <w:rPr>
          <w:rFonts w:hint="eastAsia"/>
        </w:rPr>
        <w:t>22</w:t>
      </w:r>
      <w:r>
        <w:fldChar w:fldCharType="end"/>
      </w:r>
      <w:r>
        <w:t>形变时序分析工具输入输出表</w:t>
      </w:r>
      <w:bookmarkEnd w:id="37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E8D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tcPr>
          <w:p w14:paraId="687248FA">
            <w:pPr>
              <w:pStyle w:val="58"/>
            </w:pPr>
            <w:r>
              <w:t>标识</w:t>
            </w:r>
          </w:p>
        </w:tc>
        <w:tc>
          <w:tcPr>
            <w:tcW w:w="1744" w:type="dxa"/>
          </w:tcPr>
          <w:p w14:paraId="036681A8">
            <w:pPr>
              <w:pStyle w:val="58"/>
            </w:pPr>
            <w:r>
              <w:t>交互对象</w:t>
            </w:r>
          </w:p>
        </w:tc>
        <w:tc>
          <w:tcPr>
            <w:tcW w:w="1744" w:type="dxa"/>
          </w:tcPr>
          <w:p w14:paraId="0E88AD8D">
            <w:pPr>
              <w:pStyle w:val="58"/>
            </w:pPr>
            <w:r>
              <w:t>数据名称</w:t>
            </w:r>
          </w:p>
        </w:tc>
        <w:tc>
          <w:tcPr>
            <w:tcW w:w="1744" w:type="dxa"/>
          </w:tcPr>
          <w:p w14:paraId="2C76B172">
            <w:pPr>
              <w:pStyle w:val="58"/>
            </w:pPr>
            <w:r>
              <w:t>数据内容</w:t>
            </w:r>
          </w:p>
        </w:tc>
        <w:tc>
          <w:tcPr>
            <w:tcW w:w="1744" w:type="dxa"/>
          </w:tcPr>
          <w:p w14:paraId="6082373B">
            <w:pPr>
              <w:pStyle w:val="58"/>
            </w:pPr>
            <w:r>
              <w:t>I/O</w:t>
            </w:r>
          </w:p>
        </w:tc>
      </w:tr>
      <w:tr w14:paraId="66DE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FA3223D">
            <w:pPr>
              <w:pStyle w:val="58"/>
            </w:pPr>
            <w:r>
              <w:t>SYC-GYSJ-WXYG-QYJC-ZHSB-SXFX-01</w:t>
            </w:r>
          </w:p>
        </w:tc>
        <w:tc>
          <w:tcPr>
            <w:tcW w:w="1744" w:type="dxa"/>
          </w:tcPr>
          <w:p w14:paraId="5065336F">
            <w:pPr>
              <w:pStyle w:val="58"/>
            </w:pPr>
            <w:r>
              <w:rPr>
                <w:rFonts w:hint="eastAsia"/>
              </w:rPr>
              <w:t>地震数据灾备与大数据管理子系统</w:t>
            </w:r>
          </w:p>
        </w:tc>
        <w:tc>
          <w:tcPr>
            <w:tcW w:w="1744" w:type="dxa"/>
          </w:tcPr>
          <w:p w14:paraId="557308C8">
            <w:pPr>
              <w:pStyle w:val="58"/>
            </w:pPr>
            <w:r>
              <w:t>监测区域时序InSAR监测数据</w:t>
            </w:r>
          </w:p>
        </w:tc>
        <w:tc>
          <w:tcPr>
            <w:tcW w:w="1744" w:type="dxa"/>
          </w:tcPr>
          <w:p w14:paraId="3924CA3B">
            <w:pPr>
              <w:pStyle w:val="58"/>
            </w:pPr>
            <w:r>
              <w:t>观测日期、形变量、形变速率、空间位置。</w:t>
            </w:r>
          </w:p>
        </w:tc>
        <w:tc>
          <w:tcPr>
            <w:tcW w:w="1744" w:type="dxa"/>
          </w:tcPr>
          <w:p w14:paraId="536F10A6">
            <w:pPr>
              <w:pStyle w:val="58"/>
            </w:pPr>
            <w:r>
              <w:t>I</w:t>
            </w:r>
          </w:p>
        </w:tc>
      </w:tr>
      <w:tr w14:paraId="0EDA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4DEE2AA">
            <w:pPr>
              <w:pStyle w:val="58"/>
            </w:pPr>
            <w:r>
              <w:t>SYC-GYSJ-WXYG-QYJC-ZHSB-SXFX-02</w:t>
            </w:r>
          </w:p>
        </w:tc>
        <w:tc>
          <w:tcPr>
            <w:tcW w:w="1744" w:type="dxa"/>
          </w:tcPr>
          <w:p w14:paraId="75AA54DE">
            <w:pPr>
              <w:pStyle w:val="58"/>
            </w:pPr>
            <w:r>
              <w:rPr>
                <w:rFonts w:hint="eastAsia"/>
              </w:rPr>
              <w:t>地震数据灾备与大数据管理子系统</w:t>
            </w:r>
          </w:p>
        </w:tc>
        <w:tc>
          <w:tcPr>
            <w:tcW w:w="1744" w:type="dxa"/>
          </w:tcPr>
          <w:p w14:paraId="2286C2EF">
            <w:pPr>
              <w:pStyle w:val="58"/>
            </w:pPr>
            <w:r>
              <w:t>指定点位形变历史曲线图</w:t>
            </w:r>
          </w:p>
        </w:tc>
        <w:tc>
          <w:tcPr>
            <w:tcW w:w="1744" w:type="dxa"/>
          </w:tcPr>
          <w:p w14:paraId="26F10F16">
            <w:pPr>
              <w:pStyle w:val="58"/>
            </w:pPr>
            <w:r>
              <w:t>点位位置、观测时间、形变量及变化趋势。</w:t>
            </w:r>
          </w:p>
        </w:tc>
        <w:tc>
          <w:tcPr>
            <w:tcW w:w="1744" w:type="dxa"/>
          </w:tcPr>
          <w:p w14:paraId="08DC84AE">
            <w:pPr>
              <w:pStyle w:val="58"/>
            </w:pPr>
            <w:r>
              <w:t>O</w:t>
            </w:r>
          </w:p>
        </w:tc>
      </w:tr>
    </w:tbl>
    <w:p w14:paraId="77CB8885">
      <w:pPr>
        <w:ind w:firstLine="480"/>
      </w:pPr>
    </w:p>
    <w:p w14:paraId="56415937">
      <w:pPr>
        <w:pStyle w:val="7"/>
      </w:pPr>
      <w:r>
        <w:rPr>
          <w:rFonts w:hint="eastAsia"/>
        </w:rPr>
        <w:t>处理逻辑</w:t>
      </w:r>
    </w:p>
    <w:p w14:paraId="1CB671C4">
      <w:pPr>
        <w:widowControl w:val="0"/>
        <w:numPr>
          <w:ilvl w:val="0"/>
          <w:numId w:val="36"/>
        </w:numPr>
        <w:snapToGrid/>
        <w:ind w:firstLine="480" w:firstLineChars="200"/>
        <w:rPr>
          <w:ins w:id="1322" w:author="Theron Tang" w:date="2026-10-13T11:06:00Z"/>
          <w:rFonts w:asciiTheme="minorEastAsia" w:hAnsiTheme="minorEastAsia" w:cstheme="minorEastAsia"/>
          <w:szCs w:val="21"/>
          <w:rPrChange w:id="1323" w:author="Theron Tang" w:date="2026-10-13T11:06:00Z">
            <w:rPr>
              <w:ins w:id="1324" w:author="Theron Tang" w:date="2026-10-13T11:06:00Z"/>
            </w:rPr>
          </w:rPrChange>
        </w:rPr>
        <w:pPrChange w:id="1321" w:author="Theron Tang" w:date="2026-10-13T11:06:00Z">
          <w:pPr>
            <w:numPr>
              <w:ilvl w:val="255"/>
              <w:numId w:val="0"/>
            </w:numPr>
            <w:snapToGrid/>
            <w:ind w:firstLine="480" w:firstLineChars="0"/>
          </w:pPr>
        </w:pPrChange>
      </w:pPr>
      <w:ins w:id="1325" w:author="Theron Tang" w:date="2026-10-13T11:06:00Z">
        <w:r>
          <w:rPr>
            <w:rFonts w:hint="eastAsia" w:asciiTheme="minorEastAsia" w:hAnsiTheme="minorEastAsia" w:cstheme="minorEastAsia"/>
            <w:szCs w:val="21"/>
          </w:rPr>
          <w:t>选择形变时序分析功能：</w:t>
        </w:r>
      </w:ins>
      <w:ins w:id="1326" w:author="Theron Tang" w:date="2026-10-13T11:06:00Z">
        <w:r>
          <w:rPr>
            <w:rFonts w:hint="eastAsia"/>
          </w:rPr>
          <w:t>用户选择形变时序分析功能，系统校验用户是否具备时序分析权限。</w:t>
        </w:r>
      </w:ins>
    </w:p>
    <w:p w14:paraId="47258116">
      <w:pPr>
        <w:widowControl w:val="0"/>
        <w:numPr>
          <w:ilvl w:val="0"/>
          <w:numId w:val="36"/>
        </w:numPr>
        <w:snapToGrid/>
        <w:ind w:firstLine="480" w:firstLineChars="200"/>
        <w:rPr>
          <w:ins w:id="1328" w:author="Theron Tang" w:date="2026-10-13T11:06:00Z"/>
          <w:rFonts w:asciiTheme="minorEastAsia" w:hAnsiTheme="minorEastAsia" w:cstheme="minorEastAsia"/>
          <w:szCs w:val="21"/>
          <w:rPrChange w:id="1329" w:author="Theron Tang" w:date="2026-10-13T11:06:00Z">
            <w:rPr>
              <w:ins w:id="1330" w:author="Theron Tang" w:date="2026-10-13T11:06:00Z"/>
            </w:rPr>
          </w:rPrChange>
        </w:rPr>
        <w:pPrChange w:id="1327" w:author="Theron Tang" w:date="2026-10-13T11:06:00Z">
          <w:pPr>
            <w:numPr>
              <w:ilvl w:val="255"/>
              <w:numId w:val="0"/>
            </w:numPr>
            <w:snapToGrid/>
            <w:ind w:firstLine="480" w:firstLineChars="0"/>
          </w:pPr>
        </w:pPrChange>
      </w:pPr>
      <w:ins w:id="1331" w:author="Theron Tang" w:date="2026-10-13T11:06:00Z">
        <w:r>
          <w:rPr>
            <w:rFonts w:hint="eastAsia" w:asciiTheme="minorEastAsia" w:hAnsiTheme="minorEastAsia" w:cstheme="minorEastAsia"/>
            <w:szCs w:val="21"/>
          </w:rPr>
          <w:t>选择监测点位：</w:t>
        </w:r>
      </w:ins>
      <w:ins w:id="1332" w:author="Theron Tang" w:date="2026-10-13T11:06:00Z">
        <w:r>
          <w:rPr>
            <w:rFonts w:hint="eastAsia"/>
          </w:rPr>
          <w:t>用户在地图上点击或输入坐标选择监测点，也可从形变点列表中选取。系统校验监测点是否在监测数据范围内。</w:t>
        </w:r>
      </w:ins>
    </w:p>
    <w:p w14:paraId="1FD8C6D5">
      <w:pPr>
        <w:widowControl w:val="0"/>
        <w:numPr>
          <w:ilvl w:val="0"/>
          <w:numId w:val="36"/>
        </w:numPr>
        <w:snapToGrid/>
        <w:ind w:firstLine="480" w:firstLineChars="200"/>
        <w:rPr>
          <w:ins w:id="1334" w:author="Theron Tang" w:date="2026-10-13T11:06:00Z"/>
          <w:rFonts w:asciiTheme="minorEastAsia" w:hAnsiTheme="minorEastAsia" w:cstheme="minorEastAsia"/>
          <w:szCs w:val="21"/>
          <w:rPrChange w:id="1335" w:author="Theron Tang" w:date="2026-10-13T11:06:00Z">
            <w:rPr>
              <w:ins w:id="1336" w:author="Theron Tang" w:date="2026-10-13T11:06:00Z"/>
            </w:rPr>
          </w:rPrChange>
        </w:rPr>
        <w:pPrChange w:id="1333" w:author="Theron Tang" w:date="2026-10-13T11:06:00Z">
          <w:pPr>
            <w:numPr>
              <w:ilvl w:val="255"/>
              <w:numId w:val="0"/>
            </w:numPr>
            <w:snapToGrid/>
            <w:ind w:firstLine="480" w:firstLineChars="0"/>
          </w:pPr>
        </w:pPrChange>
      </w:pPr>
      <w:ins w:id="1337" w:author="Theron Tang" w:date="2026-10-13T11:06:00Z">
        <w:r>
          <w:rPr>
            <w:rFonts w:hint="eastAsia" w:asciiTheme="minorEastAsia" w:hAnsiTheme="minorEastAsia" w:cstheme="minorEastAsia"/>
            <w:szCs w:val="21"/>
          </w:rPr>
          <w:t>查看点位时序监测曲线：</w:t>
        </w:r>
      </w:ins>
      <w:ins w:id="1338" w:author="Theron Tang" w:date="2026-10-13T11:06:00Z">
        <w:r>
          <w:rPr>
            <w:rFonts w:hint="eastAsia"/>
          </w:rPr>
          <w:t>以时间为横轴、形变量为纵轴，生成该监测点的形变时序曲线。支持同时展示累计形变量、形变速率等信息。</w:t>
        </w:r>
      </w:ins>
    </w:p>
    <w:p w14:paraId="24087969">
      <w:pPr>
        <w:widowControl w:val="0"/>
        <w:numPr>
          <w:ilvl w:val="0"/>
          <w:numId w:val="36"/>
        </w:numPr>
        <w:snapToGrid/>
        <w:ind w:firstLine="480"/>
        <w:rPr>
          <w:del w:id="1339" w:author="Theron Tang" w:date="2026-10-13T11:06:00Z"/>
          <w:rFonts w:hint="eastAsia" w:asciiTheme="minorEastAsia" w:hAnsiTheme="minorEastAsia" w:cstheme="minorEastAsia"/>
          <w:szCs w:val="21"/>
        </w:rPr>
      </w:pPr>
      <w:del w:id="1340" w:author="Theron Tang" w:date="2026-10-13T11:06:00Z">
        <w:r>
          <w:rPr>
            <w:rFonts w:hint="eastAsia" w:asciiTheme="minorEastAsia" w:hAnsiTheme="minorEastAsia" w:cstheme="minorEastAsia"/>
            <w:szCs w:val="21"/>
          </w:rPr>
          <w:delText>选择形变时序分析功能</w:delText>
        </w:r>
      </w:del>
    </w:p>
    <w:p w14:paraId="7426703B">
      <w:pPr>
        <w:widowControl w:val="0"/>
        <w:numPr>
          <w:ilvl w:val="0"/>
          <w:numId w:val="36"/>
        </w:numPr>
        <w:snapToGrid/>
        <w:ind w:firstLine="480"/>
        <w:rPr>
          <w:del w:id="1341" w:author="Theron Tang" w:date="2026-10-13T11:06:00Z"/>
          <w:rFonts w:hint="eastAsia" w:asciiTheme="minorEastAsia" w:hAnsiTheme="minorEastAsia" w:cstheme="minorEastAsia"/>
          <w:szCs w:val="21"/>
        </w:rPr>
      </w:pPr>
      <w:del w:id="1342" w:author="Theron Tang" w:date="2026-10-13T11:06:00Z">
        <w:r>
          <w:rPr>
            <w:rFonts w:hint="eastAsia" w:asciiTheme="minorEastAsia" w:hAnsiTheme="minorEastAsia" w:cstheme="minorEastAsia"/>
            <w:szCs w:val="21"/>
          </w:rPr>
          <w:delText>选择监测点位</w:delText>
        </w:r>
      </w:del>
    </w:p>
    <w:p w14:paraId="01AC8564">
      <w:pPr>
        <w:widowControl w:val="0"/>
        <w:numPr>
          <w:ilvl w:val="0"/>
          <w:numId w:val="36"/>
        </w:numPr>
        <w:snapToGrid/>
        <w:ind w:firstLine="480"/>
        <w:rPr>
          <w:del w:id="1343" w:author="Theron Tang" w:date="2026-10-13T11:06:00Z"/>
          <w:rFonts w:hint="eastAsia" w:asciiTheme="minorEastAsia" w:hAnsiTheme="minorEastAsia" w:cstheme="minorEastAsia"/>
          <w:szCs w:val="21"/>
        </w:rPr>
      </w:pPr>
      <w:del w:id="1344" w:author="Theron Tang" w:date="2026-10-13T11:06:00Z">
        <w:r>
          <w:rPr>
            <w:rFonts w:hint="eastAsia" w:asciiTheme="minorEastAsia" w:hAnsiTheme="minorEastAsia" w:cstheme="minorEastAsia"/>
            <w:szCs w:val="21"/>
          </w:rPr>
          <w:delText>查看点位时序监测曲线</w:delText>
        </w:r>
      </w:del>
    </w:p>
    <w:p w14:paraId="52860DD7">
      <w:pPr>
        <w:pStyle w:val="7"/>
      </w:pPr>
      <w:r>
        <w:rPr>
          <w:rFonts w:hint="eastAsia"/>
        </w:rPr>
        <w:t>异常与错误处理</w:t>
      </w:r>
    </w:p>
    <w:p w14:paraId="7BCDDA01">
      <w:pPr>
        <w:ind w:firstLine="480"/>
      </w:pPr>
      <w:r>
        <w:rPr>
          <w:rFonts w:hint="eastAsia"/>
        </w:rPr>
        <w:t>时序分析失败，需检查是否选中了监测点，选中监测点后再次进行分析。</w:t>
      </w:r>
    </w:p>
    <w:p w14:paraId="23315499">
      <w:pPr>
        <w:pStyle w:val="6"/>
      </w:pPr>
      <w:r>
        <w:rPr>
          <w:rFonts w:hint="eastAsia"/>
        </w:rPr>
        <w:t>剖面分析工具（SYC</w:t>
      </w:r>
      <w:r>
        <w:t>-</w:t>
      </w:r>
      <w:r>
        <w:rPr>
          <w:rFonts w:hint="eastAsia"/>
        </w:rPr>
        <w:t>GYSJ-WXYG</w:t>
      </w:r>
      <w:r>
        <w:t>-</w:t>
      </w:r>
      <w:r>
        <w:rPr>
          <w:rFonts w:hint="eastAsia"/>
        </w:rPr>
        <w:t>QYJC-ZHSB-PMFX）</w:t>
      </w:r>
    </w:p>
    <w:p w14:paraId="36872B5A">
      <w:pPr>
        <w:pStyle w:val="7"/>
      </w:pPr>
      <w:r>
        <w:rPr>
          <w:rFonts w:hint="eastAsia"/>
        </w:rPr>
        <w:t>功能描述</w:t>
      </w:r>
    </w:p>
    <w:p w14:paraId="7A96F741">
      <w:pPr>
        <w:ind w:firstLine="480"/>
      </w:pPr>
      <w:r>
        <w:rPr>
          <w:rFonts w:hint="eastAsia"/>
        </w:rPr>
        <w:t>剖面分析，支持用户绘制路径，查看该路径上形变点的形变趋势。</w:t>
      </w:r>
    </w:p>
    <w:p w14:paraId="0C987778">
      <w:pPr>
        <w:pStyle w:val="7"/>
      </w:pPr>
      <w:r>
        <w:rPr>
          <w:rFonts w:hint="eastAsia"/>
        </w:rPr>
        <w:t>输入输出</w:t>
      </w:r>
    </w:p>
    <w:p w14:paraId="502BFE00">
      <w:pPr>
        <w:pStyle w:val="106"/>
        <w:rPr>
          <w:rFonts w:hint="eastAsia"/>
        </w:rPr>
      </w:pPr>
      <w:bookmarkStart w:id="371" w:name="_Toc24054996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23</w:t>
      </w:r>
      <w:r>
        <w:rPr>
          <w:rFonts w:hint="eastAsia"/>
        </w:rPr>
        <w:fldChar w:fldCharType="end"/>
      </w:r>
      <w:r>
        <w:rPr>
          <w:rFonts w:hint="eastAsia"/>
        </w:rPr>
        <w:t>剖面分析工具输入输出表</w:t>
      </w:r>
      <w:bookmarkEnd w:id="37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535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42BC23CF">
            <w:pPr>
              <w:pStyle w:val="57"/>
            </w:pPr>
            <w:r>
              <w:t>标识</w:t>
            </w:r>
          </w:p>
        </w:tc>
        <w:tc>
          <w:tcPr>
            <w:tcW w:w="1744" w:type="dxa"/>
            <w:shd w:val="clear" w:color="auto" w:fill="D8D8D8" w:themeFill="background1" w:themeFillShade="D9"/>
          </w:tcPr>
          <w:p w14:paraId="46B6A5EC">
            <w:pPr>
              <w:pStyle w:val="57"/>
            </w:pPr>
            <w:r>
              <w:t>交互对象</w:t>
            </w:r>
          </w:p>
        </w:tc>
        <w:tc>
          <w:tcPr>
            <w:tcW w:w="1744" w:type="dxa"/>
            <w:shd w:val="clear" w:color="auto" w:fill="D8D8D8" w:themeFill="background1" w:themeFillShade="D9"/>
          </w:tcPr>
          <w:p w14:paraId="680833E3">
            <w:pPr>
              <w:pStyle w:val="57"/>
            </w:pPr>
            <w:r>
              <w:t>数据名称</w:t>
            </w:r>
          </w:p>
        </w:tc>
        <w:tc>
          <w:tcPr>
            <w:tcW w:w="1744" w:type="dxa"/>
            <w:shd w:val="clear" w:color="auto" w:fill="D8D8D8" w:themeFill="background1" w:themeFillShade="D9"/>
          </w:tcPr>
          <w:p w14:paraId="1DBB6D8C">
            <w:pPr>
              <w:pStyle w:val="57"/>
            </w:pPr>
            <w:r>
              <w:t>数据内容</w:t>
            </w:r>
          </w:p>
        </w:tc>
        <w:tc>
          <w:tcPr>
            <w:tcW w:w="1744" w:type="dxa"/>
            <w:shd w:val="clear" w:color="auto" w:fill="D8D8D8" w:themeFill="background1" w:themeFillShade="D9"/>
          </w:tcPr>
          <w:p w14:paraId="3A6664C8">
            <w:pPr>
              <w:pStyle w:val="57"/>
            </w:pPr>
            <w:r>
              <w:t>I/O</w:t>
            </w:r>
          </w:p>
        </w:tc>
      </w:tr>
      <w:tr w14:paraId="6068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40F9C6D">
            <w:pPr>
              <w:pStyle w:val="58"/>
            </w:pPr>
            <w:r>
              <w:t>SYC-GYSJ-WXYG-QYJC-ZHSB-PMFX-01</w:t>
            </w:r>
          </w:p>
        </w:tc>
        <w:tc>
          <w:tcPr>
            <w:tcW w:w="1744" w:type="dxa"/>
          </w:tcPr>
          <w:p w14:paraId="45F0EFF8">
            <w:pPr>
              <w:pStyle w:val="58"/>
            </w:pPr>
            <w:r>
              <w:rPr>
                <w:rFonts w:hint="eastAsia"/>
              </w:rPr>
              <w:t>地震数据灾备与大数据管理子系统</w:t>
            </w:r>
          </w:p>
        </w:tc>
        <w:tc>
          <w:tcPr>
            <w:tcW w:w="1744" w:type="dxa"/>
          </w:tcPr>
          <w:p w14:paraId="4732C5ED">
            <w:pPr>
              <w:pStyle w:val="58"/>
            </w:pPr>
            <w:r>
              <w:t>监测区域时序InSAR监测数据</w:t>
            </w:r>
          </w:p>
        </w:tc>
        <w:tc>
          <w:tcPr>
            <w:tcW w:w="1744" w:type="dxa"/>
          </w:tcPr>
          <w:p w14:paraId="01DFDDDB">
            <w:pPr>
              <w:pStyle w:val="58"/>
            </w:pPr>
            <w:r>
              <w:t>观测日期、形变量、形变速率、空间位置。</w:t>
            </w:r>
          </w:p>
        </w:tc>
        <w:tc>
          <w:tcPr>
            <w:tcW w:w="1744" w:type="dxa"/>
          </w:tcPr>
          <w:p w14:paraId="044EDC59">
            <w:pPr>
              <w:pStyle w:val="58"/>
            </w:pPr>
            <w:r>
              <w:t>I</w:t>
            </w:r>
          </w:p>
        </w:tc>
      </w:tr>
      <w:tr w14:paraId="0347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12110F0E">
            <w:pPr>
              <w:pStyle w:val="58"/>
            </w:pPr>
            <w:r>
              <w:t>SYC-GYSJ-WXYG-QYJC-ZHSB-PMFX-02</w:t>
            </w:r>
          </w:p>
        </w:tc>
        <w:tc>
          <w:tcPr>
            <w:tcW w:w="1744" w:type="dxa"/>
          </w:tcPr>
          <w:p w14:paraId="337B3CCA">
            <w:pPr>
              <w:pStyle w:val="58"/>
            </w:pPr>
            <w:r>
              <w:rPr>
                <w:rFonts w:hint="eastAsia"/>
              </w:rPr>
              <w:t>地震数据灾备与大数据管理子系统</w:t>
            </w:r>
          </w:p>
        </w:tc>
        <w:tc>
          <w:tcPr>
            <w:tcW w:w="1744" w:type="dxa"/>
          </w:tcPr>
          <w:p w14:paraId="19D7EDC6">
            <w:pPr>
              <w:pStyle w:val="58"/>
            </w:pPr>
            <w:r>
              <w:t>分析路径沿线平均形变速率、累积形变量、时间演化图表</w:t>
            </w:r>
          </w:p>
        </w:tc>
        <w:tc>
          <w:tcPr>
            <w:tcW w:w="1744" w:type="dxa"/>
          </w:tcPr>
          <w:p w14:paraId="0BC976FC">
            <w:pPr>
              <w:pStyle w:val="58"/>
            </w:pPr>
            <w:r>
              <w:t>剖面路径、采样点、形变速率、累计形变量及演化趋势。</w:t>
            </w:r>
          </w:p>
        </w:tc>
        <w:tc>
          <w:tcPr>
            <w:tcW w:w="1744" w:type="dxa"/>
          </w:tcPr>
          <w:p w14:paraId="4AE661E9">
            <w:pPr>
              <w:pStyle w:val="58"/>
            </w:pPr>
            <w:r>
              <w:t>O</w:t>
            </w:r>
          </w:p>
        </w:tc>
      </w:tr>
    </w:tbl>
    <w:p w14:paraId="563BE1C7">
      <w:pPr>
        <w:pStyle w:val="7"/>
      </w:pPr>
      <w:r>
        <w:rPr>
          <w:rFonts w:hint="eastAsia"/>
        </w:rPr>
        <w:t>处理逻辑</w:t>
      </w:r>
    </w:p>
    <w:p w14:paraId="67E48F77">
      <w:pPr>
        <w:widowControl w:val="0"/>
        <w:numPr>
          <w:ilvl w:val="0"/>
          <w:numId w:val="37"/>
        </w:numPr>
        <w:snapToGrid/>
        <w:ind w:firstLine="480" w:firstLineChars="200"/>
        <w:rPr>
          <w:ins w:id="1346" w:author="Theron Tang" w:date="2026-10-13T11:06:00Z"/>
          <w:rFonts w:asciiTheme="minorEastAsia" w:hAnsiTheme="minorEastAsia" w:cstheme="minorEastAsia"/>
          <w:szCs w:val="21"/>
          <w:rPrChange w:id="1347" w:author="Theron Tang" w:date="2026-10-13T11:06:00Z">
            <w:rPr>
              <w:ins w:id="1348" w:author="Theron Tang" w:date="2026-10-13T11:06:00Z"/>
            </w:rPr>
          </w:rPrChange>
        </w:rPr>
        <w:pPrChange w:id="1345" w:author="Theron Tang" w:date="2026-10-13T11:06:00Z">
          <w:pPr>
            <w:numPr>
              <w:ilvl w:val="255"/>
              <w:numId w:val="0"/>
            </w:numPr>
            <w:snapToGrid/>
            <w:ind w:firstLine="480" w:firstLineChars="0"/>
          </w:pPr>
        </w:pPrChange>
      </w:pPr>
      <w:ins w:id="1349" w:author="Theron Tang" w:date="2026-10-13T11:06:00Z">
        <w:r>
          <w:rPr>
            <w:rFonts w:hint="eastAsia" w:asciiTheme="minorEastAsia" w:hAnsiTheme="minorEastAsia" w:cstheme="minorEastAsia"/>
            <w:szCs w:val="21"/>
          </w:rPr>
          <w:t>选择剖面分析功能：</w:t>
        </w:r>
      </w:ins>
      <w:ins w:id="1350" w:author="Theron Tang" w:date="2026-10-13T11:06:00Z">
        <w:r>
          <w:rPr>
            <w:rFonts w:hint="eastAsia"/>
          </w:rPr>
          <w:t>用户选择剖面分析功能，系统校验用户是否具备剖面分析权限。</w:t>
        </w:r>
      </w:ins>
    </w:p>
    <w:p w14:paraId="09D39D8D">
      <w:pPr>
        <w:widowControl w:val="0"/>
        <w:numPr>
          <w:ilvl w:val="0"/>
          <w:numId w:val="37"/>
        </w:numPr>
        <w:snapToGrid/>
        <w:ind w:firstLine="480" w:firstLineChars="200"/>
        <w:rPr>
          <w:ins w:id="1352" w:author="Theron Tang" w:date="2026-10-13T11:06:00Z"/>
          <w:rFonts w:asciiTheme="minorEastAsia" w:hAnsiTheme="minorEastAsia" w:cstheme="minorEastAsia"/>
          <w:szCs w:val="21"/>
          <w:rPrChange w:id="1353" w:author="Theron Tang" w:date="2026-10-13T11:06:00Z">
            <w:rPr>
              <w:ins w:id="1354" w:author="Theron Tang" w:date="2026-10-13T11:06:00Z"/>
            </w:rPr>
          </w:rPrChange>
        </w:rPr>
        <w:pPrChange w:id="1351" w:author="Theron Tang" w:date="2026-10-13T11:06:00Z">
          <w:pPr>
            <w:numPr>
              <w:ilvl w:val="255"/>
              <w:numId w:val="0"/>
            </w:numPr>
            <w:snapToGrid/>
            <w:ind w:firstLine="480" w:firstLineChars="0"/>
          </w:pPr>
        </w:pPrChange>
      </w:pPr>
      <w:ins w:id="1355" w:author="Theron Tang" w:date="2026-10-13T11:06:00Z">
        <w:r>
          <w:rPr>
            <w:rFonts w:hint="eastAsia" w:asciiTheme="minorEastAsia" w:hAnsiTheme="minorEastAsia" w:cstheme="minorEastAsia"/>
            <w:szCs w:val="21"/>
          </w:rPr>
          <w:t>绘制分析路径：</w:t>
        </w:r>
      </w:ins>
      <w:ins w:id="1356" w:author="Theron Tang" w:date="2026-10-13T11:06:00Z">
        <w:r>
          <w:rPr>
            <w:rFonts w:hint="eastAsia"/>
          </w:rPr>
          <w:t>用户在地图上绘制一条剖面线或路径，支持直线、折线或沿指定方向绘制。</w:t>
        </w:r>
      </w:ins>
    </w:p>
    <w:p w14:paraId="12911B57">
      <w:pPr>
        <w:widowControl w:val="0"/>
        <w:numPr>
          <w:ilvl w:val="0"/>
          <w:numId w:val="37"/>
        </w:numPr>
        <w:snapToGrid/>
        <w:ind w:firstLine="480" w:firstLineChars="200"/>
        <w:rPr>
          <w:ins w:id="1358" w:author="Theron Tang" w:date="2026-10-13T11:06:00Z"/>
          <w:rFonts w:asciiTheme="minorEastAsia" w:hAnsiTheme="minorEastAsia" w:cstheme="minorEastAsia"/>
          <w:szCs w:val="21"/>
          <w:rPrChange w:id="1359" w:author="Theron Tang" w:date="2026-10-13T11:06:00Z">
            <w:rPr>
              <w:ins w:id="1360" w:author="Theron Tang" w:date="2026-10-13T11:06:00Z"/>
            </w:rPr>
          </w:rPrChange>
        </w:rPr>
        <w:pPrChange w:id="1357" w:author="Theron Tang" w:date="2026-10-13T11:06:00Z">
          <w:pPr>
            <w:numPr>
              <w:ilvl w:val="255"/>
              <w:numId w:val="0"/>
            </w:numPr>
            <w:snapToGrid/>
            <w:ind w:firstLine="480" w:firstLineChars="0"/>
          </w:pPr>
        </w:pPrChange>
      </w:pPr>
      <w:ins w:id="1361" w:author="Theron Tang" w:date="2026-10-13T11:06:00Z">
        <w:r>
          <w:rPr>
            <w:rFonts w:hint="eastAsia" w:asciiTheme="minorEastAsia" w:hAnsiTheme="minorEastAsia" w:cstheme="minorEastAsia"/>
            <w:szCs w:val="21"/>
          </w:rPr>
          <w:t>执行剖面分析操作：</w:t>
        </w:r>
      </w:ins>
      <w:ins w:id="1362" w:author="Theron Tang" w:date="2026-10-13T11:06:00Z">
        <w:r>
          <w:rPr>
            <w:rFonts w:hint="eastAsia"/>
          </w:rPr>
          <w:t>根据采样点空间位置，从InSAR监测数据中提取对应点的形变量、形变速率、等数据。</w:t>
        </w:r>
      </w:ins>
    </w:p>
    <w:p w14:paraId="52517798">
      <w:pPr>
        <w:widowControl w:val="0"/>
        <w:numPr>
          <w:ilvl w:val="0"/>
          <w:numId w:val="37"/>
        </w:numPr>
        <w:snapToGrid/>
        <w:ind w:firstLine="480"/>
        <w:rPr>
          <w:del w:id="1363" w:author="Theron Tang" w:date="2026-10-13T11:06:00Z"/>
          <w:rFonts w:hint="eastAsia" w:asciiTheme="minorEastAsia" w:hAnsiTheme="minorEastAsia" w:cstheme="minorEastAsia"/>
          <w:szCs w:val="21"/>
        </w:rPr>
      </w:pPr>
      <w:del w:id="1364" w:author="Theron Tang" w:date="2026-10-13T11:06:00Z">
        <w:r>
          <w:rPr>
            <w:rFonts w:hint="eastAsia" w:asciiTheme="minorEastAsia" w:hAnsiTheme="minorEastAsia" w:cstheme="minorEastAsia"/>
            <w:szCs w:val="21"/>
          </w:rPr>
          <w:delText>选择剖面分析功能</w:delText>
        </w:r>
      </w:del>
    </w:p>
    <w:p w14:paraId="1A65ED12">
      <w:pPr>
        <w:widowControl w:val="0"/>
        <w:numPr>
          <w:ilvl w:val="0"/>
          <w:numId w:val="37"/>
        </w:numPr>
        <w:snapToGrid/>
        <w:ind w:firstLine="480"/>
        <w:rPr>
          <w:del w:id="1365" w:author="Theron Tang" w:date="2026-10-13T11:06:00Z"/>
          <w:rFonts w:hint="eastAsia" w:asciiTheme="minorEastAsia" w:hAnsiTheme="minorEastAsia" w:cstheme="minorEastAsia"/>
          <w:szCs w:val="21"/>
        </w:rPr>
      </w:pPr>
      <w:del w:id="1366" w:author="Theron Tang" w:date="2026-10-13T11:06:00Z">
        <w:r>
          <w:rPr>
            <w:rFonts w:hint="eastAsia" w:asciiTheme="minorEastAsia" w:hAnsiTheme="minorEastAsia" w:cstheme="minorEastAsia"/>
            <w:szCs w:val="21"/>
          </w:rPr>
          <w:delText>绘制分析路径</w:delText>
        </w:r>
      </w:del>
    </w:p>
    <w:p w14:paraId="53447FC3">
      <w:pPr>
        <w:widowControl w:val="0"/>
        <w:numPr>
          <w:ilvl w:val="0"/>
          <w:numId w:val="37"/>
        </w:numPr>
        <w:snapToGrid/>
        <w:ind w:firstLine="480"/>
        <w:rPr>
          <w:del w:id="1367" w:author="Theron Tang" w:date="2026-10-13T11:06:00Z"/>
          <w:rFonts w:hint="eastAsia" w:asciiTheme="minorEastAsia" w:hAnsiTheme="minorEastAsia" w:cstheme="minorEastAsia"/>
          <w:szCs w:val="21"/>
        </w:rPr>
      </w:pPr>
      <w:del w:id="1368" w:author="Theron Tang" w:date="2026-10-13T11:06:00Z">
        <w:r>
          <w:rPr>
            <w:rFonts w:hint="eastAsia" w:asciiTheme="minorEastAsia" w:hAnsiTheme="minorEastAsia" w:cstheme="minorEastAsia"/>
            <w:szCs w:val="21"/>
          </w:rPr>
          <w:delText>执行剖面分析操作</w:delText>
        </w:r>
      </w:del>
    </w:p>
    <w:p w14:paraId="05E64CD6">
      <w:pPr>
        <w:pStyle w:val="7"/>
      </w:pPr>
      <w:r>
        <w:rPr>
          <w:rFonts w:hint="eastAsia"/>
        </w:rPr>
        <w:t>异常与错误处理</w:t>
      </w:r>
    </w:p>
    <w:p w14:paraId="6F1E5DEB">
      <w:pPr>
        <w:ind w:firstLine="480"/>
        <w:jc w:val="both"/>
      </w:pPr>
      <w:r>
        <w:rPr>
          <w:rFonts w:hint="eastAsia"/>
        </w:rPr>
        <w:t>剖面分析失败，系统提示绘制的剖面线距离超出限制，需重新绘制后再进行分析。</w:t>
      </w:r>
    </w:p>
    <w:bookmarkEnd w:id="289"/>
    <w:bookmarkEnd w:id="290"/>
    <w:bookmarkEnd w:id="291"/>
    <w:bookmarkEnd w:id="292"/>
    <w:p w14:paraId="7B05F8B4">
      <w:pPr>
        <w:pStyle w:val="4"/>
      </w:pPr>
      <w:bookmarkStart w:id="372" w:name="_Toc220368512"/>
      <w:bookmarkStart w:id="373" w:name="_Toc240550130"/>
      <w:r>
        <w:rPr>
          <w:rFonts w:hint="eastAsia"/>
        </w:rPr>
        <w:t>地震中短期宏观异常监测部件</w:t>
      </w:r>
      <w:bookmarkEnd w:id="372"/>
      <w:r>
        <w:t>（SYC-GYSJ-WXYG-</w:t>
      </w:r>
      <w:r>
        <w:rPr>
          <w:rFonts w:hint="eastAsia"/>
        </w:rPr>
        <w:t>HGYC</w:t>
      </w:r>
      <w:r>
        <w:t>）</w:t>
      </w:r>
      <w:bookmarkEnd w:id="373"/>
    </w:p>
    <w:p w14:paraId="2F2306CE">
      <w:pPr>
        <w:pStyle w:val="5"/>
      </w:pPr>
      <w:bookmarkStart w:id="374" w:name="_Toc240550131"/>
      <w:bookmarkStart w:id="375" w:name="_Toc220368513"/>
      <w:r>
        <w:rPr>
          <w:rFonts w:hint="eastAsia"/>
        </w:rPr>
        <w:t>概述</w:t>
      </w:r>
      <w:bookmarkEnd w:id="374"/>
      <w:bookmarkEnd w:id="375"/>
    </w:p>
    <w:p w14:paraId="6DC8D896">
      <w:pPr>
        <w:ind w:firstLine="480"/>
        <w:jc w:val="both"/>
      </w:pPr>
      <w:r>
        <w:t>地震中短期宏观异常监测子系统是卫星遥感软件聚焦地震短临预测的核心业务模块，核心目标是自动捕捉地震前地表热异常、形变异常等宏观前兆信号，为地震短临预测研究提供标准化遥感依据。子系统依托数据接收质控管理软件接入热红外遥感、气象遥感等多源数据，通过标准化检测、智能识别与相关性分析，排除降水、季节温度变化等非气候干扰因素，精准提取异常区域的时空强特征参数，生成包含异常位置、范围、辐射亮度、持续时间等属性的检测结果，同时支持异常数据的查询、统计与导出，为科研人员和应急监测人员提供高效的异常分析支撑</w:t>
      </w:r>
      <w:r>
        <w:rPr>
          <w:rFonts w:hint="eastAsia"/>
        </w:rPr>
        <w:t>。</w:t>
      </w:r>
    </w:p>
    <w:p w14:paraId="4D29E4D5">
      <w:pPr>
        <w:pStyle w:val="5"/>
      </w:pPr>
      <w:bookmarkStart w:id="376" w:name="_Toc220368514"/>
      <w:bookmarkStart w:id="377" w:name="_Toc240550132"/>
      <w:r>
        <w:rPr>
          <w:rFonts w:hint="eastAsia"/>
        </w:rPr>
        <w:t>部件组成</w:t>
      </w:r>
      <w:bookmarkEnd w:id="376"/>
      <w:bookmarkEnd w:id="377"/>
    </w:p>
    <w:p w14:paraId="5B3CA069">
      <w:pPr>
        <w:ind w:firstLine="480"/>
      </w:pPr>
      <w:bookmarkStart w:id="378" w:name="_Hlk219155001"/>
      <w:r>
        <w:rPr>
          <w:rFonts w:hint="eastAsia"/>
        </w:rPr>
        <w:t>地震中短期宏观异常监测</w:t>
      </w:r>
      <w:bookmarkEnd w:id="378"/>
      <w:r>
        <w:rPr>
          <w:rFonts w:hint="eastAsia"/>
        </w:rPr>
        <w:t>部件由数数据接入模块、异常信息处理模块、相关性分析模块、结果输出模块组成。</w:t>
      </w:r>
    </w:p>
    <w:p w14:paraId="3FE2BE9A">
      <w:pPr>
        <w:pStyle w:val="59"/>
        <w:ind w:left="-424" w:leftChars="-177" w:hanging="1"/>
      </w:pPr>
      <w:r>
        <w:object>
          <v:shape id="_x0000_i1060" o:spt="75" type="#_x0000_t75" style="height:238.55pt;width:474.1pt;" o:ole="t" filled="f" o:preferrelative="t" stroked="f" coordsize="21600,21600">
            <v:path/>
            <v:fill on="f" focussize="0,0"/>
            <v:stroke on="f" joinstyle="miter"/>
            <v:imagedata r:id="rId100" o:title=""/>
            <o:lock v:ext="edit" aspectratio="f"/>
            <w10:wrap type="none"/>
            <w10:anchorlock/>
          </v:shape>
          <o:OLEObject Type="Embed" ProgID="Visio.Drawing.15" ShapeID="_x0000_i1060" DrawAspect="Content" ObjectID="_1468075760" r:id="rId99">
            <o:LockedField>false</o:LockedField>
          </o:OLEObject>
        </w:object>
      </w:r>
    </w:p>
    <w:p w14:paraId="78B6E758">
      <w:pPr>
        <w:pStyle w:val="110"/>
        <w:rPr>
          <w:rFonts w:hint="eastAsia"/>
        </w:rPr>
      </w:pPr>
      <w:bookmarkStart w:id="379" w:name="_Toc24055003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19</w:t>
      </w:r>
      <w:r>
        <w:rPr>
          <w:rFonts w:hint="eastAsia"/>
        </w:rPr>
        <w:fldChar w:fldCharType="end"/>
      </w:r>
      <w:r>
        <w:rPr>
          <w:rFonts w:hint="eastAsia"/>
        </w:rPr>
        <w:t>地震中短期宏观异常监测部件组成图</w:t>
      </w:r>
      <w:bookmarkEnd w:id="379"/>
    </w:p>
    <w:p w14:paraId="1BD60D29">
      <w:pPr>
        <w:pStyle w:val="5"/>
      </w:pPr>
      <w:bookmarkStart w:id="380" w:name="_Toc220368515"/>
      <w:bookmarkStart w:id="381" w:name="_Toc240550133"/>
      <w:r>
        <w:rPr>
          <w:rFonts w:hint="eastAsia"/>
        </w:rPr>
        <w:t>交互关系</w:t>
      </w:r>
      <w:bookmarkEnd w:id="380"/>
      <w:bookmarkEnd w:id="381"/>
    </w:p>
    <w:p w14:paraId="7DC3B0D6">
      <w:pPr>
        <w:ind w:firstLine="480"/>
      </w:pPr>
      <w:r>
        <w:rPr>
          <w:rFonts w:hint="eastAsia"/>
        </w:rPr>
        <w:t>地震中短期宏观异常监测部件交互关系图如下所示：</w:t>
      </w:r>
    </w:p>
    <w:p w14:paraId="576404DE">
      <w:pPr>
        <w:pStyle w:val="59"/>
      </w:pPr>
      <w:r>
        <w:rPr>
          <w:rFonts w:hint="eastAsia"/>
        </w:rPr>
        <w:object>
          <v:shape id="_x0000_i1061" o:spt="75" type="#_x0000_t75" style="height:285.55pt;width:390.85pt;" o:ole="t" filled="f" o:preferrelative="t" stroked="f" coordsize="21600,21600">
            <v:path/>
            <v:fill on="f" focussize="0,0"/>
            <v:stroke on="f" joinstyle="miter"/>
            <v:imagedata r:id="rId102" o:title=""/>
            <o:lock v:ext="edit" aspectratio="f"/>
            <w10:wrap type="none"/>
            <w10:anchorlock/>
          </v:shape>
          <o:OLEObject Type="Embed" ProgID="Visio.Drawing.15" ShapeID="_x0000_i1061" DrawAspect="Content" ObjectID="_1468075761" r:id="rId101">
            <o:LockedField>false</o:LockedField>
          </o:OLEObject>
        </w:object>
      </w:r>
    </w:p>
    <w:p w14:paraId="331B8DB1">
      <w:pPr>
        <w:pStyle w:val="110"/>
        <w:rPr>
          <w:rFonts w:hint="eastAsia"/>
        </w:rPr>
      </w:pPr>
      <w:bookmarkStart w:id="382" w:name="_Toc24055003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20</w:t>
      </w:r>
      <w:r>
        <w:rPr>
          <w:rFonts w:hint="eastAsia"/>
        </w:rPr>
        <w:fldChar w:fldCharType="end"/>
      </w:r>
      <w:r>
        <w:rPr>
          <w:rFonts w:hint="eastAsia"/>
        </w:rPr>
        <w:t>地震中短期宏观异常监测部件交互关系图</w:t>
      </w:r>
      <w:bookmarkEnd w:id="382"/>
    </w:p>
    <w:p w14:paraId="43179F5C">
      <w:pPr>
        <w:ind w:firstLine="480"/>
      </w:pPr>
      <w:r>
        <w:rPr>
          <w:rFonts w:hint="eastAsia"/>
        </w:rPr>
        <w:t>子系统的模块围绕“数据接入-异常处理-相关性分析-结果输出”全流程构建，各部件协同实现异常监测的自动化与标准化。数据接入模块负责接收数据接收质控管理软件推送的热红外遥感、区域气候等数据，完成格式解析、完整性校验与标准化转换，确保数据符合后续处理要求；异常信息处理模块通过实时监控数据接入状态，对标准化数据执行热异常检测与特征提取，基于预设阈值标记疑似异常区域并提取空间范围、强度等核心参数；相关性分析模块从时间、空间、强度三维度比对异常特征与历史地震数据，结合区域气候数据排除非地震干扰，通过特征匹配计算确定与地震相关的有效异常；结果输出模块负责对有效异常结果进行统一存储管理，生成标准化检测报告，支持异常数据的查询、统计、导出及与数据接收质控管理软件的成果推送，同时提供异常监测数据记录的补充录入功能。</w:t>
      </w:r>
    </w:p>
    <w:p w14:paraId="7C496103">
      <w:pPr>
        <w:pStyle w:val="5"/>
      </w:pPr>
      <w:bookmarkStart w:id="383" w:name="_Toc220368516"/>
      <w:bookmarkStart w:id="384" w:name="_Toc240550134"/>
      <w:r>
        <w:rPr>
          <w:rFonts w:hint="eastAsia"/>
        </w:rPr>
        <w:t>数据接入模块</w:t>
      </w:r>
      <w:bookmarkEnd w:id="383"/>
      <w:r>
        <w:rPr>
          <w:rFonts w:hint="eastAsia"/>
        </w:rPr>
        <w:t>（SYC</w:t>
      </w:r>
      <w:r>
        <w:t>-</w:t>
      </w:r>
      <w:r>
        <w:rPr>
          <w:rFonts w:hint="eastAsia"/>
        </w:rPr>
        <w:t>GYSJ-WXYG</w:t>
      </w:r>
      <w:r>
        <w:t>-</w:t>
      </w:r>
      <w:r>
        <w:rPr>
          <w:rFonts w:hint="eastAsia"/>
        </w:rPr>
        <w:t>HGYC-SJJR）</w:t>
      </w:r>
      <w:bookmarkEnd w:id="384"/>
    </w:p>
    <w:p w14:paraId="261BB311">
      <w:pPr>
        <w:pStyle w:val="6"/>
      </w:pPr>
      <w:r>
        <w:rPr>
          <w:rFonts w:hint="eastAsia"/>
        </w:rPr>
        <w:t>概述</w:t>
      </w:r>
    </w:p>
    <w:p w14:paraId="0FB15A23">
      <w:pPr>
        <w:ind w:firstLine="480"/>
      </w:pPr>
      <w:r>
        <w:t>数据接入模块是地震中短期宏观异常监测部件的数据源入口，核心职责是依托数据接收质控管理软件，分类接入红外遥感、区域气候、</w:t>
      </w:r>
      <w:r>
        <w:rPr>
          <w:rFonts w:hint="eastAsia"/>
        </w:rPr>
        <w:t>反演数据陆</w:t>
      </w:r>
      <w:r>
        <w:t>表温度</w:t>
      </w:r>
      <w:r>
        <w:rPr>
          <w:rFonts w:hint="eastAsia"/>
        </w:rPr>
        <w:t>（LST）</w:t>
      </w:r>
      <w:r>
        <w:t>等多源异常相关数据，通过格式解析、完整性校验与标准化转换，形成统一格式的数据集，</w:t>
      </w:r>
      <w:r>
        <w:rPr>
          <w:rFonts w:hint="eastAsia"/>
        </w:rPr>
        <w:t>此外还将利用基于</w:t>
      </w:r>
      <w:r>
        <w:t>FY-4、FY-3</w:t>
      </w:r>
      <w:r>
        <w:rPr>
          <w:rFonts w:hint="eastAsia"/>
        </w:rPr>
        <w:t>数据反演的陆表温度（LST）产品构建背景场数据，</w:t>
      </w:r>
      <w:r>
        <w:t>为后续异常检测、识别提取等环节提供高质量、可复用的数据支撑，同时记录数据接入全流程信息，确保数据可追溯</w:t>
      </w:r>
      <w:r>
        <w:rPr>
          <w:rFonts w:hint="eastAsia"/>
        </w:rPr>
        <w:t>。</w:t>
      </w:r>
    </w:p>
    <w:p w14:paraId="21DBA4B8">
      <w:pPr>
        <w:pStyle w:val="6"/>
      </w:pPr>
      <w:r>
        <w:rPr>
          <w:rFonts w:hint="eastAsia"/>
        </w:rPr>
        <w:t>模块组成</w:t>
      </w:r>
    </w:p>
    <w:p w14:paraId="024ADC92">
      <w:pPr>
        <w:pStyle w:val="59"/>
      </w:pPr>
      <w:r>
        <w:rPr>
          <w:rFonts w:hint="eastAsia"/>
        </w:rPr>
        <w:object>
          <v:shape id="_x0000_i1062" o:spt="75" type="#_x0000_t75" style="height:278.2pt;width:148.9pt;" o:ole="t" filled="f" o:preferrelative="t" stroked="f" coordsize="21600,21600">
            <v:path/>
            <v:fill on="f" focussize="0,0"/>
            <v:stroke on="f" joinstyle="miter"/>
            <v:imagedata r:id="rId104" o:title=""/>
            <o:lock v:ext="edit" aspectratio="f"/>
            <w10:wrap type="none"/>
            <w10:anchorlock/>
          </v:shape>
          <o:OLEObject Type="Embed" ProgID="Visio.Drawing.15" ShapeID="_x0000_i1062" DrawAspect="Content" ObjectID="_1468075762" r:id="rId103">
            <o:LockedField>false</o:LockedField>
          </o:OLEObject>
        </w:object>
      </w:r>
    </w:p>
    <w:p w14:paraId="0CFC8996">
      <w:pPr>
        <w:pStyle w:val="110"/>
        <w:rPr>
          <w:rFonts w:hint="eastAsia"/>
        </w:rPr>
      </w:pPr>
      <w:bookmarkStart w:id="385" w:name="_Toc24055003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21</w:t>
      </w:r>
      <w:r>
        <w:rPr>
          <w:rFonts w:hint="eastAsia"/>
        </w:rPr>
        <w:fldChar w:fldCharType="end"/>
      </w:r>
      <w:r>
        <w:rPr>
          <w:rFonts w:hint="eastAsia"/>
        </w:rPr>
        <w:t>数据接入模块组成图</w:t>
      </w:r>
      <w:bookmarkEnd w:id="385"/>
    </w:p>
    <w:p w14:paraId="4F36E9FA">
      <w:pPr>
        <w:pStyle w:val="6"/>
      </w:pPr>
      <w:r>
        <w:rPr>
          <w:rFonts w:hint="eastAsia"/>
        </w:rPr>
        <w:t>交互关系</w:t>
      </w:r>
    </w:p>
    <w:p w14:paraId="08BB0C48">
      <w:pPr>
        <w:ind w:firstLine="480"/>
      </w:pPr>
      <w:r>
        <w:rPr>
          <w:rFonts w:hint="eastAsia"/>
        </w:rPr>
        <w:t>模块交互关系图如下所示：</w:t>
      </w:r>
    </w:p>
    <w:p w14:paraId="0AD2E300">
      <w:pPr>
        <w:pStyle w:val="59"/>
      </w:pPr>
      <w:r>
        <w:rPr>
          <w:rFonts w:hint="eastAsia"/>
        </w:rPr>
        <w:object>
          <v:shape id="_x0000_i1063" o:spt="75" type="#_x0000_t75" style="height:204.25pt;width:251.25pt;" o:ole="t" filled="f" o:preferrelative="t" stroked="f" coordsize="21600,21600">
            <v:path/>
            <v:fill on="f" focussize="0,0"/>
            <v:stroke on="f" joinstyle="miter"/>
            <v:imagedata r:id="rId106" o:title=""/>
            <o:lock v:ext="edit" aspectratio="f"/>
            <w10:wrap type="none"/>
            <w10:anchorlock/>
          </v:shape>
          <o:OLEObject Type="Embed" ProgID="Visio.Drawing.15" ShapeID="_x0000_i1063" DrawAspect="Content" ObjectID="_1468075763" r:id="rId105">
            <o:LockedField>false</o:LockedField>
          </o:OLEObject>
        </w:object>
      </w:r>
    </w:p>
    <w:p w14:paraId="575B3D5B">
      <w:pPr>
        <w:pStyle w:val="110"/>
        <w:rPr>
          <w:rFonts w:hint="eastAsia"/>
        </w:rPr>
      </w:pPr>
      <w:bookmarkStart w:id="386" w:name="_Toc24055003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22</w:t>
      </w:r>
      <w:r>
        <w:rPr>
          <w:rFonts w:hint="eastAsia"/>
        </w:rPr>
        <w:fldChar w:fldCharType="end"/>
      </w:r>
      <w:r>
        <w:rPr>
          <w:rFonts w:hint="eastAsia"/>
        </w:rPr>
        <w:t>数据接入模块交互关系图</w:t>
      </w:r>
      <w:bookmarkEnd w:id="386"/>
    </w:p>
    <w:p w14:paraId="624DBB66">
      <w:pPr>
        <w:pStyle w:val="6"/>
      </w:pPr>
      <w:r>
        <w:rPr>
          <w:rFonts w:hint="eastAsia"/>
        </w:rPr>
        <w:t>地震异常信息接入功能（SYC</w:t>
      </w:r>
      <w:r>
        <w:t>-</w:t>
      </w:r>
      <w:r>
        <w:rPr>
          <w:rFonts w:hint="eastAsia"/>
        </w:rPr>
        <w:t>GYSJ-WXYG</w:t>
      </w:r>
      <w:r>
        <w:t>-</w:t>
      </w:r>
      <w:r>
        <w:rPr>
          <w:rFonts w:hint="eastAsia"/>
        </w:rPr>
        <w:t>HGYC-SJJR-XXJR）</w:t>
      </w:r>
    </w:p>
    <w:p w14:paraId="5B1B351C">
      <w:pPr>
        <w:pStyle w:val="7"/>
      </w:pPr>
      <w:r>
        <w:rPr>
          <w:rFonts w:hint="eastAsia"/>
        </w:rPr>
        <w:t>功能描述</w:t>
      </w:r>
    </w:p>
    <w:p w14:paraId="3DD15315">
      <w:pPr>
        <w:ind w:firstLine="480"/>
      </w:pPr>
      <w:r>
        <w:rPr>
          <w:rFonts w:hint="eastAsia"/>
        </w:rPr>
        <w:t>该功能依托数据接收质控管理软件，实现红外遥感数据、区域气候数据、陆表温度数据的分类接入，支持定时推送与批量导入两种模式；对接入数据进行格式解析与完整性校验，确保必填字段非空、格式符合标准；将校验通过的数据转换为统一格式，其中地理数据统一为CGCS2000坐标系，属性数据统一为JSON格式，最终完成标准化存储并生成接入记录，支撑后续异常处理环节的数据调用，同时提供接入数据的详情查看功能。</w:t>
      </w:r>
    </w:p>
    <w:p w14:paraId="226D134A">
      <w:pPr>
        <w:pStyle w:val="7"/>
      </w:pPr>
      <w:r>
        <w:rPr>
          <w:rFonts w:hint="eastAsia"/>
        </w:rPr>
        <w:t>输入输出</w:t>
      </w:r>
    </w:p>
    <w:p w14:paraId="4D89BC5F">
      <w:pPr>
        <w:pStyle w:val="106"/>
        <w:rPr>
          <w:rFonts w:hint="eastAsia"/>
        </w:rPr>
      </w:pPr>
      <w:bookmarkStart w:id="387" w:name="_Toc24054996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24</w:t>
      </w:r>
      <w:r>
        <w:rPr>
          <w:rFonts w:hint="eastAsia"/>
        </w:rPr>
        <w:fldChar w:fldCharType="end"/>
      </w:r>
      <w:r>
        <w:rPr>
          <w:rFonts w:hint="eastAsia"/>
        </w:rPr>
        <w:t>地震异常信息接入功能输入输出表</w:t>
      </w:r>
      <w:bookmarkEnd w:id="387"/>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4016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80C7515">
            <w:pPr>
              <w:pStyle w:val="57"/>
            </w:pPr>
            <w:r>
              <w:t>标识</w:t>
            </w:r>
          </w:p>
        </w:tc>
        <w:tc>
          <w:tcPr>
            <w:tcW w:w="1746" w:type="dxa"/>
            <w:shd w:val="clear" w:color="auto" w:fill="D8D8D8" w:themeFill="background1" w:themeFillShade="D9"/>
          </w:tcPr>
          <w:p w14:paraId="50F48809">
            <w:pPr>
              <w:pStyle w:val="57"/>
            </w:pPr>
            <w:r>
              <w:t>交互对象</w:t>
            </w:r>
          </w:p>
        </w:tc>
        <w:tc>
          <w:tcPr>
            <w:tcW w:w="1746" w:type="dxa"/>
            <w:shd w:val="clear" w:color="auto" w:fill="D8D8D8" w:themeFill="background1" w:themeFillShade="D9"/>
          </w:tcPr>
          <w:p w14:paraId="5013A034">
            <w:pPr>
              <w:pStyle w:val="57"/>
            </w:pPr>
            <w:r>
              <w:t>数据名称</w:t>
            </w:r>
          </w:p>
        </w:tc>
        <w:tc>
          <w:tcPr>
            <w:tcW w:w="1746" w:type="dxa"/>
            <w:shd w:val="clear" w:color="auto" w:fill="D8D8D8" w:themeFill="background1" w:themeFillShade="D9"/>
          </w:tcPr>
          <w:p w14:paraId="1BF5CA0D">
            <w:pPr>
              <w:pStyle w:val="57"/>
            </w:pPr>
            <w:r>
              <w:t>数据内容</w:t>
            </w:r>
          </w:p>
        </w:tc>
        <w:tc>
          <w:tcPr>
            <w:tcW w:w="1746" w:type="dxa"/>
            <w:shd w:val="clear" w:color="auto" w:fill="D8D8D8" w:themeFill="background1" w:themeFillShade="D9"/>
          </w:tcPr>
          <w:p w14:paraId="3F55226C">
            <w:pPr>
              <w:pStyle w:val="57"/>
            </w:pPr>
            <w:r>
              <w:t>I/O</w:t>
            </w:r>
          </w:p>
        </w:tc>
      </w:tr>
      <w:tr w14:paraId="2D60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7F769A6">
            <w:pPr>
              <w:pStyle w:val="58"/>
            </w:pPr>
            <w:r>
              <w:rPr>
                <w:rFonts w:hint="eastAsia"/>
              </w:rPr>
              <w:t>SYC</w:t>
            </w:r>
            <w:r>
              <w:t>-</w:t>
            </w:r>
            <w:r>
              <w:rPr>
                <w:rFonts w:hint="eastAsia"/>
              </w:rPr>
              <w:t>GYSJ-WXYG</w:t>
            </w:r>
            <w:r>
              <w:t>-</w:t>
            </w:r>
            <w:r>
              <w:rPr>
                <w:rFonts w:hint="eastAsia"/>
              </w:rPr>
              <w:t>HGYC-SJJR-XXJR</w:t>
            </w:r>
            <w:r>
              <w:t>-01</w:t>
            </w:r>
          </w:p>
        </w:tc>
        <w:tc>
          <w:tcPr>
            <w:tcW w:w="1746" w:type="dxa"/>
          </w:tcPr>
          <w:p w14:paraId="299CE391">
            <w:pPr>
              <w:pStyle w:val="58"/>
            </w:pPr>
            <w:r>
              <w:t>数据接收质控管理软件</w:t>
            </w:r>
          </w:p>
        </w:tc>
        <w:tc>
          <w:tcPr>
            <w:tcW w:w="1746" w:type="dxa"/>
          </w:tcPr>
          <w:p w14:paraId="02D2F87D">
            <w:pPr>
              <w:pStyle w:val="58"/>
            </w:pPr>
            <w:r>
              <w:t>红外遥感数据</w:t>
            </w:r>
          </w:p>
        </w:tc>
        <w:tc>
          <w:tcPr>
            <w:tcW w:w="1746" w:type="dxa"/>
          </w:tcPr>
          <w:p w14:paraId="72937979">
            <w:pPr>
              <w:pStyle w:val="58"/>
            </w:pPr>
            <w:r>
              <w:t>来源标识、数据类型、业务时间、空间范围、格式/结构。</w:t>
            </w:r>
          </w:p>
        </w:tc>
        <w:tc>
          <w:tcPr>
            <w:tcW w:w="1746" w:type="dxa"/>
          </w:tcPr>
          <w:p w14:paraId="1EA7FB4A">
            <w:pPr>
              <w:pStyle w:val="58"/>
            </w:pPr>
            <w:r>
              <w:t>I</w:t>
            </w:r>
          </w:p>
        </w:tc>
      </w:tr>
      <w:tr w14:paraId="697D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A9F9A09">
            <w:pPr>
              <w:pStyle w:val="58"/>
            </w:pPr>
            <w:r>
              <w:rPr>
                <w:rFonts w:hint="eastAsia"/>
              </w:rPr>
              <w:t>SYC</w:t>
            </w:r>
            <w:r>
              <w:t>-</w:t>
            </w:r>
            <w:r>
              <w:rPr>
                <w:rFonts w:hint="eastAsia"/>
              </w:rPr>
              <w:t>GYSJ-WXYG</w:t>
            </w:r>
            <w:r>
              <w:t>-</w:t>
            </w:r>
            <w:r>
              <w:rPr>
                <w:rFonts w:hint="eastAsia"/>
              </w:rPr>
              <w:t>HGYC-SJJR-XXJR</w:t>
            </w:r>
            <w:r>
              <w:t>-02</w:t>
            </w:r>
          </w:p>
        </w:tc>
        <w:tc>
          <w:tcPr>
            <w:tcW w:w="1746" w:type="dxa"/>
          </w:tcPr>
          <w:p w14:paraId="37E52868">
            <w:pPr>
              <w:pStyle w:val="58"/>
            </w:pPr>
            <w:r>
              <w:t>数据接收质控管理软件</w:t>
            </w:r>
          </w:p>
        </w:tc>
        <w:tc>
          <w:tcPr>
            <w:tcW w:w="1746" w:type="dxa"/>
          </w:tcPr>
          <w:p w14:paraId="6D4BEF27">
            <w:pPr>
              <w:pStyle w:val="58"/>
            </w:pPr>
            <w:r>
              <w:t>区域气候数据</w:t>
            </w:r>
          </w:p>
        </w:tc>
        <w:tc>
          <w:tcPr>
            <w:tcW w:w="1746" w:type="dxa"/>
          </w:tcPr>
          <w:p w14:paraId="15228F0D">
            <w:pPr>
              <w:pStyle w:val="58"/>
            </w:pPr>
            <w:r>
              <w:t>来源标识、数据类型、业务时间、空间范围、格式/结构。</w:t>
            </w:r>
          </w:p>
        </w:tc>
        <w:tc>
          <w:tcPr>
            <w:tcW w:w="1746" w:type="dxa"/>
          </w:tcPr>
          <w:p w14:paraId="69D69E24">
            <w:pPr>
              <w:pStyle w:val="58"/>
            </w:pPr>
            <w:r>
              <w:t>I</w:t>
            </w:r>
          </w:p>
        </w:tc>
      </w:tr>
      <w:tr w14:paraId="605C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8A1C9B4">
            <w:pPr>
              <w:pStyle w:val="58"/>
            </w:pPr>
            <w:r>
              <w:rPr>
                <w:rFonts w:hint="eastAsia"/>
              </w:rPr>
              <w:t>SYC</w:t>
            </w:r>
            <w:r>
              <w:t>-</w:t>
            </w:r>
            <w:r>
              <w:rPr>
                <w:rFonts w:hint="eastAsia"/>
              </w:rPr>
              <w:t>GYSJ-WXYG</w:t>
            </w:r>
            <w:r>
              <w:t>-</w:t>
            </w:r>
            <w:r>
              <w:rPr>
                <w:rFonts w:hint="eastAsia"/>
              </w:rPr>
              <w:t>HGYC-SJJR-XXJR</w:t>
            </w:r>
            <w:r>
              <w:t>-03</w:t>
            </w:r>
          </w:p>
        </w:tc>
        <w:tc>
          <w:tcPr>
            <w:tcW w:w="1746" w:type="dxa"/>
          </w:tcPr>
          <w:p w14:paraId="11C3BEFB">
            <w:pPr>
              <w:pStyle w:val="58"/>
            </w:pPr>
            <w:r>
              <w:t>数据接收质控管理软件</w:t>
            </w:r>
          </w:p>
        </w:tc>
        <w:tc>
          <w:tcPr>
            <w:tcW w:w="1746" w:type="dxa"/>
          </w:tcPr>
          <w:p w14:paraId="1D826CB1">
            <w:pPr>
              <w:pStyle w:val="58"/>
            </w:pPr>
            <w:r>
              <w:rPr>
                <w:rFonts w:hint="eastAsia"/>
              </w:rPr>
              <w:t>陆</w:t>
            </w:r>
            <w:r>
              <w:t>表温度数据</w:t>
            </w:r>
          </w:p>
        </w:tc>
        <w:tc>
          <w:tcPr>
            <w:tcW w:w="1746" w:type="dxa"/>
          </w:tcPr>
          <w:p w14:paraId="2F907D0C">
            <w:pPr>
              <w:pStyle w:val="58"/>
            </w:pPr>
            <w:r>
              <w:t>来源标识、数据类型、业务时间、空间范围、格式/结构。</w:t>
            </w:r>
          </w:p>
        </w:tc>
        <w:tc>
          <w:tcPr>
            <w:tcW w:w="1746" w:type="dxa"/>
          </w:tcPr>
          <w:p w14:paraId="5519F86B">
            <w:pPr>
              <w:pStyle w:val="58"/>
            </w:pPr>
            <w:r>
              <w:t>I</w:t>
            </w:r>
          </w:p>
        </w:tc>
      </w:tr>
      <w:tr w14:paraId="01AC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F26428">
            <w:pPr>
              <w:pStyle w:val="58"/>
            </w:pPr>
            <w:r>
              <w:rPr>
                <w:rFonts w:hint="eastAsia"/>
              </w:rPr>
              <w:t>SYC</w:t>
            </w:r>
            <w:r>
              <w:t>-</w:t>
            </w:r>
            <w:r>
              <w:rPr>
                <w:rFonts w:hint="eastAsia"/>
              </w:rPr>
              <w:t>GYSJ-WXYG</w:t>
            </w:r>
            <w:r>
              <w:t>-</w:t>
            </w:r>
            <w:r>
              <w:rPr>
                <w:rFonts w:hint="eastAsia"/>
              </w:rPr>
              <w:t>HGYC-SJJR-XXJR</w:t>
            </w:r>
            <w:r>
              <w:t>-04</w:t>
            </w:r>
          </w:p>
        </w:tc>
        <w:tc>
          <w:tcPr>
            <w:tcW w:w="1746" w:type="dxa"/>
          </w:tcPr>
          <w:p w14:paraId="5BF921F4">
            <w:pPr>
              <w:pStyle w:val="58"/>
            </w:pPr>
            <w:r>
              <w:t>数据接收质控管理软件</w:t>
            </w:r>
          </w:p>
        </w:tc>
        <w:tc>
          <w:tcPr>
            <w:tcW w:w="1746" w:type="dxa"/>
          </w:tcPr>
          <w:p w14:paraId="7F987C28">
            <w:pPr>
              <w:pStyle w:val="58"/>
            </w:pPr>
            <w:r>
              <w:t>历史地震信息</w:t>
            </w:r>
          </w:p>
        </w:tc>
        <w:tc>
          <w:tcPr>
            <w:tcW w:w="1746" w:type="dxa"/>
          </w:tcPr>
          <w:p w14:paraId="17E007AA">
            <w:pPr>
              <w:pStyle w:val="58"/>
            </w:pPr>
            <w:r>
              <w:t>发震时间、震中位置、震级、震源深度及事件类型。</w:t>
            </w:r>
          </w:p>
        </w:tc>
        <w:tc>
          <w:tcPr>
            <w:tcW w:w="1746" w:type="dxa"/>
          </w:tcPr>
          <w:p w14:paraId="0892C56D">
            <w:pPr>
              <w:pStyle w:val="58"/>
            </w:pPr>
            <w:r>
              <w:t>I</w:t>
            </w:r>
          </w:p>
        </w:tc>
      </w:tr>
      <w:tr w14:paraId="1E21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4384CBD">
            <w:pPr>
              <w:pStyle w:val="58"/>
            </w:pPr>
            <w:r>
              <w:rPr>
                <w:rFonts w:hint="eastAsia"/>
              </w:rPr>
              <w:t>SYC</w:t>
            </w:r>
            <w:r>
              <w:t>-</w:t>
            </w:r>
            <w:r>
              <w:rPr>
                <w:rFonts w:hint="eastAsia"/>
              </w:rPr>
              <w:t>GYSJ-WXYG</w:t>
            </w:r>
            <w:r>
              <w:t>-</w:t>
            </w:r>
            <w:r>
              <w:rPr>
                <w:rFonts w:hint="eastAsia"/>
              </w:rPr>
              <w:t>HGYC-SJJR-XXJR</w:t>
            </w:r>
            <w:r>
              <w:t>-05</w:t>
            </w:r>
          </w:p>
        </w:tc>
        <w:tc>
          <w:tcPr>
            <w:tcW w:w="1746" w:type="dxa"/>
          </w:tcPr>
          <w:p w14:paraId="0EE4D877">
            <w:pPr>
              <w:pStyle w:val="58"/>
            </w:pPr>
            <w:r>
              <w:t>下游模块或成果库</w:t>
            </w:r>
          </w:p>
        </w:tc>
        <w:tc>
          <w:tcPr>
            <w:tcW w:w="1746" w:type="dxa"/>
          </w:tcPr>
          <w:p w14:paraId="7C5103A0">
            <w:pPr>
              <w:pStyle w:val="58"/>
            </w:pPr>
            <w:r>
              <w:t>标准化存储结果</w:t>
            </w:r>
          </w:p>
        </w:tc>
        <w:tc>
          <w:tcPr>
            <w:tcW w:w="1746" w:type="dxa"/>
          </w:tcPr>
          <w:p w14:paraId="4B050C62">
            <w:pPr>
              <w:pStyle w:val="58"/>
            </w:pPr>
            <w:r>
              <w:t>关联任务或源数据标识、生成时间、成果类型、核心结果字段、质量状态。</w:t>
            </w:r>
          </w:p>
        </w:tc>
        <w:tc>
          <w:tcPr>
            <w:tcW w:w="1746" w:type="dxa"/>
          </w:tcPr>
          <w:p w14:paraId="1BB8DDCD">
            <w:pPr>
              <w:pStyle w:val="58"/>
            </w:pPr>
            <w:r>
              <w:t>O</w:t>
            </w:r>
          </w:p>
        </w:tc>
      </w:tr>
      <w:tr w14:paraId="0670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FA5EEC1">
            <w:pPr>
              <w:pStyle w:val="58"/>
            </w:pPr>
            <w:r>
              <w:rPr>
                <w:rFonts w:hint="eastAsia"/>
              </w:rPr>
              <w:t>SYC</w:t>
            </w:r>
            <w:r>
              <w:t>-</w:t>
            </w:r>
            <w:r>
              <w:rPr>
                <w:rFonts w:hint="eastAsia"/>
              </w:rPr>
              <w:t>GYSJ-WXYG</w:t>
            </w:r>
            <w:r>
              <w:t>-</w:t>
            </w:r>
            <w:r>
              <w:rPr>
                <w:rFonts w:hint="eastAsia"/>
              </w:rPr>
              <w:t>HGYC-SJJR-XXJR</w:t>
            </w:r>
            <w:r>
              <w:t>-06</w:t>
            </w:r>
          </w:p>
        </w:tc>
        <w:tc>
          <w:tcPr>
            <w:tcW w:w="1746" w:type="dxa"/>
          </w:tcPr>
          <w:p w14:paraId="6BC50A1F">
            <w:pPr>
              <w:pStyle w:val="58"/>
            </w:pPr>
            <w:r>
              <w:t>下游模块或成果库</w:t>
            </w:r>
          </w:p>
        </w:tc>
        <w:tc>
          <w:tcPr>
            <w:tcW w:w="1746" w:type="dxa"/>
          </w:tcPr>
          <w:p w14:paraId="01224751">
            <w:pPr>
              <w:pStyle w:val="58"/>
            </w:pPr>
            <w:r>
              <w:t>异常数据检测记录列表</w:t>
            </w:r>
          </w:p>
        </w:tc>
        <w:tc>
          <w:tcPr>
            <w:tcW w:w="1746" w:type="dxa"/>
          </w:tcPr>
          <w:p w14:paraId="1B16B23D">
            <w:pPr>
              <w:pStyle w:val="58"/>
            </w:pPr>
            <w:r>
              <w:t>关联任务或源数据标识、生成时间、成果类型、核心结果字段、质量状态。</w:t>
            </w:r>
          </w:p>
        </w:tc>
        <w:tc>
          <w:tcPr>
            <w:tcW w:w="1746" w:type="dxa"/>
          </w:tcPr>
          <w:p w14:paraId="50C09066">
            <w:pPr>
              <w:pStyle w:val="58"/>
            </w:pPr>
            <w:r>
              <w:t>O</w:t>
            </w:r>
          </w:p>
        </w:tc>
      </w:tr>
    </w:tbl>
    <w:p w14:paraId="22356581">
      <w:pPr>
        <w:pStyle w:val="7"/>
      </w:pPr>
      <w:r>
        <w:rPr>
          <w:rFonts w:hint="eastAsia"/>
        </w:rPr>
        <w:t>处理逻辑</w:t>
      </w:r>
    </w:p>
    <w:p w14:paraId="7583C1E1">
      <w:pPr>
        <w:widowControl w:val="0"/>
        <w:numPr>
          <w:ilvl w:val="0"/>
          <w:numId w:val="38"/>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数据传输：通过数据接收质控管理软件获取热红外、气象、形变和历史地震等数据及数据就绪信息</w:t>
      </w:r>
      <w:r>
        <w:rPr>
          <w:rFonts w:hint="eastAsia" w:asciiTheme="minorEastAsia" w:hAnsiTheme="minorEastAsia" w:cstheme="minorEastAsia"/>
          <w:szCs w:val="21"/>
        </w:rPr>
        <w:t>。</w:t>
      </w:r>
    </w:p>
    <w:p w14:paraId="5AB1C188">
      <w:pPr>
        <w:widowControl w:val="0"/>
        <w:numPr>
          <w:ilvl w:val="0"/>
          <w:numId w:val="38"/>
        </w:numPr>
        <w:snapToGrid/>
        <w:ind w:firstLine="480"/>
        <w:rPr>
          <w:rFonts w:hint="eastAsia" w:asciiTheme="minorEastAsia" w:hAnsiTheme="minorEastAsia" w:cstheme="minorEastAsia"/>
          <w:szCs w:val="21"/>
        </w:rPr>
      </w:pPr>
      <w:r>
        <w:rPr>
          <w:rFonts w:asciiTheme="minorEastAsia" w:hAnsiTheme="minorEastAsia" w:cstheme="minorEastAsia"/>
          <w:szCs w:val="21"/>
        </w:rPr>
        <w:t>数据解析：根据数据类型和格式调用相应解析程序，提取时间、空间位置、观测值和来源等信息</w:t>
      </w:r>
      <w:r>
        <w:rPr>
          <w:rFonts w:hint="eastAsia" w:asciiTheme="minorEastAsia" w:hAnsiTheme="minorEastAsia" w:cstheme="minorEastAsia"/>
          <w:szCs w:val="21"/>
        </w:rPr>
        <w:t>。</w:t>
      </w:r>
    </w:p>
    <w:p w14:paraId="705A74B7">
      <w:pPr>
        <w:widowControl w:val="0"/>
        <w:numPr>
          <w:ilvl w:val="0"/>
          <w:numId w:val="38"/>
        </w:numPr>
        <w:snapToGrid/>
        <w:ind w:firstLine="480"/>
        <w:rPr>
          <w:rFonts w:hint="eastAsia" w:asciiTheme="minorEastAsia" w:hAnsiTheme="minorEastAsia" w:cstheme="minorEastAsia"/>
          <w:szCs w:val="21"/>
        </w:rPr>
      </w:pPr>
      <w:r>
        <w:rPr>
          <w:rFonts w:asciiTheme="minorEastAsia" w:hAnsiTheme="minorEastAsia" w:cstheme="minorEastAsia"/>
          <w:szCs w:val="21"/>
        </w:rPr>
        <w:t>完整性校验：检查文件完整性、必填字段、时间范围、空间范围和数据格式，标记不合格数据及原因</w:t>
      </w:r>
      <w:r>
        <w:rPr>
          <w:rFonts w:hint="eastAsia" w:asciiTheme="minorEastAsia" w:hAnsiTheme="minorEastAsia" w:cstheme="minorEastAsia"/>
          <w:szCs w:val="21"/>
        </w:rPr>
        <w:t>。</w:t>
      </w:r>
    </w:p>
    <w:p w14:paraId="593C896A">
      <w:pPr>
        <w:widowControl w:val="0"/>
        <w:numPr>
          <w:ilvl w:val="0"/>
          <w:numId w:val="38"/>
        </w:numPr>
        <w:snapToGrid/>
        <w:ind w:firstLine="480"/>
        <w:rPr>
          <w:rFonts w:hint="eastAsia" w:asciiTheme="minorEastAsia" w:hAnsiTheme="minorEastAsia" w:cstheme="minorEastAsia"/>
          <w:szCs w:val="21"/>
        </w:rPr>
      </w:pPr>
      <w:r>
        <w:rPr>
          <w:rFonts w:asciiTheme="minorEastAsia" w:hAnsiTheme="minorEastAsia" w:cstheme="minorEastAsia"/>
          <w:szCs w:val="21"/>
        </w:rPr>
        <w:t>标准化转换：统一字段名称、时间格式、坐标系统和数据结构，将合格数据写入业务数据库或对象存储</w:t>
      </w:r>
      <w:r>
        <w:rPr>
          <w:rFonts w:hint="eastAsia" w:asciiTheme="minorEastAsia" w:hAnsiTheme="minorEastAsia" w:cstheme="minorEastAsia"/>
          <w:szCs w:val="21"/>
        </w:rPr>
        <w:t>。</w:t>
      </w:r>
    </w:p>
    <w:p w14:paraId="027087F2">
      <w:pPr>
        <w:pStyle w:val="7"/>
      </w:pPr>
      <w:r>
        <w:rPr>
          <w:rFonts w:hint="eastAsia"/>
        </w:rPr>
        <w:t>异常与错误处理</w:t>
      </w:r>
    </w:p>
    <w:p w14:paraId="321BF9A0">
      <w:pPr>
        <w:ind w:firstLine="480"/>
      </w:pPr>
      <w:r>
        <w:rPr>
          <w:rFonts w:hint="eastAsia"/>
        </w:rPr>
        <w:t>当接入数据格式不符合要求（如NetCDF文件字段缺失、CSV格式错乱）时，系统自动标记数据状态为“格式错误”，并在数据质量报告中注明错误类型，支持管理员手动上传修正后的数据重新接入；当数据必填字段缺失时，系统触发告警提示，同时向数据接收质控管理软件反馈数据缺失信息，请求补充完整数据；当数据传输中断时，系统记录中断节点，恢复连接后自动续传未完成的数据集，避免数据丢失。</w:t>
      </w:r>
    </w:p>
    <w:p w14:paraId="76443721">
      <w:pPr>
        <w:pStyle w:val="5"/>
      </w:pPr>
      <w:bookmarkStart w:id="388" w:name="_Toc220368517"/>
      <w:bookmarkStart w:id="389" w:name="_Toc240550135"/>
      <w:r>
        <w:rPr>
          <w:rFonts w:hint="eastAsia"/>
        </w:rPr>
        <w:t>异常信息处理模块</w:t>
      </w:r>
      <w:bookmarkEnd w:id="388"/>
      <w:r>
        <w:rPr>
          <w:rFonts w:hint="eastAsia"/>
        </w:rPr>
        <w:t>（SYC</w:t>
      </w:r>
      <w:r>
        <w:t>-</w:t>
      </w:r>
      <w:r>
        <w:rPr>
          <w:rFonts w:hint="eastAsia"/>
        </w:rPr>
        <w:t>GYSJ-WXYG</w:t>
      </w:r>
      <w:r>
        <w:t>-</w:t>
      </w:r>
      <w:r>
        <w:rPr>
          <w:rFonts w:hint="eastAsia"/>
        </w:rPr>
        <w:t>HGYC-YCCL）</w:t>
      </w:r>
      <w:bookmarkEnd w:id="389"/>
    </w:p>
    <w:p w14:paraId="3203F330">
      <w:pPr>
        <w:pStyle w:val="6"/>
      </w:pPr>
      <w:r>
        <w:rPr>
          <w:rFonts w:hint="eastAsia"/>
        </w:rPr>
        <w:t>概述</w:t>
      </w:r>
    </w:p>
    <w:p w14:paraId="5C953833">
      <w:pPr>
        <w:ind w:firstLine="480"/>
      </w:pPr>
      <w:r>
        <w:rPr>
          <w:rFonts w:hint="eastAsia"/>
        </w:rPr>
        <w:t>异常信息处理模块是异常监测的核心处理环节，主要负责对数据接入模块输出的标准化数据进行自动化异常检测与特征提取。通过预设阈值与智能算法，标记疑似热异常、形变异常区域，排除仪器误差、短期噪声等假阳性信号，提取异常区域的时空强三维特征参数，生成结构化的异常信息记录，为后续相关性分析提供精准的异常数据源。</w:t>
      </w:r>
    </w:p>
    <w:p w14:paraId="6399EC78">
      <w:pPr>
        <w:pStyle w:val="6"/>
      </w:pPr>
      <w:r>
        <w:rPr>
          <w:rFonts w:hint="eastAsia"/>
        </w:rPr>
        <w:t>模块组成</w:t>
      </w:r>
    </w:p>
    <w:p w14:paraId="23119FAC">
      <w:pPr>
        <w:pStyle w:val="59"/>
      </w:pPr>
      <w:r>
        <w:rPr>
          <w:rFonts w:hint="eastAsia"/>
        </w:rPr>
        <w:object>
          <v:shape id="_x0000_i1064" o:spt="75" type="#_x0000_t75" style="height:278.2pt;width:148.9pt;" o:ole="t" filled="f" o:preferrelative="t" stroked="f" coordsize="21600,21600">
            <v:path/>
            <v:fill on="f" focussize="0,0"/>
            <v:stroke on="f" joinstyle="miter"/>
            <v:imagedata r:id="rId108" o:title=""/>
            <o:lock v:ext="edit" aspectratio="f"/>
            <w10:wrap type="none"/>
            <w10:anchorlock/>
          </v:shape>
          <o:OLEObject Type="Embed" ProgID="Visio.Drawing.15" ShapeID="_x0000_i1064" DrawAspect="Content" ObjectID="_1468075764" r:id="rId107">
            <o:LockedField>false</o:LockedField>
          </o:OLEObject>
        </w:object>
      </w:r>
    </w:p>
    <w:p w14:paraId="7627486C">
      <w:pPr>
        <w:pStyle w:val="110"/>
        <w:rPr>
          <w:rFonts w:hint="eastAsia"/>
        </w:rPr>
      </w:pPr>
      <w:bookmarkStart w:id="390" w:name="_Toc24055003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23</w:t>
      </w:r>
      <w:r>
        <w:rPr>
          <w:rFonts w:hint="eastAsia"/>
        </w:rPr>
        <w:fldChar w:fldCharType="end"/>
      </w:r>
      <w:r>
        <w:rPr>
          <w:rFonts w:hint="eastAsia"/>
        </w:rPr>
        <w:t>异常信息处理模块组成图</w:t>
      </w:r>
      <w:bookmarkEnd w:id="390"/>
    </w:p>
    <w:p w14:paraId="5C124740">
      <w:pPr>
        <w:pStyle w:val="6"/>
      </w:pPr>
      <w:r>
        <w:rPr>
          <w:rFonts w:hint="eastAsia"/>
        </w:rPr>
        <w:t>交互关系</w:t>
      </w:r>
    </w:p>
    <w:p w14:paraId="4444515E">
      <w:pPr>
        <w:ind w:firstLine="480"/>
      </w:pPr>
      <w:r>
        <w:rPr>
          <w:rFonts w:hint="eastAsia"/>
        </w:rPr>
        <w:t>模块交互关系图如下所示：</w:t>
      </w:r>
    </w:p>
    <w:p w14:paraId="0BF26B4D">
      <w:pPr>
        <w:pStyle w:val="59"/>
      </w:pPr>
      <w:r>
        <w:rPr>
          <w:rFonts w:hint="eastAsia"/>
        </w:rPr>
        <w:object>
          <v:shape id="_x0000_i1065" o:spt="75" type="#_x0000_t75" style="height:129.3pt;width:207.2pt;" o:ole="t" filled="f" o:preferrelative="t" stroked="f" coordsize="21600,21600">
            <v:path/>
            <v:fill on="f" focussize="0,0"/>
            <v:stroke on="f" joinstyle="miter"/>
            <v:imagedata r:id="rId110" o:title=""/>
            <o:lock v:ext="edit" aspectratio="f"/>
            <w10:wrap type="none"/>
            <w10:anchorlock/>
          </v:shape>
          <o:OLEObject Type="Embed" ProgID="Visio.Drawing.15" ShapeID="_x0000_i1065" DrawAspect="Content" ObjectID="_1468075765" r:id="rId109">
            <o:LockedField>false</o:LockedField>
          </o:OLEObject>
        </w:object>
      </w:r>
    </w:p>
    <w:p w14:paraId="6E0B2EE1">
      <w:pPr>
        <w:pStyle w:val="110"/>
        <w:rPr>
          <w:rFonts w:hint="eastAsia"/>
        </w:rPr>
      </w:pPr>
      <w:bookmarkStart w:id="391" w:name="_Toc24055003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24</w:t>
      </w:r>
      <w:r>
        <w:rPr>
          <w:rFonts w:hint="eastAsia"/>
        </w:rPr>
        <w:fldChar w:fldCharType="end"/>
      </w:r>
      <w:r>
        <w:rPr>
          <w:rFonts w:hint="eastAsia"/>
        </w:rPr>
        <w:t>异常信息处理模块交互关系图</w:t>
      </w:r>
      <w:bookmarkEnd w:id="391"/>
    </w:p>
    <w:p w14:paraId="3E1259A3">
      <w:pPr>
        <w:pStyle w:val="6"/>
      </w:pPr>
      <w:r>
        <w:rPr>
          <w:rFonts w:hint="eastAsia"/>
        </w:rPr>
        <w:t>地震异常信息检测功能（SYC</w:t>
      </w:r>
      <w:r>
        <w:t>-</w:t>
      </w:r>
      <w:r>
        <w:rPr>
          <w:rFonts w:hint="eastAsia"/>
        </w:rPr>
        <w:t>GYSJ-WXYG</w:t>
      </w:r>
      <w:r>
        <w:t>-</w:t>
      </w:r>
      <w:r>
        <w:rPr>
          <w:rFonts w:hint="eastAsia"/>
        </w:rPr>
        <w:t>HGYC-YCCL-YCJC）</w:t>
      </w:r>
    </w:p>
    <w:p w14:paraId="61058B45">
      <w:pPr>
        <w:pStyle w:val="7"/>
      </w:pPr>
      <w:r>
        <w:rPr>
          <w:rFonts w:hint="eastAsia"/>
        </w:rPr>
        <w:t>功能描述</w:t>
      </w:r>
    </w:p>
    <w:p w14:paraId="2CBCB3BA">
      <w:pPr>
        <w:ind w:firstLine="480"/>
      </w:pPr>
      <w:r>
        <w:rPr>
          <w:rFonts w:hint="eastAsia"/>
        </w:rPr>
        <w:t>该功能基于预设阈值与历史正常数据样本，对标准化红外遥感数据进行自动化热异常检测，标记超出正常范围的疑似异常区域；收集异常区域的强度指标（辐射亮度、温度差值）及时空信息（经纬度范围、检测时间），对检测出的异常数据进行二次筛选，排除单次波动、数据噪声等假阳性异常；将筛选后的异常数据标记“待识别”状态并存储，同步生成检测日志，记录检测阈值、筛选依据等关键信息，支撑后续特征提取与追溯。</w:t>
      </w:r>
    </w:p>
    <w:p w14:paraId="5E47C25B">
      <w:pPr>
        <w:pStyle w:val="7"/>
      </w:pPr>
      <w:r>
        <w:rPr>
          <w:rFonts w:hint="eastAsia"/>
        </w:rPr>
        <w:t>输入输出</w:t>
      </w:r>
    </w:p>
    <w:p w14:paraId="01F80A75">
      <w:pPr>
        <w:pStyle w:val="106"/>
        <w:rPr>
          <w:rFonts w:hint="eastAsia"/>
        </w:rPr>
      </w:pPr>
      <w:bookmarkStart w:id="392" w:name="_Toc24054996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25</w:t>
      </w:r>
      <w:r>
        <w:rPr>
          <w:rFonts w:hint="eastAsia"/>
        </w:rPr>
        <w:fldChar w:fldCharType="end"/>
      </w:r>
      <w:r>
        <w:rPr>
          <w:rFonts w:hint="eastAsia"/>
        </w:rPr>
        <w:t>地震异常信息检测功能输入输出表</w:t>
      </w:r>
      <w:bookmarkEnd w:id="392"/>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3CF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23B5E579">
            <w:pPr>
              <w:pStyle w:val="57"/>
            </w:pPr>
            <w:r>
              <w:t>标识</w:t>
            </w:r>
          </w:p>
        </w:tc>
        <w:tc>
          <w:tcPr>
            <w:tcW w:w="1744" w:type="dxa"/>
            <w:shd w:val="clear" w:color="auto" w:fill="D8D8D8" w:themeFill="background1" w:themeFillShade="D9"/>
          </w:tcPr>
          <w:p w14:paraId="14312AEE">
            <w:pPr>
              <w:pStyle w:val="57"/>
            </w:pPr>
            <w:r>
              <w:t>交互对象</w:t>
            </w:r>
          </w:p>
        </w:tc>
        <w:tc>
          <w:tcPr>
            <w:tcW w:w="1744" w:type="dxa"/>
            <w:shd w:val="clear" w:color="auto" w:fill="D8D8D8" w:themeFill="background1" w:themeFillShade="D9"/>
          </w:tcPr>
          <w:p w14:paraId="3D489A05">
            <w:pPr>
              <w:pStyle w:val="57"/>
            </w:pPr>
            <w:r>
              <w:t>数据名称</w:t>
            </w:r>
          </w:p>
        </w:tc>
        <w:tc>
          <w:tcPr>
            <w:tcW w:w="1744" w:type="dxa"/>
            <w:shd w:val="clear" w:color="auto" w:fill="D8D8D8" w:themeFill="background1" w:themeFillShade="D9"/>
          </w:tcPr>
          <w:p w14:paraId="25497614">
            <w:pPr>
              <w:pStyle w:val="57"/>
            </w:pPr>
            <w:r>
              <w:t>数据内容</w:t>
            </w:r>
          </w:p>
        </w:tc>
        <w:tc>
          <w:tcPr>
            <w:tcW w:w="1744" w:type="dxa"/>
            <w:shd w:val="clear" w:color="auto" w:fill="D8D8D8" w:themeFill="background1" w:themeFillShade="D9"/>
          </w:tcPr>
          <w:p w14:paraId="0E43A2F4">
            <w:pPr>
              <w:pStyle w:val="57"/>
            </w:pPr>
            <w:r>
              <w:t>I/O</w:t>
            </w:r>
          </w:p>
        </w:tc>
      </w:tr>
      <w:tr w14:paraId="6C06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B55FB7C">
            <w:pPr>
              <w:pStyle w:val="58"/>
            </w:pPr>
            <w:r>
              <w:t>SYC-GYSJ-WXYG-HGYC-YCCL-YCJC-01</w:t>
            </w:r>
          </w:p>
        </w:tc>
        <w:tc>
          <w:tcPr>
            <w:tcW w:w="1744" w:type="dxa"/>
          </w:tcPr>
          <w:p w14:paraId="3C9DA095">
            <w:pPr>
              <w:pStyle w:val="58"/>
            </w:pPr>
            <w:r>
              <w:t>数据接入模块</w:t>
            </w:r>
          </w:p>
        </w:tc>
        <w:tc>
          <w:tcPr>
            <w:tcW w:w="1744" w:type="dxa"/>
          </w:tcPr>
          <w:p w14:paraId="06265A7C">
            <w:pPr>
              <w:pStyle w:val="58"/>
            </w:pPr>
            <w:r>
              <w:t>标准化红外遥感数据</w:t>
            </w:r>
          </w:p>
        </w:tc>
        <w:tc>
          <w:tcPr>
            <w:tcW w:w="1744" w:type="dxa"/>
          </w:tcPr>
          <w:p w14:paraId="0869FF2C">
            <w:pPr>
              <w:pStyle w:val="58"/>
            </w:pPr>
            <w:r>
              <w:t>来源标识、数据类型、业务时间、空间范围、格式/结构。</w:t>
            </w:r>
          </w:p>
        </w:tc>
        <w:tc>
          <w:tcPr>
            <w:tcW w:w="1744" w:type="dxa"/>
          </w:tcPr>
          <w:p w14:paraId="656EF055">
            <w:pPr>
              <w:pStyle w:val="58"/>
            </w:pPr>
            <w:r>
              <w:t>I</w:t>
            </w:r>
          </w:p>
        </w:tc>
      </w:tr>
      <w:tr w14:paraId="6A69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CE53CCA">
            <w:pPr>
              <w:pStyle w:val="58"/>
            </w:pPr>
            <w:r>
              <w:rPr>
                <w:rFonts w:hint="eastAsia"/>
              </w:rPr>
              <w:t>SYC</w:t>
            </w:r>
            <w:r>
              <w:t>-</w:t>
            </w:r>
            <w:r>
              <w:rPr>
                <w:rFonts w:hint="eastAsia"/>
              </w:rPr>
              <w:t>GYSJ-WXYG</w:t>
            </w:r>
            <w:r>
              <w:t>-</w:t>
            </w:r>
            <w:r>
              <w:rPr>
                <w:rFonts w:hint="eastAsia"/>
              </w:rPr>
              <w:t>HGYC-YCCL-YCJC</w:t>
            </w:r>
            <w:r>
              <w:t>-02</w:t>
            </w:r>
          </w:p>
        </w:tc>
        <w:tc>
          <w:tcPr>
            <w:tcW w:w="1744" w:type="dxa"/>
          </w:tcPr>
          <w:p w14:paraId="6159E91F">
            <w:pPr>
              <w:pStyle w:val="58"/>
            </w:pPr>
            <w:r>
              <w:t>系统配置</w:t>
            </w:r>
          </w:p>
        </w:tc>
        <w:tc>
          <w:tcPr>
            <w:tcW w:w="1744" w:type="dxa"/>
          </w:tcPr>
          <w:p w14:paraId="51513F00">
            <w:pPr>
              <w:pStyle w:val="58"/>
            </w:pPr>
            <w:r>
              <w:t>预设阈值参数</w:t>
            </w:r>
          </w:p>
        </w:tc>
        <w:tc>
          <w:tcPr>
            <w:tcW w:w="1744" w:type="dxa"/>
          </w:tcPr>
          <w:p w14:paraId="34EABCB1">
            <w:pPr>
              <w:pStyle w:val="58"/>
            </w:pPr>
            <w:r>
              <w:t>来源标识、数据类型、业务时间、空间范围、格式/结构。</w:t>
            </w:r>
          </w:p>
        </w:tc>
        <w:tc>
          <w:tcPr>
            <w:tcW w:w="1744" w:type="dxa"/>
          </w:tcPr>
          <w:p w14:paraId="2C55960A">
            <w:pPr>
              <w:pStyle w:val="58"/>
            </w:pPr>
            <w:r>
              <w:t>I</w:t>
            </w:r>
          </w:p>
        </w:tc>
      </w:tr>
      <w:tr w14:paraId="4752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74E74364">
            <w:pPr>
              <w:pStyle w:val="58"/>
            </w:pPr>
            <w:r>
              <w:rPr>
                <w:rFonts w:hint="eastAsia"/>
              </w:rPr>
              <w:t>SYC</w:t>
            </w:r>
            <w:r>
              <w:t>-</w:t>
            </w:r>
            <w:r>
              <w:rPr>
                <w:rFonts w:hint="eastAsia"/>
              </w:rPr>
              <w:t>GYSJ-WXYG</w:t>
            </w:r>
            <w:r>
              <w:t>-</w:t>
            </w:r>
            <w:r>
              <w:rPr>
                <w:rFonts w:hint="eastAsia"/>
              </w:rPr>
              <w:t>HGYC-YCCL-YCJC</w:t>
            </w:r>
            <w:r>
              <w:t>-03</w:t>
            </w:r>
          </w:p>
        </w:tc>
        <w:tc>
          <w:tcPr>
            <w:tcW w:w="1744" w:type="dxa"/>
          </w:tcPr>
          <w:p w14:paraId="67114C7C">
            <w:pPr>
              <w:pStyle w:val="58"/>
            </w:pPr>
            <w:r>
              <w:t>地震数据灾备与大数据管理子系统</w:t>
            </w:r>
          </w:p>
        </w:tc>
        <w:tc>
          <w:tcPr>
            <w:tcW w:w="1744" w:type="dxa"/>
          </w:tcPr>
          <w:p w14:paraId="1DB02650">
            <w:pPr>
              <w:pStyle w:val="58"/>
            </w:pPr>
            <w:r>
              <w:t>历史正常数据样本</w:t>
            </w:r>
          </w:p>
        </w:tc>
        <w:tc>
          <w:tcPr>
            <w:tcW w:w="1744" w:type="dxa"/>
          </w:tcPr>
          <w:p w14:paraId="09BA88CF">
            <w:pPr>
              <w:pStyle w:val="58"/>
            </w:pPr>
            <w:r>
              <w:t>来源标识、数据类型、业务时间、空间范围、格式/结构。</w:t>
            </w:r>
          </w:p>
        </w:tc>
        <w:tc>
          <w:tcPr>
            <w:tcW w:w="1744" w:type="dxa"/>
          </w:tcPr>
          <w:p w14:paraId="541F1416">
            <w:pPr>
              <w:pStyle w:val="58"/>
            </w:pPr>
            <w:r>
              <w:t>I</w:t>
            </w:r>
          </w:p>
        </w:tc>
      </w:tr>
      <w:tr w14:paraId="24C9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1427013">
            <w:pPr>
              <w:pStyle w:val="58"/>
            </w:pPr>
            <w:r>
              <w:rPr>
                <w:rFonts w:hint="eastAsia"/>
              </w:rPr>
              <w:t>SYC</w:t>
            </w:r>
            <w:r>
              <w:t>-</w:t>
            </w:r>
            <w:r>
              <w:rPr>
                <w:rFonts w:hint="eastAsia"/>
              </w:rPr>
              <w:t>GYSJ-WXYG</w:t>
            </w:r>
            <w:r>
              <w:t>-</w:t>
            </w:r>
            <w:r>
              <w:rPr>
                <w:rFonts w:hint="eastAsia"/>
              </w:rPr>
              <w:t>HGYC-YCCL-YCJC</w:t>
            </w:r>
            <w:r>
              <w:t>-04</w:t>
            </w:r>
          </w:p>
        </w:tc>
        <w:tc>
          <w:tcPr>
            <w:tcW w:w="1744" w:type="dxa"/>
          </w:tcPr>
          <w:p w14:paraId="2CD264EA">
            <w:pPr>
              <w:pStyle w:val="58"/>
            </w:pPr>
            <w:r>
              <w:t>下游模块或成果库</w:t>
            </w:r>
          </w:p>
        </w:tc>
        <w:tc>
          <w:tcPr>
            <w:tcW w:w="1744" w:type="dxa"/>
          </w:tcPr>
          <w:p w14:paraId="1E7640F2">
            <w:pPr>
              <w:pStyle w:val="58"/>
            </w:pPr>
            <w:r>
              <w:t>疑似异常数据列表</w:t>
            </w:r>
          </w:p>
        </w:tc>
        <w:tc>
          <w:tcPr>
            <w:tcW w:w="1744" w:type="dxa"/>
          </w:tcPr>
          <w:p w14:paraId="39A658E2">
            <w:pPr>
              <w:pStyle w:val="58"/>
            </w:pPr>
            <w:r>
              <w:t>关联任务或源数据标识、生成时间、成果类型、核心结果字段、质量状态。</w:t>
            </w:r>
          </w:p>
        </w:tc>
        <w:tc>
          <w:tcPr>
            <w:tcW w:w="1744" w:type="dxa"/>
          </w:tcPr>
          <w:p w14:paraId="3DACAF31">
            <w:pPr>
              <w:pStyle w:val="58"/>
            </w:pPr>
            <w:r>
              <w:t>O</w:t>
            </w:r>
          </w:p>
        </w:tc>
      </w:tr>
      <w:tr w14:paraId="5CE1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B5E7B30">
            <w:pPr>
              <w:pStyle w:val="58"/>
            </w:pPr>
            <w:r>
              <w:rPr>
                <w:rFonts w:hint="eastAsia"/>
              </w:rPr>
              <w:t>SYC</w:t>
            </w:r>
            <w:r>
              <w:t>-</w:t>
            </w:r>
            <w:r>
              <w:rPr>
                <w:rFonts w:hint="eastAsia"/>
              </w:rPr>
              <w:t>GYSJ-WXYG</w:t>
            </w:r>
            <w:r>
              <w:t>-</w:t>
            </w:r>
            <w:r>
              <w:rPr>
                <w:rFonts w:hint="eastAsia"/>
              </w:rPr>
              <w:t>HGYC-YCCL-YCJC</w:t>
            </w:r>
            <w:r>
              <w:t>-05</w:t>
            </w:r>
          </w:p>
        </w:tc>
        <w:tc>
          <w:tcPr>
            <w:tcW w:w="1744" w:type="dxa"/>
          </w:tcPr>
          <w:p w14:paraId="22A8D148">
            <w:pPr>
              <w:pStyle w:val="58"/>
            </w:pPr>
            <w:r>
              <w:t>下游模块或成果库</w:t>
            </w:r>
          </w:p>
        </w:tc>
        <w:tc>
          <w:tcPr>
            <w:tcW w:w="1744" w:type="dxa"/>
          </w:tcPr>
          <w:p w14:paraId="41717FE9">
            <w:pPr>
              <w:pStyle w:val="58"/>
            </w:pPr>
            <w:r>
              <w:t>检测进度报告</w:t>
            </w:r>
          </w:p>
        </w:tc>
        <w:tc>
          <w:tcPr>
            <w:tcW w:w="1744" w:type="dxa"/>
          </w:tcPr>
          <w:p w14:paraId="3A44F5CC">
            <w:pPr>
              <w:pStyle w:val="58"/>
            </w:pPr>
            <w:r>
              <w:t>关联任务或源数据标识、生成时间、成果类型、核心结果字段、质量状态。</w:t>
            </w:r>
          </w:p>
        </w:tc>
        <w:tc>
          <w:tcPr>
            <w:tcW w:w="1744" w:type="dxa"/>
          </w:tcPr>
          <w:p w14:paraId="02965906">
            <w:pPr>
              <w:pStyle w:val="58"/>
            </w:pPr>
            <w:r>
              <w:t>O</w:t>
            </w:r>
          </w:p>
        </w:tc>
      </w:tr>
      <w:tr w14:paraId="54FE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F8277C0">
            <w:pPr>
              <w:pStyle w:val="58"/>
            </w:pPr>
            <w:r>
              <w:rPr>
                <w:rFonts w:hint="eastAsia"/>
              </w:rPr>
              <w:t>SYC</w:t>
            </w:r>
            <w:r>
              <w:t>-</w:t>
            </w:r>
            <w:r>
              <w:rPr>
                <w:rFonts w:hint="eastAsia"/>
              </w:rPr>
              <w:t>GYSJ-WXYG</w:t>
            </w:r>
            <w:r>
              <w:t>-</w:t>
            </w:r>
            <w:r>
              <w:rPr>
                <w:rFonts w:hint="eastAsia"/>
              </w:rPr>
              <w:t>HGYC-YCCL-YCJC</w:t>
            </w:r>
            <w:r>
              <w:t>-06</w:t>
            </w:r>
          </w:p>
        </w:tc>
        <w:tc>
          <w:tcPr>
            <w:tcW w:w="1744" w:type="dxa"/>
          </w:tcPr>
          <w:p w14:paraId="2B38F56A">
            <w:pPr>
              <w:pStyle w:val="58"/>
            </w:pPr>
            <w:r>
              <w:t>下游模块或成果库</w:t>
            </w:r>
          </w:p>
        </w:tc>
        <w:tc>
          <w:tcPr>
            <w:tcW w:w="1744" w:type="dxa"/>
          </w:tcPr>
          <w:p w14:paraId="432BB63B">
            <w:pPr>
              <w:pStyle w:val="58"/>
            </w:pPr>
            <w:r>
              <w:t>检测日志</w:t>
            </w:r>
          </w:p>
        </w:tc>
        <w:tc>
          <w:tcPr>
            <w:tcW w:w="1744" w:type="dxa"/>
          </w:tcPr>
          <w:p w14:paraId="7EFABD49">
            <w:pPr>
              <w:pStyle w:val="58"/>
            </w:pPr>
            <w:r>
              <w:t>关联任务或源数据标识、生成时间、成果类型、核心结果字段、质量状态。</w:t>
            </w:r>
          </w:p>
        </w:tc>
        <w:tc>
          <w:tcPr>
            <w:tcW w:w="1744" w:type="dxa"/>
          </w:tcPr>
          <w:p w14:paraId="743CA123">
            <w:pPr>
              <w:pStyle w:val="58"/>
            </w:pPr>
            <w:r>
              <w:t>O</w:t>
            </w:r>
          </w:p>
        </w:tc>
      </w:tr>
      <w:tr w14:paraId="47BE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A2E871F">
            <w:pPr>
              <w:pStyle w:val="58"/>
            </w:pPr>
            <w:r>
              <w:rPr>
                <w:rFonts w:hint="eastAsia"/>
              </w:rPr>
              <w:t>SYC</w:t>
            </w:r>
            <w:r>
              <w:t>-</w:t>
            </w:r>
            <w:r>
              <w:rPr>
                <w:rFonts w:hint="eastAsia"/>
              </w:rPr>
              <w:t>GYSJ-WXYG</w:t>
            </w:r>
            <w:r>
              <w:t>-</w:t>
            </w:r>
            <w:r>
              <w:rPr>
                <w:rFonts w:hint="eastAsia"/>
              </w:rPr>
              <w:t>HGYC-YCCL-YCJC</w:t>
            </w:r>
            <w:r>
              <w:t>-07</w:t>
            </w:r>
          </w:p>
        </w:tc>
        <w:tc>
          <w:tcPr>
            <w:tcW w:w="1744" w:type="dxa"/>
          </w:tcPr>
          <w:p w14:paraId="76027BF0">
            <w:pPr>
              <w:pStyle w:val="58"/>
            </w:pPr>
            <w:r>
              <w:t>下游模块或成果库</w:t>
            </w:r>
          </w:p>
        </w:tc>
        <w:tc>
          <w:tcPr>
            <w:tcW w:w="1744" w:type="dxa"/>
          </w:tcPr>
          <w:p w14:paraId="5859918F">
            <w:pPr>
              <w:pStyle w:val="58"/>
            </w:pPr>
            <w:r>
              <w:t>数据库更新结果</w:t>
            </w:r>
          </w:p>
        </w:tc>
        <w:tc>
          <w:tcPr>
            <w:tcW w:w="1744" w:type="dxa"/>
          </w:tcPr>
          <w:p w14:paraId="7F320006">
            <w:pPr>
              <w:pStyle w:val="58"/>
            </w:pPr>
            <w:r>
              <w:t>关联任务或源数据标识、生成时间、成果类型、核心结果字段、质量状态。</w:t>
            </w:r>
          </w:p>
        </w:tc>
        <w:tc>
          <w:tcPr>
            <w:tcW w:w="1744" w:type="dxa"/>
          </w:tcPr>
          <w:p w14:paraId="3C37E7A8">
            <w:pPr>
              <w:pStyle w:val="58"/>
            </w:pPr>
            <w:r>
              <w:t>O</w:t>
            </w:r>
          </w:p>
        </w:tc>
      </w:tr>
    </w:tbl>
    <w:p w14:paraId="0299D1F7">
      <w:pPr>
        <w:pStyle w:val="7"/>
      </w:pPr>
      <w:r>
        <w:rPr>
          <w:rFonts w:hint="eastAsia"/>
        </w:rPr>
        <w:t>处理逻辑</w:t>
      </w:r>
    </w:p>
    <w:p w14:paraId="62189EF6">
      <w:pPr>
        <w:widowControl w:val="0"/>
        <w:numPr>
          <w:ilvl w:val="0"/>
          <w:numId w:val="39"/>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输入有效性检查：校验待检测数据的类型、时间范围、空间范围、质量状态以及检测参数是否完整有效</w:t>
      </w:r>
      <w:r>
        <w:rPr>
          <w:rFonts w:hint="eastAsia" w:asciiTheme="minorEastAsia" w:hAnsiTheme="minorEastAsia" w:cstheme="minorEastAsia"/>
          <w:szCs w:val="21"/>
        </w:rPr>
        <w:t>。</w:t>
      </w:r>
    </w:p>
    <w:p w14:paraId="65971FFB">
      <w:pPr>
        <w:widowControl w:val="0"/>
        <w:numPr>
          <w:ilvl w:val="0"/>
          <w:numId w:val="39"/>
        </w:numPr>
        <w:snapToGrid/>
        <w:ind w:firstLine="480"/>
        <w:rPr>
          <w:rFonts w:hint="eastAsia" w:asciiTheme="minorEastAsia" w:hAnsiTheme="minorEastAsia" w:cstheme="minorEastAsia"/>
          <w:szCs w:val="21"/>
        </w:rPr>
      </w:pPr>
      <w:r>
        <w:rPr>
          <w:rFonts w:asciiTheme="minorEastAsia" w:hAnsiTheme="minorEastAsia" w:cstheme="minorEastAsia"/>
          <w:szCs w:val="21"/>
        </w:rPr>
        <w:t>异常检测：调用相应检测算法，对热红外辐射、形变等数据进行时序或空间异常计算</w:t>
      </w:r>
      <w:r>
        <w:rPr>
          <w:rFonts w:hint="eastAsia" w:asciiTheme="minorEastAsia" w:hAnsiTheme="minorEastAsia" w:cstheme="minorEastAsia"/>
          <w:szCs w:val="21"/>
        </w:rPr>
        <w:t>。</w:t>
      </w:r>
    </w:p>
    <w:p w14:paraId="71B2BE24">
      <w:pPr>
        <w:widowControl w:val="0"/>
        <w:numPr>
          <w:ilvl w:val="0"/>
          <w:numId w:val="39"/>
        </w:numPr>
        <w:snapToGrid/>
        <w:ind w:firstLine="480"/>
        <w:rPr>
          <w:rFonts w:hint="eastAsia" w:asciiTheme="minorEastAsia" w:hAnsiTheme="minorEastAsia" w:cstheme="minorEastAsia"/>
          <w:szCs w:val="21"/>
        </w:rPr>
      </w:pPr>
      <w:r>
        <w:rPr>
          <w:rFonts w:asciiTheme="minorEastAsia" w:hAnsiTheme="minorEastAsia" w:cstheme="minorEastAsia"/>
          <w:szCs w:val="21"/>
        </w:rPr>
        <w:t>异常筛选：按照设定阈值、持续时间和空间聚集程度筛选疑似异常，剔除明显无效结果</w:t>
      </w:r>
      <w:r>
        <w:rPr>
          <w:rFonts w:hint="eastAsia" w:asciiTheme="minorEastAsia" w:hAnsiTheme="minorEastAsia" w:cstheme="minorEastAsia"/>
          <w:szCs w:val="21"/>
        </w:rPr>
        <w:t>。</w:t>
      </w:r>
    </w:p>
    <w:p w14:paraId="713562BC">
      <w:pPr>
        <w:widowControl w:val="0"/>
        <w:numPr>
          <w:ilvl w:val="0"/>
          <w:numId w:val="39"/>
        </w:numPr>
        <w:snapToGrid/>
        <w:ind w:firstLine="480"/>
        <w:rPr>
          <w:rFonts w:hint="eastAsia" w:asciiTheme="minorEastAsia" w:hAnsiTheme="minorEastAsia" w:cstheme="minorEastAsia"/>
          <w:szCs w:val="21"/>
        </w:rPr>
      </w:pPr>
      <w:r>
        <w:rPr>
          <w:rFonts w:asciiTheme="minorEastAsia" w:hAnsiTheme="minorEastAsia" w:cstheme="minorEastAsia"/>
          <w:szCs w:val="21"/>
        </w:rPr>
        <w:t>数据标记与存储：为疑似异常记录异常类型、位置、强度、时间和检测依据，并保存检测结果</w:t>
      </w:r>
      <w:r>
        <w:rPr>
          <w:rFonts w:hint="eastAsia" w:asciiTheme="minorEastAsia" w:hAnsiTheme="minorEastAsia" w:cstheme="minorEastAsia"/>
          <w:szCs w:val="21"/>
        </w:rPr>
        <w:t>。</w:t>
      </w:r>
    </w:p>
    <w:p w14:paraId="2819C9A6">
      <w:pPr>
        <w:pStyle w:val="7"/>
      </w:pPr>
      <w:r>
        <w:rPr>
          <w:rFonts w:hint="eastAsia"/>
        </w:rPr>
        <w:t>异常与错误处理</w:t>
      </w:r>
    </w:p>
    <w:p w14:paraId="0059A8D2">
      <w:pPr>
        <w:ind w:firstLine="480"/>
      </w:pPr>
      <w:r>
        <w:rPr>
          <w:rFonts w:hint="eastAsia"/>
        </w:rPr>
        <w:t>当输入数据无效（如字段缺失、格式错乱）时，系统自动拒绝处理并返回错误提示，通知数据接入模块重新提供有效数据；当检测过程中算法执行失败（如阈值参数配置错误）时，系统触发告警并记录错误日志，管理员可通过系统后台调整阈值参数后重新启动检测任务；当疑似异常数据量超出预设阈值（如单次检测异常数据量占比≥50%）时，系统提示管理员核查阈值设置是否合理，避免因阈值过低导致大量假阳性异常。</w:t>
      </w:r>
    </w:p>
    <w:p w14:paraId="0AAE26A8">
      <w:pPr>
        <w:pStyle w:val="6"/>
      </w:pPr>
      <w:r>
        <w:rPr>
          <w:rFonts w:hint="eastAsia"/>
        </w:rPr>
        <w:t>地震异常信息识别提取功能（SYC</w:t>
      </w:r>
      <w:r>
        <w:t>-</w:t>
      </w:r>
      <w:r>
        <w:rPr>
          <w:rFonts w:hint="eastAsia"/>
        </w:rPr>
        <w:t>GYSJ-WXYG</w:t>
      </w:r>
      <w:r>
        <w:t>-</w:t>
      </w:r>
      <w:r>
        <w:rPr>
          <w:rFonts w:hint="eastAsia"/>
        </w:rPr>
        <w:t>HGYC-YCCL-YCTQ）</w:t>
      </w:r>
    </w:p>
    <w:p w14:paraId="560DAE82">
      <w:pPr>
        <w:pStyle w:val="7"/>
      </w:pPr>
      <w:r>
        <w:rPr>
          <w:rFonts w:hint="eastAsia"/>
        </w:rPr>
        <w:t>功能描述</w:t>
      </w:r>
    </w:p>
    <w:p w14:paraId="65EC9146">
      <w:pPr>
        <w:ind w:firstLine="480"/>
      </w:pPr>
      <w:r>
        <w:rPr>
          <w:rFonts w:hint="eastAsia"/>
        </w:rPr>
        <w:t>该功能针对异常检测模块输出的疑似异常数据，提取时间、空间、强度三维特征参数，通过空间聚类算法与图像处理技术确定异常区域边界，计算异常区域的核心参数（面积、辐射亮度均值等），生成异常区域矢量边界文件，关联特征参数并标记“待分析”状态，为相关性分析提供结构化的异常特征数据与空间范围数据。</w:t>
      </w:r>
    </w:p>
    <w:p w14:paraId="023BA94E">
      <w:pPr>
        <w:ind w:firstLine="480"/>
      </w:pPr>
    </w:p>
    <w:p w14:paraId="7234A951">
      <w:pPr>
        <w:ind w:firstLine="480"/>
      </w:pPr>
    </w:p>
    <w:p w14:paraId="3F8E161A">
      <w:pPr>
        <w:pStyle w:val="7"/>
      </w:pPr>
      <w:r>
        <w:rPr>
          <w:rFonts w:hint="eastAsia"/>
        </w:rPr>
        <w:t>输入输出</w:t>
      </w:r>
    </w:p>
    <w:p w14:paraId="48F2BDF5">
      <w:pPr>
        <w:pStyle w:val="106"/>
        <w:rPr>
          <w:rFonts w:hint="eastAsia"/>
        </w:rPr>
      </w:pPr>
      <w:bookmarkStart w:id="393" w:name="_Toc24054996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26</w:t>
      </w:r>
      <w:r>
        <w:rPr>
          <w:rFonts w:hint="eastAsia"/>
        </w:rPr>
        <w:fldChar w:fldCharType="end"/>
      </w:r>
      <w:r>
        <w:rPr>
          <w:rFonts w:hint="eastAsia"/>
        </w:rPr>
        <w:t>地震异常信息识别提取功能输入输出表</w:t>
      </w:r>
      <w:bookmarkEnd w:id="39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BFA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236E4A08">
            <w:pPr>
              <w:pStyle w:val="57"/>
            </w:pPr>
            <w:r>
              <w:t>标识</w:t>
            </w:r>
          </w:p>
        </w:tc>
        <w:tc>
          <w:tcPr>
            <w:tcW w:w="1744" w:type="dxa"/>
            <w:shd w:val="clear" w:color="auto" w:fill="D8D8D8" w:themeFill="background1" w:themeFillShade="D9"/>
          </w:tcPr>
          <w:p w14:paraId="591AC934">
            <w:pPr>
              <w:pStyle w:val="57"/>
            </w:pPr>
            <w:r>
              <w:t>交互对象</w:t>
            </w:r>
          </w:p>
        </w:tc>
        <w:tc>
          <w:tcPr>
            <w:tcW w:w="1744" w:type="dxa"/>
            <w:shd w:val="clear" w:color="auto" w:fill="D8D8D8" w:themeFill="background1" w:themeFillShade="D9"/>
          </w:tcPr>
          <w:p w14:paraId="73A5C7D9">
            <w:pPr>
              <w:pStyle w:val="57"/>
            </w:pPr>
            <w:r>
              <w:t>数据名称</w:t>
            </w:r>
          </w:p>
        </w:tc>
        <w:tc>
          <w:tcPr>
            <w:tcW w:w="1744" w:type="dxa"/>
            <w:shd w:val="clear" w:color="auto" w:fill="D8D8D8" w:themeFill="background1" w:themeFillShade="D9"/>
          </w:tcPr>
          <w:p w14:paraId="39F0C89E">
            <w:pPr>
              <w:pStyle w:val="57"/>
            </w:pPr>
            <w:r>
              <w:t>数据内容</w:t>
            </w:r>
          </w:p>
        </w:tc>
        <w:tc>
          <w:tcPr>
            <w:tcW w:w="1744" w:type="dxa"/>
            <w:shd w:val="clear" w:color="auto" w:fill="D8D8D8" w:themeFill="background1" w:themeFillShade="D9"/>
          </w:tcPr>
          <w:p w14:paraId="654D27BE">
            <w:pPr>
              <w:pStyle w:val="57"/>
            </w:pPr>
            <w:r>
              <w:t>I/O</w:t>
            </w:r>
          </w:p>
        </w:tc>
      </w:tr>
      <w:tr w14:paraId="0C39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7504FB4">
            <w:pPr>
              <w:pStyle w:val="58"/>
            </w:pPr>
            <w:r>
              <w:rPr>
                <w:rFonts w:hint="eastAsia"/>
              </w:rPr>
              <w:t>SYC</w:t>
            </w:r>
            <w:r>
              <w:t>-</w:t>
            </w:r>
            <w:r>
              <w:rPr>
                <w:rFonts w:hint="eastAsia"/>
              </w:rPr>
              <w:t>GYSJ-WXYG</w:t>
            </w:r>
            <w:r>
              <w:t>-</w:t>
            </w:r>
            <w:r>
              <w:rPr>
                <w:rFonts w:hint="eastAsia"/>
              </w:rPr>
              <w:t>HGYC-YCCL-YCTQ</w:t>
            </w:r>
            <w:r>
              <w:t>-01</w:t>
            </w:r>
          </w:p>
        </w:tc>
        <w:tc>
          <w:tcPr>
            <w:tcW w:w="1744" w:type="dxa"/>
          </w:tcPr>
          <w:p w14:paraId="1F0E7B84">
            <w:pPr>
              <w:pStyle w:val="58"/>
            </w:pPr>
            <w:r>
              <w:t>异常检测功能</w:t>
            </w:r>
          </w:p>
        </w:tc>
        <w:tc>
          <w:tcPr>
            <w:tcW w:w="1744" w:type="dxa"/>
          </w:tcPr>
          <w:p w14:paraId="09A5499A">
            <w:pPr>
              <w:pStyle w:val="58"/>
            </w:pPr>
            <w:r>
              <w:t>疑似异常数据</w:t>
            </w:r>
          </w:p>
        </w:tc>
        <w:tc>
          <w:tcPr>
            <w:tcW w:w="1744" w:type="dxa"/>
          </w:tcPr>
          <w:p w14:paraId="250559D6">
            <w:pPr>
              <w:pStyle w:val="58"/>
            </w:pPr>
            <w:r>
              <w:t>来源标识、数据类型、业务时间、空间范围、格式/结构。</w:t>
            </w:r>
          </w:p>
        </w:tc>
        <w:tc>
          <w:tcPr>
            <w:tcW w:w="1744" w:type="dxa"/>
          </w:tcPr>
          <w:p w14:paraId="595425C1">
            <w:pPr>
              <w:pStyle w:val="58"/>
            </w:pPr>
            <w:r>
              <w:t>I</w:t>
            </w:r>
          </w:p>
        </w:tc>
      </w:tr>
      <w:tr w14:paraId="5F14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E5C2E02">
            <w:pPr>
              <w:pStyle w:val="58"/>
            </w:pPr>
            <w:r>
              <w:t>SYC-GYSJ-WXYG-HGYC-YCCL-YCTQ-02</w:t>
            </w:r>
          </w:p>
        </w:tc>
        <w:tc>
          <w:tcPr>
            <w:tcW w:w="1744" w:type="dxa"/>
          </w:tcPr>
          <w:p w14:paraId="015DBDED">
            <w:pPr>
              <w:pStyle w:val="58"/>
            </w:pPr>
            <w:r>
              <w:t>系统配置</w:t>
            </w:r>
          </w:p>
        </w:tc>
        <w:tc>
          <w:tcPr>
            <w:tcW w:w="1744" w:type="dxa"/>
          </w:tcPr>
          <w:p w14:paraId="044BCD3F">
            <w:pPr>
              <w:pStyle w:val="58"/>
            </w:pPr>
            <w:r>
              <w:t>空间分析参数</w:t>
            </w:r>
          </w:p>
        </w:tc>
        <w:tc>
          <w:tcPr>
            <w:tcW w:w="1744" w:type="dxa"/>
          </w:tcPr>
          <w:p w14:paraId="6B0D9A70">
            <w:pPr>
              <w:pStyle w:val="58"/>
            </w:pPr>
            <w:r>
              <w:t>来源标识、数据类型、业务时间、空间范围、格式/结构。</w:t>
            </w:r>
          </w:p>
        </w:tc>
        <w:tc>
          <w:tcPr>
            <w:tcW w:w="1744" w:type="dxa"/>
          </w:tcPr>
          <w:p w14:paraId="03EABB00">
            <w:pPr>
              <w:pStyle w:val="58"/>
            </w:pPr>
            <w:r>
              <w:t>I</w:t>
            </w:r>
          </w:p>
        </w:tc>
      </w:tr>
      <w:tr w14:paraId="23DC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7C09BF0">
            <w:pPr>
              <w:pStyle w:val="58"/>
            </w:pPr>
            <w:r>
              <w:t>SYC-GYSJ-WXYG-HGYC-YCCL-YCTQ-03</w:t>
            </w:r>
          </w:p>
        </w:tc>
        <w:tc>
          <w:tcPr>
            <w:tcW w:w="1744" w:type="dxa"/>
          </w:tcPr>
          <w:p w14:paraId="732B2053">
            <w:pPr>
              <w:pStyle w:val="58"/>
            </w:pPr>
            <w:r>
              <w:t>地震数据灾备与大数据管理子系统</w:t>
            </w:r>
          </w:p>
        </w:tc>
        <w:tc>
          <w:tcPr>
            <w:tcW w:w="1744" w:type="dxa"/>
          </w:tcPr>
          <w:p w14:paraId="5883FDB2">
            <w:pPr>
              <w:pStyle w:val="58"/>
            </w:pPr>
            <w:r>
              <w:t>基础地理数据</w:t>
            </w:r>
          </w:p>
        </w:tc>
        <w:tc>
          <w:tcPr>
            <w:tcW w:w="1744" w:type="dxa"/>
          </w:tcPr>
          <w:p w14:paraId="5AA88515">
            <w:pPr>
              <w:pStyle w:val="58"/>
            </w:pPr>
            <w:r>
              <w:t>来源标识、数据类型、业务时间、空间范围、格式/结构。</w:t>
            </w:r>
          </w:p>
        </w:tc>
        <w:tc>
          <w:tcPr>
            <w:tcW w:w="1744" w:type="dxa"/>
          </w:tcPr>
          <w:p w14:paraId="0E06544B">
            <w:pPr>
              <w:pStyle w:val="58"/>
            </w:pPr>
            <w:r>
              <w:t>I</w:t>
            </w:r>
          </w:p>
        </w:tc>
      </w:tr>
      <w:tr w14:paraId="5B6C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BC16B84">
            <w:pPr>
              <w:pStyle w:val="58"/>
            </w:pPr>
            <w:r>
              <w:rPr>
                <w:rFonts w:hint="eastAsia"/>
              </w:rPr>
              <w:t>SYC</w:t>
            </w:r>
            <w:r>
              <w:t>-</w:t>
            </w:r>
            <w:r>
              <w:rPr>
                <w:rFonts w:hint="eastAsia"/>
              </w:rPr>
              <w:t>GYSJ-WXYG</w:t>
            </w:r>
            <w:r>
              <w:t>-</w:t>
            </w:r>
            <w:r>
              <w:rPr>
                <w:rFonts w:hint="eastAsia"/>
              </w:rPr>
              <w:t>HGYC-YCCL-YCTQ</w:t>
            </w:r>
            <w:r>
              <w:t>-04</w:t>
            </w:r>
          </w:p>
        </w:tc>
        <w:tc>
          <w:tcPr>
            <w:tcW w:w="1744" w:type="dxa"/>
          </w:tcPr>
          <w:p w14:paraId="26468849">
            <w:pPr>
              <w:pStyle w:val="58"/>
            </w:pPr>
            <w:r>
              <w:t>下游模块或成果库</w:t>
            </w:r>
          </w:p>
        </w:tc>
        <w:tc>
          <w:tcPr>
            <w:tcW w:w="1744" w:type="dxa"/>
          </w:tcPr>
          <w:p w14:paraId="7AE7307B">
            <w:pPr>
              <w:pStyle w:val="58"/>
            </w:pPr>
            <w:r>
              <w:t>异常区域特征报告</w:t>
            </w:r>
          </w:p>
        </w:tc>
        <w:tc>
          <w:tcPr>
            <w:tcW w:w="1744" w:type="dxa"/>
          </w:tcPr>
          <w:p w14:paraId="123BE854">
            <w:pPr>
              <w:pStyle w:val="58"/>
            </w:pPr>
            <w:r>
              <w:t>关联任务或源数据标识、生成时间、成果类型、核心结果字段、质量状态。</w:t>
            </w:r>
          </w:p>
        </w:tc>
        <w:tc>
          <w:tcPr>
            <w:tcW w:w="1744" w:type="dxa"/>
          </w:tcPr>
          <w:p w14:paraId="1F4CABEB">
            <w:pPr>
              <w:pStyle w:val="58"/>
            </w:pPr>
            <w:r>
              <w:t>O</w:t>
            </w:r>
          </w:p>
        </w:tc>
      </w:tr>
      <w:tr w14:paraId="1ABB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E68D179">
            <w:pPr>
              <w:pStyle w:val="58"/>
            </w:pPr>
            <w:r>
              <w:rPr>
                <w:rFonts w:hint="eastAsia"/>
              </w:rPr>
              <w:t>SYC</w:t>
            </w:r>
            <w:r>
              <w:t>-</w:t>
            </w:r>
            <w:r>
              <w:rPr>
                <w:rFonts w:hint="eastAsia"/>
              </w:rPr>
              <w:t>GYSJ-WXYG</w:t>
            </w:r>
            <w:r>
              <w:t>-</w:t>
            </w:r>
            <w:r>
              <w:rPr>
                <w:rFonts w:hint="eastAsia"/>
              </w:rPr>
              <w:t>HGYC-YCCL-YCTQ</w:t>
            </w:r>
            <w:r>
              <w:t>-05</w:t>
            </w:r>
          </w:p>
        </w:tc>
        <w:tc>
          <w:tcPr>
            <w:tcW w:w="1744" w:type="dxa"/>
          </w:tcPr>
          <w:p w14:paraId="7638EBB7">
            <w:pPr>
              <w:pStyle w:val="58"/>
            </w:pPr>
            <w:r>
              <w:t>下游模块或成果库</w:t>
            </w:r>
          </w:p>
        </w:tc>
        <w:tc>
          <w:tcPr>
            <w:tcW w:w="1744" w:type="dxa"/>
          </w:tcPr>
          <w:p w14:paraId="00B7C6BE">
            <w:pPr>
              <w:pStyle w:val="58"/>
            </w:pPr>
            <w:r>
              <w:t>异常区域矢量文件</w:t>
            </w:r>
          </w:p>
        </w:tc>
        <w:tc>
          <w:tcPr>
            <w:tcW w:w="1744" w:type="dxa"/>
          </w:tcPr>
          <w:p w14:paraId="255012DC">
            <w:pPr>
              <w:pStyle w:val="58"/>
            </w:pPr>
            <w:r>
              <w:t>异常区域矢量文件（格式Shapefile/GeoJSON、含边界坐标、异常ID、特征参数）。</w:t>
            </w:r>
          </w:p>
        </w:tc>
        <w:tc>
          <w:tcPr>
            <w:tcW w:w="1744" w:type="dxa"/>
          </w:tcPr>
          <w:p w14:paraId="0BF03F5E">
            <w:pPr>
              <w:pStyle w:val="58"/>
            </w:pPr>
            <w:r>
              <w:t>O</w:t>
            </w:r>
          </w:p>
        </w:tc>
      </w:tr>
      <w:tr w14:paraId="1311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E430791">
            <w:pPr>
              <w:pStyle w:val="58"/>
            </w:pPr>
            <w:r>
              <w:rPr>
                <w:rFonts w:hint="eastAsia"/>
              </w:rPr>
              <w:t>SYC</w:t>
            </w:r>
            <w:r>
              <w:t>-</w:t>
            </w:r>
            <w:r>
              <w:rPr>
                <w:rFonts w:hint="eastAsia"/>
              </w:rPr>
              <w:t>GYSJ-WXYG</w:t>
            </w:r>
            <w:r>
              <w:t>-</w:t>
            </w:r>
            <w:r>
              <w:rPr>
                <w:rFonts w:hint="eastAsia"/>
              </w:rPr>
              <w:t>HGYC-YCCL-YCTQ</w:t>
            </w:r>
            <w:r>
              <w:t>-06</w:t>
            </w:r>
          </w:p>
        </w:tc>
        <w:tc>
          <w:tcPr>
            <w:tcW w:w="1744" w:type="dxa"/>
          </w:tcPr>
          <w:p w14:paraId="5C861FC7">
            <w:pPr>
              <w:pStyle w:val="58"/>
            </w:pPr>
            <w:r>
              <w:t>下游模块或成果库</w:t>
            </w:r>
          </w:p>
        </w:tc>
        <w:tc>
          <w:tcPr>
            <w:tcW w:w="1744" w:type="dxa"/>
          </w:tcPr>
          <w:p w14:paraId="207DEC2D">
            <w:pPr>
              <w:pStyle w:val="58"/>
            </w:pPr>
            <w:r>
              <w:t>提取日志</w:t>
            </w:r>
          </w:p>
        </w:tc>
        <w:tc>
          <w:tcPr>
            <w:tcW w:w="1744" w:type="dxa"/>
          </w:tcPr>
          <w:p w14:paraId="19DA3219">
            <w:pPr>
              <w:pStyle w:val="58"/>
            </w:pPr>
            <w:r>
              <w:t>关联任务或源数据标识、生成时间、成果类型、核心结果字段、质量状态。</w:t>
            </w:r>
          </w:p>
        </w:tc>
        <w:tc>
          <w:tcPr>
            <w:tcW w:w="1744" w:type="dxa"/>
          </w:tcPr>
          <w:p w14:paraId="62C0A1F3">
            <w:pPr>
              <w:pStyle w:val="58"/>
            </w:pPr>
            <w:r>
              <w:t>O</w:t>
            </w:r>
          </w:p>
        </w:tc>
      </w:tr>
      <w:tr w14:paraId="2EF5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023D448">
            <w:pPr>
              <w:pStyle w:val="58"/>
            </w:pPr>
            <w:r>
              <w:rPr>
                <w:rFonts w:hint="eastAsia"/>
              </w:rPr>
              <w:t>SYC</w:t>
            </w:r>
            <w:r>
              <w:t>-</w:t>
            </w:r>
            <w:r>
              <w:rPr>
                <w:rFonts w:hint="eastAsia"/>
              </w:rPr>
              <w:t>GYSJ-WXYG</w:t>
            </w:r>
            <w:r>
              <w:t>-</w:t>
            </w:r>
            <w:r>
              <w:rPr>
                <w:rFonts w:hint="eastAsia"/>
              </w:rPr>
              <w:t>HGYC-YCCL-YCTQ</w:t>
            </w:r>
            <w:r>
              <w:t>-07</w:t>
            </w:r>
          </w:p>
        </w:tc>
        <w:tc>
          <w:tcPr>
            <w:tcW w:w="1744" w:type="dxa"/>
          </w:tcPr>
          <w:p w14:paraId="699390FD">
            <w:pPr>
              <w:pStyle w:val="58"/>
            </w:pPr>
            <w:r>
              <w:t>下游模块或成果库</w:t>
            </w:r>
          </w:p>
        </w:tc>
        <w:tc>
          <w:tcPr>
            <w:tcW w:w="1744" w:type="dxa"/>
          </w:tcPr>
          <w:p w14:paraId="5D2E3B03">
            <w:pPr>
              <w:pStyle w:val="58"/>
            </w:pPr>
            <w:r>
              <w:t>数据库更新结果</w:t>
            </w:r>
          </w:p>
        </w:tc>
        <w:tc>
          <w:tcPr>
            <w:tcW w:w="1744" w:type="dxa"/>
          </w:tcPr>
          <w:p w14:paraId="519ABAA8">
            <w:pPr>
              <w:pStyle w:val="58"/>
            </w:pPr>
            <w:r>
              <w:t>关联任务或源数据标识、生成时间、成果类型、核心结果字段、质量状态。</w:t>
            </w:r>
          </w:p>
        </w:tc>
        <w:tc>
          <w:tcPr>
            <w:tcW w:w="1744" w:type="dxa"/>
          </w:tcPr>
          <w:p w14:paraId="37F78D55">
            <w:pPr>
              <w:pStyle w:val="58"/>
            </w:pPr>
            <w:r>
              <w:t>O</w:t>
            </w:r>
          </w:p>
        </w:tc>
      </w:tr>
    </w:tbl>
    <w:p w14:paraId="261D83CE">
      <w:pPr>
        <w:pStyle w:val="7"/>
      </w:pPr>
      <w:r>
        <w:rPr>
          <w:rFonts w:hint="eastAsia"/>
        </w:rPr>
        <w:t>处理逻辑</w:t>
      </w:r>
    </w:p>
    <w:p w14:paraId="555630BB">
      <w:pPr>
        <w:widowControl w:val="0"/>
        <w:numPr>
          <w:ilvl w:val="0"/>
          <w:numId w:val="40"/>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输入有效性检查：检查疑似异常数据、空间分析参数和辅助数据是否完整且满足识别要求</w:t>
      </w:r>
      <w:r>
        <w:rPr>
          <w:rFonts w:hint="eastAsia" w:asciiTheme="minorEastAsia" w:hAnsiTheme="minorEastAsia" w:cstheme="minorEastAsia"/>
          <w:szCs w:val="21"/>
        </w:rPr>
        <w:t>。</w:t>
      </w:r>
    </w:p>
    <w:p w14:paraId="669846EE">
      <w:pPr>
        <w:widowControl w:val="0"/>
        <w:numPr>
          <w:ilvl w:val="0"/>
          <w:numId w:val="40"/>
        </w:numPr>
        <w:snapToGrid/>
        <w:ind w:firstLine="480"/>
        <w:rPr>
          <w:rFonts w:hint="eastAsia" w:asciiTheme="minorEastAsia" w:hAnsiTheme="minorEastAsia" w:cstheme="minorEastAsia"/>
          <w:szCs w:val="21"/>
        </w:rPr>
      </w:pPr>
      <w:r>
        <w:rPr>
          <w:rFonts w:asciiTheme="minorEastAsia" w:hAnsiTheme="minorEastAsia" w:cstheme="minorEastAsia"/>
          <w:szCs w:val="21"/>
        </w:rPr>
        <w:t>特征提取：提取异常出现时间、持续时间、峰值、变化趋势、空间位置和覆盖范围等特征</w:t>
      </w:r>
      <w:r>
        <w:rPr>
          <w:rFonts w:hint="eastAsia" w:asciiTheme="minorEastAsia" w:hAnsiTheme="minorEastAsia" w:cstheme="minorEastAsia"/>
          <w:szCs w:val="21"/>
        </w:rPr>
        <w:t>。</w:t>
      </w:r>
    </w:p>
    <w:p w14:paraId="7AE5FFDC">
      <w:pPr>
        <w:widowControl w:val="0"/>
        <w:numPr>
          <w:ilvl w:val="0"/>
          <w:numId w:val="40"/>
        </w:numPr>
        <w:snapToGrid/>
        <w:ind w:firstLine="480"/>
        <w:rPr>
          <w:rFonts w:hint="eastAsia" w:asciiTheme="minorEastAsia" w:hAnsiTheme="minorEastAsia" w:cstheme="minorEastAsia"/>
          <w:szCs w:val="21"/>
        </w:rPr>
      </w:pPr>
      <w:r>
        <w:rPr>
          <w:rFonts w:asciiTheme="minorEastAsia" w:hAnsiTheme="minorEastAsia" w:cstheme="minorEastAsia"/>
          <w:szCs w:val="21"/>
        </w:rPr>
        <w:t>空间分析：对异常区域进行聚合、边界提取和空间关系分析，识别异常的空间分布特征</w:t>
      </w:r>
      <w:r>
        <w:rPr>
          <w:rFonts w:hint="eastAsia" w:asciiTheme="minorEastAsia" w:hAnsiTheme="minorEastAsia" w:cstheme="minorEastAsia"/>
          <w:szCs w:val="21"/>
        </w:rPr>
        <w:t>。</w:t>
      </w:r>
    </w:p>
    <w:p w14:paraId="64958E3C">
      <w:pPr>
        <w:widowControl w:val="0"/>
        <w:numPr>
          <w:ilvl w:val="0"/>
          <w:numId w:val="40"/>
        </w:numPr>
        <w:snapToGrid/>
        <w:ind w:firstLine="480"/>
        <w:rPr>
          <w:rFonts w:hint="eastAsia" w:asciiTheme="minorEastAsia" w:hAnsiTheme="minorEastAsia" w:cstheme="minorEastAsia"/>
          <w:szCs w:val="21"/>
        </w:rPr>
      </w:pPr>
      <w:r>
        <w:rPr>
          <w:rFonts w:asciiTheme="minorEastAsia" w:hAnsiTheme="minorEastAsia" w:cstheme="minorEastAsia"/>
          <w:szCs w:val="21"/>
        </w:rPr>
        <w:t>参数计算：计算异常面积、强度、持续时间、变化率和空间聚集程度等指标</w:t>
      </w:r>
      <w:r>
        <w:rPr>
          <w:rFonts w:hint="eastAsia" w:asciiTheme="minorEastAsia" w:hAnsiTheme="minorEastAsia" w:cstheme="minorEastAsia"/>
          <w:szCs w:val="21"/>
        </w:rPr>
        <w:t>。</w:t>
      </w:r>
    </w:p>
    <w:p w14:paraId="587E829D">
      <w:pPr>
        <w:widowControl w:val="0"/>
        <w:numPr>
          <w:ilvl w:val="0"/>
          <w:numId w:val="40"/>
        </w:numPr>
        <w:snapToGrid/>
        <w:ind w:firstLine="480"/>
        <w:rPr>
          <w:rFonts w:hint="eastAsia" w:asciiTheme="minorEastAsia" w:hAnsiTheme="minorEastAsia" w:cstheme="minorEastAsia"/>
          <w:szCs w:val="21"/>
        </w:rPr>
      </w:pPr>
      <w:r>
        <w:rPr>
          <w:rFonts w:asciiTheme="minorEastAsia" w:hAnsiTheme="minorEastAsia" w:cstheme="minorEastAsia"/>
          <w:szCs w:val="21"/>
        </w:rPr>
        <w:t>成果生成与存储：生成异常特征记录和异常区域矢量成果，关联源数据后保存并更新处理状态</w:t>
      </w:r>
      <w:r>
        <w:rPr>
          <w:rFonts w:hint="eastAsia" w:asciiTheme="minorEastAsia" w:hAnsiTheme="minorEastAsia" w:cstheme="minorEastAsia"/>
          <w:szCs w:val="21"/>
        </w:rPr>
        <w:t>。</w:t>
      </w:r>
    </w:p>
    <w:p w14:paraId="0865B3AE">
      <w:pPr>
        <w:pStyle w:val="7"/>
      </w:pPr>
      <w:r>
        <w:rPr>
          <w:rFonts w:hint="eastAsia"/>
        </w:rPr>
        <w:t>异常与错误处理</w:t>
      </w:r>
    </w:p>
    <w:p w14:paraId="40AACA3E">
      <w:pPr>
        <w:ind w:firstLine="480"/>
      </w:pPr>
      <w:r>
        <w:rPr>
          <w:rFonts w:hint="eastAsia"/>
        </w:rPr>
        <w:t>当空间分析参数配置不合理（如聚类半径过大导致异常区域合并）时，系统提示管理员调整参数，重新执行提取操作；当聚类点数不足（如某疑似异常区域聚类点数＜5个）时，系统标记该异常为“无效异常”并记录原因，不纳入后续相关性分析；当矢量边界文件生成失败（如GIS引擎调用异常）时，系统触发告警并重试生成操作，重试3次仍失败则记录错误日志，通知技术人员排查GIS引擎故障。</w:t>
      </w:r>
    </w:p>
    <w:p w14:paraId="731D708E">
      <w:pPr>
        <w:pStyle w:val="5"/>
      </w:pPr>
      <w:bookmarkStart w:id="394" w:name="_Toc220368518"/>
      <w:bookmarkStart w:id="395" w:name="_Toc240550136"/>
      <w:r>
        <w:rPr>
          <w:rFonts w:hint="eastAsia"/>
        </w:rPr>
        <w:t>相关性分析模块</w:t>
      </w:r>
      <w:bookmarkEnd w:id="394"/>
      <w:r>
        <w:rPr>
          <w:rFonts w:hint="eastAsia"/>
        </w:rPr>
        <w:t>（SYC</w:t>
      </w:r>
      <w:r>
        <w:t>-</w:t>
      </w:r>
      <w:r>
        <w:rPr>
          <w:rFonts w:hint="eastAsia"/>
        </w:rPr>
        <w:t>GYSJ-WXYG</w:t>
      </w:r>
      <w:r>
        <w:t>-</w:t>
      </w:r>
      <w:r>
        <w:rPr>
          <w:rFonts w:hint="eastAsia"/>
        </w:rPr>
        <w:t>HGYC-XGFX）</w:t>
      </w:r>
      <w:bookmarkEnd w:id="395"/>
    </w:p>
    <w:p w14:paraId="4B73F517">
      <w:pPr>
        <w:pStyle w:val="6"/>
      </w:pPr>
      <w:r>
        <w:rPr>
          <w:rFonts w:hint="eastAsia"/>
        </w:rPr>
        <w:t>概述</w:t>
      </w:r>
    </w:p>
    <w:p w14:paraId="3A8E56C9">
      <w:pPr>
        <w:ind w:firstLine="480"/>
      </w:pPr>
      <w:r>
        <w:rPr>
          <w:rFonts w:hint="eastAsia"/>
        </w:rPr>
        <w:t>相关性分析模块是判定异常与地震关联性的关键环节，核心职责是将异常信息处理模块输出的异常特征数据与历史地震数据、区域气候数据、活动断裂带数据进行比对分析。从时间、空间、强度三维度验证异常信号与地震的相关性，排除气候、人为等非地震干扰因素，计算相关性系数，生成标准化分析报告，确定与地震相关的有效异常，为地震短临预测提供依据。</w:t>
      </w:r>
    </w:p>
    <w:p w14:paraId="01A43849">
      <w:pPr>
        <w:pStyle w:val="6"/>
      </w:pPr>
      <w:r>
        <w:rPr>
          <w:rFonts w:hint="eastAsia"/>
        </w:rPr>
        <w:t>模块组成</w:t>
      </w:r>
    </w:p>
    <w:p w14:paraId="14100524">
      <w:pPr>
        <w:pStyle w:val="59"/>
      </w:pPr>
      <w:r>
        <w:rPr>
          <w:rFonts w:hint="eastAsia"/>
        </w:rPr>
        <w:object>
          <v:shape id="_x0000_i1066" o:spt="75" type="#_x0000_t75" style="height:219.9pt;width:191.5pt;" o:ole="t" filled="f" o:preferrelative="t" stroked="f" coordsize="21600,21600">
            <v:path/>
            <v:fill on="f" focussize="0,0"/>
            <v:stroke on="f" joinstyle="miter"/>
            <v:imagedata r:id="rId112" o:title=""/>
            <o:lock v:ext="edit" aspectratio="f"/>
            <w10:wrap type="none"/>
            <w10:anchorlock/>
          </v:shape>
          <o:OLEObject Type="Embed" ProgID="Visio.Drawing.15" ShapeID="_x0000_i1066" DrawAspect="Content" ObjectID="_1468075766" r:id="rId111">
            <o:LockedField>false</o:LockedField>
          </o:OLEObject>
        </w:object>
      </w:r>
    </w:p>
    <w:p w14:paraId="45A1E788">
      <w:pPr>
        <w:pStyle w:val="110"/>
        <w:rPr>
          <w:rFonts w:hint="eastAsia"/>
        </w:rPr>
      </w:pPr>
      <w:bookmarkStart w:id="396" w:name="_Toc240550037"/>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25</w:t>
      </w:r>
      <w:r>
        <w:rPr>
          <w:rFonts w:hint="eastAsia"/>
        </w:rPr>
        <w:fldChar w:fldCharType="end"/>
      </w:r>
      <w:r>
        <w:rPr>
          <w:rFonts w:hint="eastAsia"/>
        </w:rPr>
        <w:t>相关性分析模块组成图</w:t>
      </w:r>
      <w:bookmarkEnd w:id="396"/>
    </w:p>
    <w:p w14:paraId="6F3C2D40">
      <w:pPr>
        <w:pStyle w:val="6"/>
      </w:pPr>
      <w:r>
        <w:rPr>
          <w:rFonts w:hint="eastAsia"/>
        </w:rPr>
        <w:t>交互关系</w:t>
      </w:r>
    </w:p>
    <w:p w14:paraId="72A0D480">
      <w:pPr>
        <w:ind w:firstLine="480"/>
      </w:pPr>
      <w:r>
        <w:rPr>
          <w:rFonts w:hint="eastAsia"/>
        </w:rPr>
        <w:t>模块交互关系图如下所示：</w:t>
      </w:r>
    </w:p>
    <w:p w14:paraId="1F053434">
      <w:pPr>
        <w:pStyle w:val="59"/>
      </w:pPr>
      <w:r>
        <w:rPr>
          <w:rFonts w:hint="eastAsia"/>
        </w:rPr>
        <w:object>
          <v:shape id="_x0000_i1067" o:spt="75" type="#_x0000_t75" style="height:153.8pt;width:208.65pt;" o:ole="t" filled="f" o:preferrelative="t" stroked="f" coordsize="21600,21600">
            <v:path/>
            <v:fill on="f" focussize="0,0"/>
            <v:stroke on="f" joinstyle="miter"/>
            <v:imagedata r:id="rId114" o:title=""/>
            <o:lock v:ext="edit" aspectratio="f"/>
            <w10:wrap type="none"/>
            <w10:anchorlock/>
          </v:shape>
          <o:OLEObject Type="Embed" ProgID="Visio.Drawing.15" ShapeID="_x0000_i1067" DrawAspect="Content" ObjectID="_1468075767" r:id="rId113">
            <o:LockedField>false</o:LockedField>
          </o:OLEObject>
        </w:object>
      </w:r>
    </w:p>
    <w:p w14:paraId="25B0728E">
      <w:pPr>
        <w:pStyle w:val="110"/>
        <w:rPr>
          <w:rFonts w:hint="eastAsia"/>
        </w:rPr>
      </w:pPr>
      <w:bookmarkStart w:id="397" w:name="_Toc240550038"/>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26</w:t>
      </w:r>
      <w:r>
        <w:rPr>
          <w:rFonts w:hint="eastAsia"/>
        </w:rPr>
        <w:fldChar w:fldCharType="end"/>
      </w:r>
      <w:r>
        <w:rPr>
          <w:rFonts w:hint="eastAsia"/>
        </w:rPr>
        <w:t>相关性分析模块交互关系图</w:t>
      </w:r>
      <w:bookmarkEnd w:id="397"/>
    </w:p>
    <w:p w14:paraId="7D2765E2">
      <w:pPr>
        <w:pStyle w:val="6"/>
      </w:pPr>
      <w:r>
        <w:rPr>
          <w:rFonts w:hint="eastAsia"/>
        </w:rPr>
        <w:t>地震异常相关性分析功能（SYC</w:t>
      </w:r>
      <w:r>
        <w:t>-</w:t>
      </w:r>
      <w:r>
        <w:rPr>
          <w:rFonts w:hint="eastAsia"/>
        </w:rPr>
        <w:t>GYSJ-WXYG</w:t>
      </w:r>
      <w:r>
        <w:t>-</w:t>
      </w:r>
      <w:r>
        <w:rPr>
          <w:rFonts w:hint="eastAsia"/>
        </w:rPr>
        <w:t>HGYC-XGFX-YCFX）</w:t>
      </w:r>
    </w:p>
    <w:p w14:paraId="6B7C870F">
      <w:pPr>
        <w:pStyle w:val="7"/>
      </w:pPr>
      <w:r>
        <w:rPr>
          <w:rFonts w:hint="eastAsia"/>
        </w:rPr>
        <w:t>功能描述</w:t>
      </w:r>
    </w:p>
    <w:p w14:paraId="23564350">
      <w:pPr>
        <w:ind w:firstLine="480"/>
      </w:pPr>
      <w:r>
        <w:rPr>
          <w:rFonts w:hint="eastAsia"/>
        </w:rPr>
        <w:t>该功能支持按异常ID批量创建相关性分析任务，从时间、空间、强度三维度比对异常特征与历史地震数据；结合区域气候数据排除降水、温度波动等非地震干扰；采用皮尔逊相关系数计算异常强度与震级的关联性，根据阈值判定结果状态（“强相关”“弱相关”“无相关”）；生成标准化相关性分析报告，包含比对结果、干扰排除说明、相关系数等信息，同步更新异常数据状态。。</w:t>
      </w:r>
    </w:p>
    <w:p w14:paraId="3F610717">
      <w:pPr>
        <w:pStyle w:val="7"/>
      </w:pPr>
      <w:r>
        <w:rPr>
          <w:rFonts w:hint="eastAsia"/>
        </w:rPr>
        <w:t>输入输出</w:t>
      </w:r>
    </w:p>
    <w:p w14:paraId="0859CB96">
      <w:pPr>
        <w:pStyle w:val="106"/>
        <w:rPr>
          <w:rFonts w:hint="eastAsia"/>
        </w:rPr>
      </w:pPr>
      <w:bookmarkStart w:id="398" w:name="_Toc24054996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27</w:t>
      </w:r>
      <w:r>
        <w:rPr>
          <w:rFonts w:hint="eastAsia"/>
        </w:rPr>
        <w:fldChar w:fldCharType="end"/>
      </w:r>
      <w:r>
        <w:rPr>
          <w:rFonts w:hint="eastAsia"/>
        </w:rPr>
        <w:t>地震异常相关性分析功能输入输出表</w:t>
      </w:r>
      <w:bookmarkEnd w:id="39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FBA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77E3DEE1">
            <w:pPr>
              <w:pStyle w:val="57"/>
            </w:pPr>
            <w:r>
              <w:t>标识</w:t>
            </w:r>
          </w:p>
        </w:tc>
        <w:tc>
          <w:tcPr>
            <w:tcW w:w="1744" w:type="dxa"/>
            <w:shd w:val="clear" w:color="auto" w:fill="D8D8D8" w:themeFill="background1" w:themeFillShade="D9"/>
          </w:tcPr>
          <w:p w14:paraId="7BEA5013">
            <w:pPr>
              <w:pStyle w:val="57"/>
            </w:pPr>
            <w:r>
              <w:t>交互对象</w:t>
            </w:r>
          </w:p>
        </w:tc>
        <w:tc>
          <w:tcPr>
            <w:tcW w:w="1744" w:type="dxa"/>
            <w:shd w:val="clear" w:color="auto" w:fill="D8D8D8" w:themeFill="background1" w:themeFillShade="D9"/>
          </w:tcPr>
          <w:p w14:paraId="670EF04C">
            <w:pPr>
              <w:pStyle w:val="57"/>
            </w:pPr>
            <w:r>
              <w:t>数据名称</w:t>
            </w:r>
          </w:p>
        </w:tc>
        <w:tc>
          <w:tcPr>
            <w:tcW w:w="1744" w:type="dxa"/>
            <w:shd w:val="clear" w:color="auto" w:fill="D8D8D8" w:themeFill="background1" w:themeFillShade="D9"/>
          </w:tcPr>
          <w:p w14:paraId="43257624">
            <w:pPr>
              <w:pStyle w:val="57"/>
            </w:pPr>
            <w:r>
              <w:t>数据内容</w:t>
            </w:r>
          </w:p>
        </w:tc>
        <w:tc>
          <w:tcPr>
            <w:tcW w:w="1744" w:type="dxa"/>
            <w:shd w:val="clear" w:color="auto" w:fill="D8D8D8" w:themeFill="background1" w:themeFillShade="D9"/>
          </w:tcPr>
          <w:p w14:paraId="0F321773">
            <w:pPr>
              <w:pStyle w:val="57"/>
            </w:pPr>
            <w:r>
              <w:t>I/O</w:t>
            </w:r>
          </w:p>
        </w:tc>
      </w:tr>
      <w:tr w14:paraId="444D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7BC78E5D">
            <w:pPr>
              <w:pStyle w:val="58"/>
            </w:pPr>
            <w:r>
              <w:t>SYC-GYSJ-WXYG-HGYC-XGFX-YCFX-01</w:t>
            </w:r>
          </w:p>
        </w:tc>
        <w:tc>
          <w:tcPr>
            <w:tcW w:w="1744" w:type="dxa"/>
          </w:tcPr>
          <w:p w14:paraId="31AD8564">
            <w:pPr>
              <w:pStyle w:val="58"/>
            </w:pPr>
            <w:r>
              <w:t>异常信息处理模块</w:t>
            </w:r>
          </w:p>
        </w:tc>
        <w:tc>
          <w:tcPr>
            <w:tcW w:w="1744" w:type="dxa"/>
          </w:tcPr>
          <w:p w14:paraId="68E30DB0">
            <w:pPr>
              <w:pStyle w:val="58"/>
            </w:pPr>
            <w:r>
              <w:t>异常特征数据</w:t>
            </w:r>
          </w:p>
        </w:tc>
        <w:tc>
          <w:tcPr>
            <w:tcW w:w="1744" w:type="dxa"/>
          </w:tcPr>
          <w:p w14:paraId="69911A43">
            <w:pPr>
              <w:pStyle w:val="58"/>
            </w:pPr>
            <w:r>
              <w:t>来源标识、数据类型、业务时间、空间范围、格式/结构。</w:t>
            </w:r>
          </w:p>
        </w:tc>
        <w:tc>
          <w:tcPr>
            <w:tcW w:w="1744" w:type="dxa"/>
          </w:tcPr>
          <w:p w14:paraId="7EA969CE">
            <w:pPr>
              <w:pStyle w:val="58"/>
            </w:pPr>
            <w:r>
              <w:t>I</w:t>
            </w:r>
          </w:p>
        </w:tc>
      </w:tr>
      <w:tr w14:paraId="4677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BCB8C58">
            <w:pPr>
              <w:pStyle w:val="58"/>
            </w:pPr>
            <w:r>
              <w:t>SYC-GYSJ-WXYG-HGYC-XGFX-YCFX-02</w:t>
            </w:r>
          </w:p>
        </w:tc>
        <w:tc>
          <w:tcPr>
            <w:tcW w:w="1744" w:type="dxa"/>
          </w:tcPr>
          <w:p w14:paraId="2AD3EFA0">
            <w:pPr>
              <w:pStyle w:val="58"/>
            </w:pPr>
            <w:r>
              <w:t>数据接收质控管理软件</w:t>
            </w:r>
          </w:p>
        </w:tc>
        <w:tc>
          <w:tcPr>
            <w:tcW w:w="1744" w:type="dxa"/>
          </w:tcPr>
          <w:p w14:paraId="1F9C96EF">
            <w:pPr>
              <w:pStyle w:val="58"/>
            </w:pPr>
            <w:r>
              <w:t>历史地震数据</w:t>
            </w:r>
          </w:p>
        </w:tc>
        <w:tc>
          <w:tcPr>
            <w:tcW w:w="1744" w:type="dxa"/>
          </w:tcPr>
          <w:p w14:paraId="5556FF14">
            <w:pPr>
              <w:pStyle w:val="58"/>
            </w:pPr>
            <w:r>
              <w:t>来源标识、数据类型、业务时间、空间范围、格式/结构。</w:t>
            </w:r>
          </w:p>
        </w:tc>
        <w:tc>
          <w:tcPr>
            <w:tcW w:w="1744" w:type="dxa"/>
          </w:tcPr>
          <w:p w14:paraId="05847B36">
            <w:pPr>
              <w:pStyle w:val="58"/>
            </w:pPr>
            <w:r>
              <w:t>I</w:t>
            </w:r>
          </w:p>
        </w:tc>
      </w:tr>
      <w:tr w14:paraId="0BDE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E51F662">
            <w:pPr>
              <w:pStyle w:val="58"/>
            </w:pPr>
            <w:r>
              <w:t>SYC-GYSJ-WXYG-HGYC-XGFX-YCFX-03</w:t>
            </w:r>
          </w:p>
        </w:tc>
        <w:tc>
          <w:tcPr>
            <w:tcW w:w="1744" w:type="dxa"/>
          </w:tcPr>
          <w:p w14:paraId="5965FDB1">
            <w:pPr>
              <w:pStyle w:val="58"/>
            </w:pPr>
            <w:r>
              <w:t>数据接入模块</w:t>
            </w:r>
          </w:p>
        </w:tc>
        <w:tc>
          <w:tcPr>
            <w:tcW w:w="1744" w:type="dxa"/>
          </w:tcPr>
          <w:p w14:paraId="38C26550">
            <w:pPr>
              <w:pStyle w:val="58"/>
            </w:pPr>
            <w:r>
              <w:t>区域气候数据</w:t>
            </w:r>
          </w:p>
        </w:tc>
        <w:tc>
          <w:tcPr>
            <w:tcW w:w="1744" w:type="dxa"/>
          </w:tcPr>
          <w:p w14:paraId="14B58B20">
            <w:pPr>
              <w:pStyle w:val="58"/>
            </w:pPr>
            <w:r>
              <w:t>来源标识、数据类型、业务时间、空间范围、格式/结构。</w:t>
            </w:r>
          </w:p>
        </w:tc>
        <w:tc>
          <w:tcPr>
            <w:tcW w:w="1744" w:type="dxa"/>
          </w:tcPr>
          <w:p w14:paraId="13A71508">
            <w:pPr>
              <w:pStyle w:val="58"/>
            </w:pPr>
            <w:r>
              <w:t>I</w:t>
            </w:r>
          </w:p>
        </w:tc>
      </w:tr>
      <w:tr w14:paraId="738B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E5AE20F">
            <w:pPr>
              <w:pStyle w:val="58"/>
            </w:pPr>
            <w:r>
              <w:t>SYC-GYSJ-WXYG-HGYC-XGFX-YCFX-04</w:t>
            </w:r>
          </w:p>
        </w:tc>
        <w:tc>
          <w:tcPr>
            <w:tcW w:w="1744" w:type="dxa"/>
          </w:tcPr>
          <w:p w14:paraId="5F9F40EC">
            <w:pPr>
              <w:pStyle w:val="58"/>
            </w:pPr>
            <w:r>
              <w:t>数据接入模块</w:t>
            </w:r>
          </w:p>
        </w:tc>
        <w:tc>
          <w:tcPr>
            <w:tcW w:w="1744" w:type="dxa"/>
          </w:tcPr>
          <w:p w14:paraId="7B8A9804">
            <w:pPr>
              <w:pStyle w:val="58"/>
            </w:pPr>
            <w:r>
              <w:rPr>
                <w:rFonts w:hint="eastAsia"/>
              </w:rPr>
              <w:t>活动断裂带数据</w:t>
            </w:r>
          </w:p>
        </w:tc>
        <w:tc>
          <w:tcPr>
            <w:tcW w:w="1744" w:type="dxa"/>
          </w:tcPr>
          <w:p w14:paraId="0EF6BC14">
            <w:pPr>
              <w:pStyle w:val="58"/>
            </w:pPr>
            <w:r>
              <w:t>来源标识、数据类型、业务时间、空间范围、格式/结构。</w:t>
            </w:r>
          </w:p>
        </w:tc>
        <w:tc>
          <w:tcPr>
            <w:tcW w:w="1744" w:type="dxa"/>
          </w:tcPr>
          <w:p w14:paraId="2A9A1107">
            <w:pPr>
              <w:pStyle w:val="58"/>
            </w:pPr>
          </w:p>
        </w:tc>
      </w:tr>
      <w:tr w14:paraId="7562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751BD3D4">
            <w:pPr>
              <w:pStyle w:val="58"/>
            </w:pPr>
            <w:r>
              <w:t>SYC-GYSJ-WXYG-HGYC-XGFX-YCFX-0</w:t>
            </w:r>
            <w:r>
              <w:rPr>
                <w:rFonts w:hint="eastAsia"/>
              </w:rPr>
              <w:t>5</w:t>
            </w:r>
          </w:p>
        </w:tc>
        <w:tc>
          <w:tcPr>
            <w:tcW w:w="1744" w:type="dxa"/>
          </w:tcPr>
          <w:p w14:paraId="479A6028">
            <w:pPr>
              <w:pStyle w:val="58"/>
            </w:pPr>
            <w:r>
              <w:t>系统配置</w:t>
            </w:r>
          </w:p>
        </w:tc>
        <w:tc>
          <w:tcPr>
            <w:tcW w:w="1744" w:type="dxa"/>
          </w:tcPr>
          <w:p w14:paraId="0867A6FE">
            <w:pPr>
              <w:pStyle w:val="58"/>
            </w:pPr>
            <w:r>
              <w:t>分析参数</w:t>
            </w:r>
          </w:p>
        </w:tc>
        <w:tc>
          <w:tcPr>
            <w:tcW w:w="1744" w:type="dxa"/>
          </w:tcPr>
          <w:p w14:paraId="0B7E0431">
            <w:pPr>
              <w:pStyle w:val="58"/>
            </w:pPr>
            <w:r>
              <w:t>来源标识、数据类型、业务时间、空间范围、格式/结构。</w:t>
            </w:r>
          </w:p>
        </w:tc>
        <w:tc>
          <w:tcPr>
            <w:tcW w:w="1744" w:type="dxa"/>
          </w:tcPr>
          <w:p w14:paraId="7C737BD4">
            <w:pPr>
              <w:pStyle w:val="58"/>
            </w:pPr>
            <w:r>
              <w:t>I</w:t>
            </w:r>
          </w:p>
        </w:tc>
      </w:tr>
      <w:tr w14:paraId="4000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9CCDFA6">
            <w:pPr>
              <w:pStyle w:val="58"/>
            </w:pPr>
            <w:r>
              <w:t>SYC-GYSJ-WXYG-HGYC-XGFX-YCFX-0</w:t>
            </w:r>
            <w:r>
              <w:rPr>
                <w:rFonts w:hint="eastAsia"/>
              </w:rPr>
              <w:t>6</w:t>
            </w:r>
          </w:p>
        </w:tc>
        <w:tc>
          <w:tcPr>
            <w:tcW w:w="1744" w:type="dxa"/>
          </w:tcPr>
          <w:p w14:paraId="23ACC6BD">
            <w:pPr>
              <w:pStyle w:val="58"/>
            </w:pPr>
            <w:r>
              <w:t>下游模块或成果库</w:t>
            </w:r>
          </w:p>
        </w:tc>
        <w:tc>
          <w:tcPr>
            <w:tcW w:w="1744" w:type="dxa"/>
          </w:tcPr>
          <w:p w14:paraId="3650F58F">
            <w:pPr>
              <w:pStyle w:val="58"/>
            </w:pPr>
            <w:r>
              <w:t>分析任务列表</w:t>
            </w:r>
          </w:p>
        </w:tc>
        <w:tc>
          <w:tcPr>
            <w:tcW w:w="1744" w:type="dxa"/>
          </w:tcPr>
          <w:p w14:paraId="5AE951EE">
            <w:pPr>
              <w:pStyle w:val="58"/>
            </w:pPr>
            <w:r>
              <w:t>关联任务或源数据标识、生成时间、成果类型、核心结果字段、质量状态。</w:t>
            </w:r>
          </w:p>
        </w:tc>
        <w:tc>
          <w:tcPr>
            <w:tcW w:w="1744" w:type="dxa"/>
          </w:tcPr>
          <w:p w14:paraId="43F8EF47">
            <w:pPr>
              <w:pStyle w:val="58"/>
            </w:pPr>
            <w:r>
              <w:t>O</w:t>
            </w:r>
          </w:p>
        </w:tc>
      </w:tr>
      <w:tr w14:paraId="50AB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675B048">
            <w:pPr>
              <w:pStyle w:val="58"/>
            </w:pPr>
            <w:r>
              <w:t>SYC-GYSJ-WXYG-HGYC-XGFX-YCFX-0</w:t>
            </w:r>
            <w:r>
              <w:rPr>
                <w:rFonts w:hint="eastAsia"/>
              </w:rPr>
              <w:t>7</w:t>
            </w:r>
          </w:p>
        </w:tc>
        <w:tc>
          <w:tcPr>
            <w:tcW w:w="1744" w:type="dxa"/>
          </w:tcPr>
          <w:p w14:paraId="4BF8A4A1">
            <w:pPr>
              <w:pStyle w:val="58"/>
            </w:pPr>
            <w:r>
              <w:t>下游模块或成果库</w:t>
            </w:r>
          </w:p>
        </w:tc>
        <w:tc>
          <w:tcPr>
            <w:tcW w:w="1744" w:type="dxa"/>
          </w:tcPr>
          <w:p w14:paraId="1CD0929A">
            <w:pPr>
              <w:pStyle w:val="58"/>
            </w:pPr>
            <w:r>
              <w:t>相关性分析报告</w:t>
            </w:r>
          </w:p>
        </w:tc>
        <w:tc>
          <w:tcPr>
            <w:tcW w:w="1744" w:type="dxa"/>
          </w:tcPr>
          <w:p w14:paraId="0894D6D2">
            <w:pPr>
              <w:pStyle w:val="58"/>
            </w:pPr>
            <w:r>
              <w:t>关联任务或源数据标识、生成时间、成果类型、核心结果字段、质量状态。</w:t>
            </w:r>
          </w:p>
        </w:tc>
        <w:tc>
          <w:tcPr>
            <w:tcW w:w="1744" w:type="dxa"/>
          </w:tcPr>
          <w:p w14:paraId="5101E498">
            <w:pPr>
              <w:pStyle w:val="58"/>
            </w:pPr>
            <w:r>
              <w:t>O</w:t>
            </w:r>
          </w:p>
        </w:tc>
      </w:tr>
      <w:tr w14:paraId="2102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5E2C414F">
            <w:pPr>
              <w:pStyle w:val="58"/>
            </w:pPr>
            <w:r>
              <w:t>SYC-GYSJ-WXYG-HGYC-XGFX-YCFX-0</w:t>
            </w:r>
            <w:r>
              <w:rPr>
                <w:rFonts w:hint="eastAsia"/>
              </w:rPr>
              <w:t>8</w:t>
            </w:r>
          </w:p>
        </w:tc>
        <w:tc>
          <w:tcPr>
            <w:tcW w:w="1744" w:type="dxa"/>
          </w:tcPr>
          <w:p w14:paraId="62D24E70">
            <w:pPr>
              <w:pStyle w:val="58"/>
            </w:pPr>
            <w:r>
              <w:t>下游模块或成果库</w:t>
            </w:r>
          </w:p>
        </w:tc>
        <w:tc>
          <w:tcPr>
            <w:tcW w:w="1744" w:type="dxa"/>
          </w:tcPr>
          <w:p w14:paraId="3917F741">
            <w:pPr>
              <w:pStyle w:val="58"/>
            </w:pPr>
            <w:r>
              <w:t>异常状态更新</w:t>
            </w:r>
          </w:p>
        </w:tc>
        <w:tc>
          <w:tcPr>
            <w:tcW w:w="1744" w:type="dxa"/>
          </w:tcPr>
          <w:p w14:paraId="677546E9">
            <w:pPr>
              <w:pStyle w:val="58"/>
            </w:pPr>
            <w:r>
              <w:t>关联任务或源数据标识、生成时间、成果类型、核心结果字段、质量状态。</w:t>
            </w:r>
          </w:p>
        </w:tc>
        <w:tc>
          <w:tcPr>
            <w:tcW w:w="1744" w:type="dxa"/>
          </w:tcPr>
          <w:p w14:paraId="192E51BB">
            <w:pPr>
              <w:pStyle w:val="58"/>
            </w:pPr>
            <w:r>
              <w:t>O</w:t>
            </w:r>
          </w:p>
        </w:tc>
      </w:tr>
      <w:tr w14:paraId="0E23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D9638A3">
            <w:pPr>
              <w:pStyle w:val="58"/>
            </w:pPr>
            <w:r>
              <w:t>SYC-GYSJ-WXYG-HGYC-XGFX-YCFX-0</w:t>
            </w:r>
            <w:r>
              <w:rPr>
                <w:rFonts w:hint="eastAsia"/>
              </w:rPr>
              <w:t>9</w:t>
            </w:r>
          </w:p>
        </w:tc>
        <w:tc>
          <w:tcPr>
            <w:tcW w:w="1744" w:type="dxa"/>
          </w:tcPr>
          <w:p w14:paraId="3707BC94">
            <w:pPr>
              <w:pStyle w:val="58"/>
            </w:pPr>
            <w:r>
              <w:t>下游模块或成果库</w:t>
            </w:r>
          </w:p>
        </w:tc>
        <w:tc>
          <w:tcPr>
            <w:tcW w:w="1744" w:type="dxa"/>
          </w:tcPr>
          <w:p w14:paraId="3EDA3AE1">
            <w:pPr>
              <w:pStyle w:val="58"/>
            </w:pPr>
            <w:r>
              <w:t>分析日志</w:t>
            </w:r>
          </w:p>
        </w:tc>
        <w:tc>
          <w:tcPr>
            <w:tcW w:w="1744" w:type="dxa"/>
          </w:tcPr>
          <w:p w14:paraId="55119DA8">
            <w:pPr>
              <w:pStyle w:val="58"/>
            </w:pPr>
            <w:r>
              <w:t>关联任务或源数据标识、生成时间、成果类型、核心结果字段、质量状态。</w:t>
            </w:r>
          </w:p>
        </w:tc>
        <w:tc>
          <w:tcPr>
            <w:tcW w:w="1744" w:type="dxa"/>
          </w:tcPr>
          <w:p w14:paraId="1FDA20A8">
            <w:pPr>
              <w:pStyle w:val="58"/>
            </w:pPr>
            <w:r>
              <w:t>O</w:t>
            </w:r>
          </w:p>
        </w:tc>
      </w:tr>
    </w:tbl>
    <w:p w14:paraId="05C04D7A">
      <w:pPr>
        <w:ind w:firstLine="480"/>
      </w:pPr>
    </w:p>
    <w:p w14:paraId="3D68F060">
      <w:pPr>
        <w:pStyle w:val="7"/>
      </w:pPr>
      <w:r>
        <w:rPr>
          <w:rFonts w:hint="eastAsia"/>
        </w:rPr>
        <w:t>处理逻辑</w:t>
      </w:r>
    </w:p>
    <w:p w14:paraId="7DDA6F68">
      <w:pPr>
        <w:widowControl w:val="0"/>
        <w:numPr>
          <w:ilvl w:val="0"/>
          <w:numId w:val="41"/>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任务创建与启动：选择异常记录并设置分析时间窗、空间范围和分析参数，生成相关性分析任务</w:t>
      </w:r>
      <w:r>
        <w:rPr>
          <w:rFonts w:hint="eastAsia" w:asciiTheme="minorEastAsia" w:hAnsiTheme="minorEastAsia" w:cstheme="minorEastAsia"/>
          <w:szCs w:val="21"/>
        </w:rPr>
        <w:t>。</w:t>
      </w:r>
    </w:p>
    <w:p w14:paraId="3FF0F57F">
      <w:pPr>
        <w:widowControl w:val="0"/>
        <w:numPr>
          <w:ilvl w:val="0"/>
          <w:numId w:val="41"/>
        </w:numPr>
        <w:snapToGrid/>
        <w:ind w:firstLine="480"/>
        <w:rPr>
          <w:rFonts w:hint="eastAsia" w:asciiTheme="minorEastAsia" w:hAnsiTheme="minorEastAsia" w:cstheme="minorEastAsia"/>
          <w:szCs w:val="21"/>
        </w:rPr>
      </w:pPr>
      <w:r>
        <w:rPr>
          <w:rFonts w:asciiTheme="minorEastAsia" w:hAnsiTheme="minorEastAsia" w:cstheme="minorEastAsia"/>
          <w:szCs w:val="21"/>
        </w:rPr>
        <w:t>输入有效性检查：校验异常特征、历史地震、气象及其他辅助数据的完整性和时间空间一致性</w:t>
      </w:r>
      <w:r>
        <w:rPr>
          <w:rFonts w:hint="eastAsia" w:asciiTheme="minorEastAsia" w:hAnsiTheme="minorEastAsia" w:cstheme="minorEastAsia"/>
          <w:szCs w:val="21"/>
        </w:rPr>
        <w:t>。</w:t>
      </w:r>
    </w:p>
    <w:p w14:paraId="1A06E7C6">
      <w:pPr>
        <w:widowControl w:val="0"/>
        <w:numPr>
          <w:ilvl w:val="0"/>
          <w:numId w:val="41"/>
        </w:numPr>
        <w:snapToGrid/>
        <w:ind w:firstLine="480"/>
        <w:rPr>
          <w:rFonts w:hint="eastAsia" w:asciiTheme="minorEastAsia" w:hAnsiTheme="minorEastAsia" w:cstheme="minorEastAsia"/>
          <w:szCs w:val="21"/>
        </w:rPr>
      </w:pPr>
      <w:r>
        <w:rPr>
          <w:rFonts w:asciiTheme="minorEastAsia" w:hAnsiTheme="minorEastAsia" w:cstheme="minorEastAsia"/>
          <w:szCs w:val="21"/>
        </w:rPr>
        <w:t>时空强比对：比较异常与历史地震在发生时间、空间距离和异常强度等方面的关联特征</w:t>
      </w:r>
      <w:r>
        <w:rPr>
          <w:rFonts w:hint="eastAsia" w:asciiTheme="minorEastAsia" w:hAnsiTheme="minorEastAsia" w:cstheme="minorEastAsia"/>
          <w:szCs w:val="21"/>
        </w:rPr>
        <w:t>。</w:t>
      </w:r>
    </w:p>
    <w:p w14:paraId="15F65A38">
      <w:pPr>
        <w:widowControl w:val="0"/>
        <w:numPr>
          <w:ilvl w:val="0"/>
          <w:numId w:val="41"/>
        </w:numPr>
        <w:snapToGrid/>
        <w:ind w:firstLine="480"/>
        <w:rPr>
          <w:rFonts w:hint="eastAsia" w:asciiTheme="minorEastAsia" w:hAnsiTheme="minorEastAsia" w:cstheme="minorEastAsia"/>
          <w:szCs w:val="21"/>
        </w:rPr>
      </w:pPr>
      <w:r>
        <w:rPr>
          <w:rFonts w:asciiTheme="minorEastAsia" w:hAnsiTheme="minorEastAsia" w:cstheme="minorEastAsia"/>
          <w:szCs w:val="21"/>
        </w:rPr>
        <w:t>气候干扰排除：结合气象和环境数据识别可能由天气、季节或地表环境变化造成的异常</w:t>
      </w:r>
      <w:r>
        <w:rPr>
          <w:rFonts w:hint="eastAsia" w:asciiTheme="minorEastAsia" w:hAnsiTheme="minorEastAsia" w:cstheme="minorEastAsia"/>
          <w:szCs w:val="21"/>
        </w:rPr>
        <w:t>。</w:t>
      </w:r>
    </w:p>
    <w:p w14:paraId="26EFCE2B">
      <w:pPr>
        <w:widowControl w:val="0"/>
        <w:numPr>
          <w:ilvl w:val="0"/>
          <w:numId w:val="41"/>
        </w:numPr>
        <w:snapToGrid/>
        <w:ind w:firstLine="480"/>
        <w:rPr>
          <w:rFonts w:hint="eastAsia" w:asciiTheme="minorEastAsia" w:hAnsiTheme="minorEastAsia" w:cstheme="minorEastAsia"/>
          <w:szCs w:val="21"/>
        </w:rPr>
      </w:pPr>
      <w:r>
        <w:rPr>
          <w:rFonts w:asciiTheme="minorEastAsia" w:hAnsiTheme="minorEastAsia" w:cstheme="minorEastAsia"/>
          <w:szCs w:val="21"/>
        </w:rPr>
        <w:t>相关性计算：调用选定算子计算异常与地震活动的相关程度，形成相关系数和分析结论</w:t>
      </w:r>
      <w:r>
        <w:rPr>
          <w:rFonts w:hint="eastAsia" w:asciiTheme="minorEastAsia" w:hAnsiTheme="minorEastAsia" w:cstheme="minorEastAsia"/>
          <w:szCs w:val="21"/>
        </w:rPr>
        <w:t>。</w:t>
      </w:r>
    </w:p>
    <w:p w14:paraId="58C50775">
      <w:pPr>
        <w:widowControl w:val="0"/>
        <w:numPr>
          <w:ilvl w:val="0"/>
          <w:numId w:val="41"/>
        </w:numPr>
        <w:snapToGrid/>
        <w:ind w:firstLine="480"/>
        <w:rPr>
          <w:rFonts w:hint="eastAsia" w:asciiTheme="minorEastAsia" w:hAnsiTheme="minorEastAsia" w:cstheme="minorEastAsia"/>
          <w:szCs w:val="21"/>
        </w:rPr>
      </w:pPr>
      <w:r>
        <w:rPr>
          <w:rFonts w:asciiTheme="minorEastAsia" w:hAnsiTheme="minorEastAsia" w:cstheme="minorEastAsia"/>
          <w:szCs w:val="21"/>
        </w:rPr>
        <w:t>报告生成与任务更新：生成相关性分析结果，保存参数和计算过程，并更新任务状态及完成时间</w:t>
      </w:r>
      <w:r>
        <w:rPr>
          <w:rFonts w:hint="eastAsia" w:asciiTheme="minorEastAsia" w:hAnsiTheme="minorEastAsia" w:cstheme="minorEastAsia"/>
          <w:szCs w:val="21"/>
        </w:rPr>
        <w:t>。</w:t>
      </w:r>
    </w:p>
    <w:p w14:paraId="19BC0A6B">
      <w:pPr>
        <w:pStyle w:val="7"/>
      </w:pPr>
      <w:r>
        <w:rPr>
          <w:rFonts w:hint="eastAsia"/>
        </w:rPr>
        <w:t>异常与错误处理</w:t>
      </w:r>
    </w:p>
    <w:p w14:paraId="5DE86876">
      <w:pPr>
        <w:ind w:firstLine="480"/>
      </w:pPr>
      <w:r>
        <w:t>当历史地震数据接口调用超时（如数据接收质控管理软件响应延迟）时，系统自动重试调用，重试3次仍失败则暂停任务并触发告警，通知管理员排查接口连接问题；当分析参数配置不合理（如震中距离阈值过小导致无匹配历史地震）时，系统提示管理员调整参数后重新启动任务；当相关性计算结果异常（如相关系数＞1或＜-1）时，系统标记计算结果无效，重新执行计算操作，若多次异常则记录错误日志并排查算法问题</w:t>
      </w:r>
      <w:r>
        <w:rPr>
          <w:rFonts w:hint="eastAsia"/>
        </w:rPr>
        <w:t>。</w:t>
      </w:r>
    </w:p>
    <w:p w14:paraId="37FC5C8C">
      <w:pPr>
        <w:pStyle w:val="6"/>
      </w:pPr>
      <w:r>
        <w:rPr>
          <w:rFonts w:hint="eastAsia"/>
        </w:rPr>
        <w:t>地震异常范围分析功能（SYC</w:t>
      </w:r>
      <w:r>
        <w:t>-</w:t>
      </w:r>
      <w:r>
        <w:rPr>
          <w:rFonts w:hint="eastAsia"/>
        </w:rPr>
        <w:t>GYSJ-WXYG</w:t>
      </w:r>
      <w:r>
        <w:t>-</w:t>
      </w:r>
      <w:r>
        <w:rPr>
          <w:rFonts w:hint="eastAsia"/>
        </w:rPr>
        <w:t>HGYC-XGFX-FWFX）</w:t>
      </w:r>
    </w:p>
    <w:p w14:paraId="67772CFD">
      <w:pPr>
        <w:pStyle w:val="7"/>
      </w:pPr>
      <w:r>
        <w:rPr>
          <w:rFonts w:hint="eastAsia"/>
        </w:rPr>
        <w:t>功能描述</w:t>
      </w:r>
    </w:p>
    <w:p w14:paraId="6205E6B6">
      <w:pPr>
        <w:ind w:firstLine="480"/>
      </w:pPr>
      <w:r>
        <w:rPr>
          <w:rFonts w:hint="eastAsia"/>
        </w:rPr>
        <w:t>该功能针对相关性分析后的有效异常数据，计算异常区域的空间指标（面积、周长、形心坐标）与统计指标（最大形变速率、辐射亮度均值），提取异常区域空间范围并生成矢量边界；制作异常区域指标热力图、范围叠加图等分析图层，支持多格式导出与历史回溯，为科研人员提供异常区域的精准范围与核心参数支撑。</w:t>
      </w:r>
    </w:p>
    <w:p w14:paraId="1770B72D">
      <w:pPr>
        <w:pStyle w:val="7"/>
      </w:pPr>
      <w:r>
        <w:rPr>
          <w:rFonts w:hint="eastAsia"/>
        </w:rPr>
        <w:t>输入输出</w:t>
      </w:r>
    </w:p>
    <w:p w14:paraId="5A2FF1C4">
      <w:pPr>
        <w:pStyle w:val="106"/>
        <w:rPr>
          <w:rFonts w:hint="eastAsia"/>
        </w:rPr>
      </w:pPr>
      <w:bookmarkStart w:id="399" w:name="_Toc24054997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28</w:t>
      </w:r>
      <w:r>
        <w:rPr>
          <w:rFonts w:hint="eastAsia"/>
        </w:rPr>
        <w:fldChar w:fldCharType="end"/>
      </w:r>
      <w:r>
        <w:rPr>
          <w:rFonts w:hint="eastAsia"/>
        </w:rPr>
        <w:t>地震异常范围分析功能输入输出表</w:t>
      </w:r>
      <w:bookmarkEnd w:id="39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737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C5AE3C9">
            <w:pPr>
              <w:pStyle w:val="57"/>
            </w:pPr>
            <w:r>
              <w:t>标识</w:t>
            </w:r>
          </w:p>
        </w:tc>
        <w:tc>
          <w:tcPr>
            <w:tcW w:w="1746" w:type="dxa"/>
            <w:shd w:val="clear" w:color="auto" w:fill="D8D8D8" w:themeFill="background1" w:themeFillShade="D9"/>
          </w:tcPr>
          <w:p w14:paraId="45E19253">
            <w:pPr>
              <w:pStyle w:val="57"/>
            </w:pPr>
            <w:r>
              <w:t>交互对象</w:t>
            </w:r>
          </w:p>
        </w:tc>
        <w:tc>
          <w:tcPr>
            <w:tcW w:w="1746" w:type="dxa"/>
            <w:shd w:val="clear" w:color="auto" w:fill="D8D8D8" w:themeFill="background1" w:themeFillShade="D9"/>
          </w:tcPr>
          <w:p w14:paraId="79B7612D">
            <w:pPr>
              <w:pStyle w:val="57"/>
            </w:pPr>
            <w:r>
              <w:t>数据名称</w:t>
            </w:r>
          </w:p>
        </w:tc>
        <w:tc>
          <w:tcPr>
            <w:tcW w:w="1746" w:type="dxa"/>
            <w:shd w:val="clear" w:color="auto" w:fill="D8D8D8" w:themeFill="background1" w:themeFillShade="D9"/>
          </w:tcPr>
          <w:p w14:paraId="0B17F230">
            <w:pPr>
              <w:pStyle w:val="57"/>
            </w:pPr>
            <w:r>
              <w:t>数据内容</w:t>
            </w:r>
          </w:p>
        </w:tc>
        <w:tc>
          <w:tcPr>
            <w:tcW w:w="1746" w:type="dxa"/>
            <w:shd w:val="clear" w:color="auto" w:fill="D8D8D8" w:themeFill="background1" w:themeFillShade="D9"/>
          </w:tcPr>
          <w:p w14:paraId="30B2D236">
            <w:pPr>
              <w:pStyle w:val="57"/>
            </w:pPr>
            <w:r>
              <w:t>I/O</w:t>
            </w:r>
          </w:p>
        </w:tc>
      </w:tr>
      <w:tr w14:paraId="5C27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BABF7C9">
            <w:pPr>
              <w:pStyle w:val="58"/>
            </w:pPr>
            <w:r>
              <w:t>SYC-GYSJ-WXYG-HGYC-XGFX-FWFX-01</w:t>
            </w:r>
          </w:p>
        </w:tc>
        <w:tc>
          <w:tcPr>
            <w:tcW w:w="1746" w:type="dxa"/>
          </w:tcPr>
          <w:p w14:paraId="0F4DDF18">
            <w:pPr>
              <w:pStyle w:val="58"/>
            </w:pPr>
            <w:r>
              <w:t>异常信息处理模块、相关性分析模块</w:t>
            </w:r>
          </w:p>
        </w:tc>
        <w:tc>
          <w:tcPr>
            <w:tcW w:w="1746" w:type="dxa"/>
          </w:tcPr>
          <w:p w14:paraId="397465F9">
            <w:pPr>
              <w:pStyle w:val="58"/>
            </w:pPr>
            <w:r>
              <w:t>异常基础数据</w:t>
            </w:r>
          </w:p>
        </w:tc>
        <w:tc>
          <w:tcPr>
            <w:tcW w:w="1746" w:type="dxa"/>
          </w:tcPr>
          <w:p w14:paraId="4178DB85">
            <w:pPr>
              <w:pStyle w:val="58"/>
            </w:pPr>
            <w:r>
              <w:t>来源标识、数据类型、业务时间、空间范围、格式/结构。</w:t>
            </w:r>
          </w:p>
        </w:tc>
        <w:tc>
          <w:tcPr>
            <w:tcW w:w="1746" w:type="dxa"/>
          </w:tcPr>
          <w:p w14:paraId="548A63E4">
            <w:pPr>
              <w:pStyle w:val="58"/>
            </w:pPr>
            <w:r>
              <w:t>I</w:t>
            </w:r>
          </w:p>
        </w:tc>
      </w:tr>
      <w:tr w14:paraId="3CE0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265D4B1">
            <w:pPr>
              <w:pStyle w:val="58"/>
            </w:pPr>
            <w:r>
              <w:t>SYC-GYSJ-WXYG-HGYC-XGFX-FWFX-02</w:t>
            </w:r>
          </w:p>
        </w:tc>
        <w:tc>
          <w:tcPr>
            <w:tcW w:w="1746" w:type="dxa"/>
          </w:tcPr>
          <w:p w14:paraId="779D71D9">
            <w:pPr>
              <w:pStyle w:val="58"/>
            </w:pPr>
            <w:r>
              <w:t>用户输入/系统配置</w:t>
            </w:r>
          </w:p>
        </w:tc>
        <w:tc>
          <w:tcPr>
            <w:tcW w:w="1746" w:type="dxa"/>
          </w:tcPr>
          <w:p w14:paraId="6E259315">
            <w:pPr>
              <w:pStyle w:val="58"/>
            </w:pPr>
            <w:r>
              <w:t>计算参数</w:t>
            </w:r>
          </w:p>
        </w:tc>
        <w:tc>
          <w:tcPr>
            <w:tcW w:w="1746" w:type="dxa"/>
          </w:tcPr>
          <w:p w14:paraId="32887335">
            <w:pPr>
              <w:pStyle w:val="58"/>
            </w:pPr>
            <w:r>
              <w:t>来源标识、数据类型、业务时间、空间范围、格式/结构。</w:t>
            </w:r>
          </w:p>
        </w:tc>
        <w:tc>
          <w:tcPr>
            <w:tcW w:w="1746" w:type="dxa"/>
          </w:tcPr>
          <w:p w14:paraId="37B8855B">
            <w:pPr>
              <w:pStyle w:val="58"/>
            </w:pPr>
            <w:r>
              <w:t>I</w:t>
            </w:r>
          </w:p>
        </w:tc>
      </w:tr>
      <w:tr w14:paraId="5B07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6C0A84F">
            <w:pPr>
              <w:pStyle w:val="58"/>
            </w:pPr>
            <w:r>
              <w:t>SYC-GYSJ-WXYG-HGYC-XGFX-FWFX-03</w:t>
            </w:r>
          </w:p>
        </w:tc>
        <w:tc>
          <w:tcPr>
            <w:tcW w:w="1746" w:type="dxa"/>
          </w:tcPr>
          <w:p w14:paraId="78059398">
            <w:pPr>
              <w:pStyle w:val="58"/>
            </w:pPr>
            <w:r>
              <w:t>用户操作</w:t>
            </w:r>
          </w:p>
        </w:tc>
        <w:tc>
          <w:tcPr>
            <w:tcW w:w="1746" w:type="dxa"/>
          </w:tcPr>
          <w:p w14:paraId="08FC3791">
            <w:pPr>
              <w:pStyle w:val="58"/>
            </w:pPr>
            <w:r>
              <w:t>查询/导出参数</w:t>
            </w:r>
          </w:p>
        </w:tc>
        <w:tc>
          <w:tcPr>
            <w:tcW w:w="1746" w:type="dxa"/>
          </w:tcPr>
          <w:p w14:paraId="4EEC6734">
            <w:pPr>
              <w:pStyle w:val="58"/>
            </w:pPr>
            <w:r>
              <w:t>来源标识、数据类型、业务时间、空间范围、格式/结构。</w:t>
            </w:r>
          </w:p>
        </w:tc>
        <w:tc>
          <w:tcPr>
            <w:tcW w:w="1746" w:type="dxa"/>
          </w:tcPr>
          <w:p w14:paraId="5E401233">
            <w:pPr>
              <w:pStyle w:val="58"/>
            </w:pPr>
            <w:r>
              <w:t>I</w:t>
            </w:r>
          </w:p>
        </w:tc>
      </w:tr>
      <w:tr w14:paraId="5791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C569C17">
            <w:pPr>
              <w:pStyle w:val="58"/>
            </w:pPr>
            <w:r>
              <w:t>SYC-GYSJ-WXYG-HGYC-XGFX-FWFX-04</w:t>
            </w:r>
          </w:p>
        </w:tc>
        <w:tc>
          <w:tcPr>
            <w:tcW w:w="1746" w:type="dxa"/>
          </w:tcPr>
          <w:p w14:paraId="61AEF8F1">
            <w:pPr>
              <w:pStyle w:val="58"/>
            </w:pPr>
            <w:r>
              <w:t>下游模块或成果库</w:t>
            </w:r>
          </w:p>
        </w:tc>
        <w:tc>
          <w:tcPr>
            <w:tcW w:w="1746" w:type="dxa"/>
          </w:tcPr>
          <w:p w14:paraId="1091268C">
            <w:pPr>
              <w:pStyle w:val="58"/>
            </w:pPr>
            <w:r>
              <w:t>计算指标结果</w:t>
            </w:r>
          </w:p>
        </w:tc>
        <w:tc>
          <w:tcPr>
            <w:tcW w:w="1746" w:type="dxa"/>
          </w:tcPr>
          <w:p w14:paraId="2B80790A">
            <w:pPr>
              <w:pStyle w:val="58"/>
            </w:pPr>
            <w:r>
              <w:t>关联任务或源数据标识、生成时间、成果类型、核心结果字段、质量状态。</w:t>
            </w:r>
          </w:p>
        </w:tc>
        <w:tc>
          <w:tcPr>
            <w:tcW w:w="1746" w:type="dxa"/>
          </w:tcPr>
          <w:p w14:paraId="7AB0469A">
            <w:pPr>
              <w:pStyle w:val="58"/>
            </w:pPr>
            <w:r>
              <w:t>O</w:t>
            </w:r>
          </w:p>
        </w:tc>
      </w:tr>
      <w:tr w14:paraId="2D87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2971070">
            <w:pPr>
              <w:pStyle w:val="58"/>
            </w:pPr>
            <w:r>
              <w:t>SYC-GYSJ-WXYG-HGYC-XGFX-FWFX-05</w:t>
            </w:r>
          </w:p>
        </w:tc>
        <w:tc>
          <w:tcPr>
            <w:tcW w:w="1746" w:type="dxa"/>
          </w:tcPr>
          <w:p w14:paraId="785E468A">
            <w:pPr>
              <w:pStyle w:val="58"/>
            </w:pPr>
            <w:r>
              <w:t>下游模块或成果库</w:t>
            </w:r>
          </w:p>
        </w:tc>
        <w:tc>
          <w:tcPr>
            <w:tcW w:w="1746" w:type="dxa"/>
          </w:tcPr>
          <w:p w14:paraId="53C522A1">
            <w:pPr>
              <w:pStyle w:val="58"/>
            </w:pPr>
            <w:r>
              <w:t>空间范围数据</w:t>
            </w:r>
          </w:p>
        </w:tc>
        <w:tc>
          <w:tcPr>
            <w:tcW w:w="1746" w:type="dxa"/>
          </w:tcPr>
          <w:p w14:paraId="4CCE6D0E">
            <w:pPr>
              <w:pStyle w:val="58"/>
            </w:pPr>
            <w:r>
              <w:t>关联任务或源数据标识、生成时间、成果类型、核心结果字段、质量状态。</w:t>
            </w:r>
          </w:p>
        </w:tc>
        <w:tc>
          <w:tcPr>
            <w:tcW w:w="1746" w:type="dxa"/>
          </w:tcPr>
          <w:p w14:paraId="263A8183">
            <w:pPr>
              <w:pStyle w:val="58"/>
            </w:pPr>
            <w:r>
              <w:t>O</w:t>
            </w:r>
          </w:p>
        </w:tc>
      </w:tr>
      <w:tr w14:paraId="37EB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9B1E428">
            <w:pPr>
              <w:pStyle w:val="58"/>
            </w:pPr>
            <w:r>
              <w:t>SYC-GYSJ-WXYG-HGYC-XGFX-FWFX-06</w:t>
            </w:r>
          </w:p>
        </w:tc>
        <w:tc>
          <w:tcPr>
            <w:tcW w:w="1746" w:type="dxa"/>
          </w:tcPr>
          <w:p w14:paraId="788A930B">
            <w:pPr>
              <w:pStyle w:val="58"/>
            </w:pPr>
            <w:r>
              <w:t>下游模块或成果库</w:t>
            </w:r>
          </w:p>
        </w:tc>
        <w:tc>
          <w:tcPr>
            <w:tcW w:w="1746" w:type="dxa"/>
          </w:tcPr>
          <w:p w14:paraId="7737F5E5">
            <w:pPr>
              <w:pStyle w:val="58"/>
            </w:pPr>
            <w:r>
              <w:t>分析图层</w:t>
            </w:r>
          </w:p>
        </w:tc>
        <w:tc>
          <w:tcPr>
            <w:tcW w:w="1746" w:type="dxa"/>
          </w:tcPr>
          <w:p w14:paraId="38E1376C">
            <w:pPr>
              <w:pStyle w:val="58"/>
            </w:pPr>
            <w:r>
              <w:t>关联任务或源数据标识、生成时间、成果类型、核心结果字段、质量状态。</w:t>
            </w:r>
          </w:p>
        </w:tc>
        <w:tc>
          <w:tcPr>
            <w:tcW w:w="1746" w:type="dxa"/>
          </w:tcPr>
          <w:p w14:paraId="3317ECFF">
            <w:pPr>
              <w:pStyle w:val="58"/>
            </w:pPr>
            <w:r>
              <w:t>O</w:t>
            </w:r>
          </w:p>
        </w:tc>
      </w:tr>
      <w:tr w14:paraId="39CE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B276077">
            <w:pPr>
              <w:pStyle w:val="58"/>
            </w:pPr>
            <w:r>
              <w:t>SYC-GYSJ-WXYG-HGYC-XGFX-FWFX-07</w:t>
            </w:r>
          </w:p>
        </w:tc>
        <w:tc>
          <w:tcPr>
            <w:tcW w:w="1746" w:type="dxa"/>
          </w:tcPr>
          <w:p w14:paraId="60ACA984">
            <w:pPr>
              <w:pStyle w:val="58"/>
            </w:pPr>
            <w:r>
              <w:t>下游模块或成果库</w:t>
            </w:r>
          </w:p>
        </w:tc>
        <w:tc>
          <w:tcPr>
            <w:tcW w:w="1746" w:type="dxa"/>
          </w:tcPr>
          <w:p w14:paraId="5AF0298F">
            <w:pPr>
              <w:pStyle w:val="58"/>
            </w:pPr>
            <w:r>
              <w:t>结果文件</w:t>
            </w:r>
          </w:p>
        </w:tc>
        <w:tc>
          <w:tcPr>
            <w:tcW w:w="1746" w:type="dxa"/>
          </w:tcPr>
          <w:p w14:paraId="4A772F69">
            <w:pPr>
              <w:pStyle w:val="58"/>
            </w:pPr>
            <w:r>
              <w:t>关联任务或源数据标识、生成时间、成果类型、核心结果字段、质量状态。</w:t>
            </w:r>
          </w:p>
        </w:tc>
        <w:tc>
          <w:tcPr>
            <w:tcW w:w="1746" w:type="dxa"/>
          </w:tcPr>
          <w:p w14:paraId="5962AE87">
            <w:pPr>
              <w:pStyle w:val="58"/>
            </w:pPr>
            <w:r>
              <w:t>O</w:t>
            </w:r>
          </w:p>
        </w:tc>
      </w:tr>
    </w:tbl>
    <w:p w14:paraId="3B6BE2A5">
      <w:pPr>
        <w:ind w:firstLine="480"/>
      </w:pPr>
    </w:p>
    <w:p w14:paraId="34E29787">
      <w:pPr>
        <w:pStyle w:val="7"/>
      </w:pPr>
      <w:r>
        <w:rPr>
          <w:rFonts w:hint="eastAsia"/>
        </w:rPr>
        <w:t>处理逻辑</w:t>
      </w:r>
    </w:p>
    <w:p w14:paraId="73DBE9BC">
      <w:pPr>
        <w:widowControl w:val="0"/>
        <w:numPr>
          <w:ilvl w:val="0"/>
          <w:numId w:val="42"/>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数据整合：汇集异常特征、形变结果、热异常结果及相关性分析成果，建立统一分析数据集</w:t>
      </w:r>
      <w:r>
        <w:rPr>
          <w:rFonts w:hint="eastAsia" w:asciiTheme="minorEastAsia" w:hAnsiTheme="minorEastAsia" w:cstheme="minorEastAsia"/>
          <w:szCs w:val="21"/>
        </w:rPr>
        <w:t>。</w:t>
      </w:r>
    </w:p>
    <w:p w14:paraId="56A2CD61">
      <w:pPr>
        <w:widowControl w:val="0"/>
        <w:numPr>
          <w:ilvl w:val="0"/>
          <w:numId w:val="42"/>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指标计算：计算异常强度、持续时间、变化幅度、空间密度和综合评价指标</w:t>
      </w:r>
      <w:r>
        <w:rPr>
          <w:rFonts w:hint="eastAsia" w:asciiTheme="minorEastAsia" w:hAnsiTheme="minorEastAsia" w:cstheme="minorEastAsia"/>
          <w:szCs w:val="21"/>
        </w:rPr>
        <w:t>。</w:t>
      </w:r>
    </w:p>
    <w:p w14:paraId="3EADD449">
      <w:pPr>
        <w:widowControl w:val="0"/>
        <w:numPr>
          <w:ilvl w:val="0"/>
          <w:numId w:val="42"/>
        </w:numPr>
        <w:snapToGrid/>
        <w:ind w:firstLine="480"/>
        <w:rPr>
          <w:rFonts w:hint="eastAsia" w:asciiTheme="minorEastAsia" w:hAnsiTheme="minorEastAsia" w:cstheme="minorEastAsia"/>
          <w:szCs w:val="21"/>
        </w:rPr>
      </w:pPr>
      <w:r>
        <w:rPr>
          <w:rFonts w:asciiTheme="minorEastAsia" w:hAnsiTheme="minorEastAsia" w:cstheme="minorEastAsia"/>
          <w:szCs w:val="21"/>
        </w:rPr>
        <w:t>范围提取：依据指标阈值和空间连通关系提取异常影响范围，形成闭合区域边界</w:t>
      </w:r>
      <w:r>
        <w:rPr>
          <w:rFonts w:hint="eastAsia" w:asciiTheme="minorEastAsia" w:hAnsiTheme="minorEastAsia" w:cstheme="minorEastAsia"/>
          <w:szCs w:val="21"/>
        </w:rPr>
        <w:t>。</w:t>
      </w:r>
    </w:p>
    <w:p w14:paraId="2DB5CA64">
      <w:pPr>
        <w:widowControl w:val="0"/>
        <w:numPr>
          <w:ilvl w:val="0"/>
          <w:numId w:val="42"/>
        </w:numPr>
        <w:snapToGrid/>
        <w:ind w:firstLine="480"/>
        <w:rPr>
          <w:rFonts w:hint="eastAsia" w:asciiTheme="minorEastAsia" w:hAnsiTheme="minorEastAsia" w:cstheme="minorEastAsia"/>
          <w:szCs w:val="21"/>
        </w:rPr>
      </w:pPr>
      <w:r>
        <w:rPr>
          <w:rFonts w:asciiTheme="minorEastAsia" w:hAnsiTheme="minorEastAsia" w:cstheme="minorEastAsia"/>
          <w:szCs w:val="21"/>
        </w:rPr>
        <w:t>图层生成：将异常范围及属性转换为标准GIS图层，配置符号和分级展示规则</w:t>
      </w:r>
      <w:r>
        <w:rPr>
          <w:rFonts w:hint="eastAsia" w:asciiTheme="minorEastAsia" w:hAnsiTheme="minorEastAsia" w:cstheme="minorEastAsia"/>
          <w:szCs w:val="21"/>
        </w:rPr>
        <w:t>。</w:t>
      </w:r>
    </w:p>
    <w:p w14:paraId="322217F3">
      <w:pPr>
        <w:widowControl w:val="0"/>
        <w:numPr>
          <w:ilvl w:val="0"/>
          <w:numId w:val="42"/>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结</w:t>
      </w:r>
      <w:r>
        <w:rPr>
          <w:rFonts w:asciiTheme="minorEastAsia" w:hAnsiTheme="minorEastAsia" w:cstheme="minorEastAsia"/>
          <w:szCs w:val="21"/>
        </w:rPr>
        <w:t>果导出：保存范围分析成果，并按需要导出Shapefile、GeoJSON或专题图数据</w:t>
      </w:r>
      <w:r>
        <w:rPr>
          <w:rFonts w:hint="eastAsia" w:asciiTheme="minorEastAsia" w:hAnsiTheme="minorEastAsia" w:cstheme="minorEastAsia"/>
          <w:szCs w:val="21"/>
        </w:rPr>
        <w:t>。</w:t>
      </w:r>
    </w:p>
    <w:p w14:paraId="60FD92E7">
      <w:pPr>
        <w:pStyle w:val="7"/>
      </w:pPr>
      <w:r>
        <w:rPr>
          <w:rFonts w:hint="eastAsia"/>
        </w:rPr>
        <w:t>异常与错误处理</w:t>
      </w:r>
    </w:p>
    <w:p w14:paraId="7AF988A6">
      <w:pPr>
        <w:ind w:firstLine="480"/>
      </w:pPr>
      <w:r>
        <w:t>当异常基础数据不完整（如缺少时空坐标或强度参数）时，系统提示用户补充数据后再执行分析；当矢量边界生成失败（如空间范围超出有效坐标范围）时，系统标记错误并重试边界提取操作，重试失败则通知技术人员核查数据坐标有效性；当导出文件格式不支持（如用户选择未配置的导出格式）时，系统提示用户选择支持的格式（Excel/PDF/JSON），同时记录无效导出请求</w:t>
      </w:r>
      <w:r>
        <w:rPr>
          <w:rFonts w:hint="eastAsia"/>
        </w:rPr>
        <w:t>。</w:t>
      </w:r>
    </w:p>
    <w:p w14:paraId="51FC3540">
      <w:pPr>
        <w:pStyle w:val="6"/>
      </w:pPr>
      <w:r>
        <w:rPr>
          <w:rFonts w:hint="eastAsia"/>
        </w:rPr>
        <w:t>算子库管理功能（SYC</w:t>
      </w:r>
      <w:r>
        <w:t>-</w:t>
      </w:r>
      <w:r>
        <w:rPr>
          <w:rFonts w:hint="eastAsia"/>
        </w:rPr>
        <w:t>GYSJ-WXYG</w:t>
      </w:r>
      <w:r>
        <w:t>-</w:t>
      </w:r>
      <w:r>
        <w:rPr>
          <w:rFonts w:hint="eastAsia"/>
        </w:rPr>
        <w:t>HGYC-XGFX-SZGL）</w:t>
      </w:r>
    </w:p>
    <w:p w14:paraId="5393B649">
      <w:pPr>
        <w:pStyle w:val="7"/>
      </w:pPr>
      <w:r>
        <w:rPr>
          <w:rFonts w:hint="eastAsia"/>
        </w:rPr>
        <w:t>功能描述</w:t>
      </w:r>
    </w:p>
    <w:p w14:paraId="64C4E6C8">
      <w:pPr>
        <w:ind w:firstLine="480"/>
      </w:pPr>
      <w:r>
        <w:rPr>
          <w:rFonts w:hint="eastAsia"/>
        </w:rPr>
        <w:t>该功能支持地震宏观异常认定相关特征参数的配置与管理，包括热红外辐射亮度阈值、形变速率阈值、异常持续时间阈值等不少于5个参数；建立不同算子对应的处理流程，支持参数模板保存与版本管理。</w:t>
      </w:r>
    </w:p>
    <w:p w14:paraId="70D685CF">
      <w:pPr>
        <w:pStyle w:val="7"/>
      </w:pPr>
      <w:r>
        <w:rPr>
          <w:rFonts w:hint="eastAsia"/>
        </w:rPr>
        <w:t>输入输出</w:t>
      </w:r>
    </w:p>
    <w:p w14:paraId="70D83967">
      <w:pPr>
        <w:pStyle w:val="106"/>
        <w:rPr>
          <w:rFonts w:hint="eastAsia"/>
        </w:rPr>
      </w:pPr>
      <w:bookmarkStart w:id="400" w:name="_Toc24054997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29</w:t>
      </w:r>
      <w:r>
        <w:rPr>
          <w:rFonts w:hint="eastAsia"/>
        </w:rPr>
        <w:fldChar w:fldCharType="end"/>
      </w:r>
      <w:r>
        <w:rPr>
          <w:rFonts w:hint="eastAsia"/>
        </w:rPr>
        <w:t>输入输出表</w:t>
      </w:r>
      <w:bookmarkEnd w:id="40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4179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21F1124">
            <w:pPr>
              <w:pStyle w:val="57"/>
            </w:pPr>
            <w:r>
              <w:t>标识</w:t>
            </w:r>
          </w:p>
        </w:tc>
        <w:tc>
          <w:tcPr>
            <w:tcW w:w="1746" w:type="dxa"/>
            <w:shd w:val="clear" w:color="auto" w:fill="D8D8D8" w:themeFill="background1" w:themeFillShade="D9"/>
          </w:tcPr>
          <w:p w14:paraId="6CE15B21">
            <w:pPr>
              <w:pStyle w:val="57"/>
            </w:pPr>
            <w:r>
              <w:t>交互对象</w:t>
            </w:r>
          </w:p>
        </w:tc>
        <w:tc>
          <w:tcPr>
            <w:tcW w:w="1746" w:type="dxa"/>
            <w:shd w:val="clear" w:color="auto" w:fill="D8D8D8" w:themeFill="background1" w:themeFillShade="D9"/>
          </w:tcPr>
          <w:p w14:paraId="1C720504">
            <w:pPr>
              <w:pStyle w:val="57"/>
            </w:pPr>
            <w:r>
              <w:t>数据名称</w:t>
            </w:r>
          </w:p>
        </w:tc>
        <w:tc>
          <w:tcPr>
            <w:tcW w:w="1746" w:type="dxa"/>
            <w:shd w:val="clear" w:color="auto" w:fill="D8D8D8" w:themeFill="background1" w:themeFillShade="D9"/>
          </w:tcPr>
          <w:p w14:paraId="5D372007">
            <w:pPr>
              <w:pStyle w:val="57"/>
            </w:pPr>
            <w:r>
              <w:t>数据内容</w:t>
            </w:r>
          </w:p>
        </w:tc>
        <w:tc>
          <w:tcPr>
            <w:tcW w:w="1746" w:type="dxa"/>
            <w:shd w:val="clear" w:color="auto" w:fill="D8D8D8" w:themeFill="background1" w:themeFillShade="D9"/>
          </w:tcPr>
          <w:p w14:paraId="26D48183">
            <w:pPr>
              <w:pStyle w:val="57"/>
            </w:pPr>
            <w:r>
              <w:t>I/O</w:t>
            </w:r>
          </w:p>
        </w:tc>
      </w:tr>
      <w:tr w14:paraId="72DC8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72586ED">
            <w:pPr>
              <w:pStyle w:val="58"/>
            </w:pPr>
            <w:r>
              <w:t>SYC-GYSJ-WXYG-HGYC-XGFX-SZGL-01</w:t>
            </w:r>
          </w:p>
        </w:tc>
        <w:tc>
          <w:tcPr>
            <w:tcW w:w="1746" w:type="dxa"/>
          </w:tcPr>
          <w:p w14:paraId="25B60E56">
            <w:pPr>
              <w:pStyle w:val="58"/>
            </w:pPr>
            <w:r>
              <w:t>异常信息处理模块</w:t>
            </w:r>
          </w:p>
        </w:tc>
        <w:tc>
          <w:tcPr>
            <w:tcW w:w="1746" w:type="dxa"/>
          </w:tcPr>
          <w:p w14:paraId="5450C3B8">
            <w:pPr>
              <w:pStyle w:val="58"/>
            </w:pPr>
            <w:r>
              <w:t>异常数据</w:t>
            </w:r>
          </w:p>
        </w:tc>
        <w:tc>
          <w:tcPr>
            <w:tcW w:w="1746" w:type="dxa"/>
          </w:tcPr>
          <w:p w14:paraId="397158D0">
            <w:pPr>
              <w:pStyle w:val="58"/>
            </w:pPr>
            <w:r>
              <w:t>来源标识、数据类型、业务时间、空间范围、格式/结构。</w:t>
            </w:r>
          </w:p>
        </w:tc>
        <w:tc>
          <w:tcPr>
            <w:tcW w:w="1746" w:type="dxa"/>
          </w:tcPr>
          <w:p w14:paraId="4C68FDC7">
            <w:pPr>
              <w:pStyle w:val="58"/>
            </w:pPr>
            <w:r>
              <w:t>I</w:t>
            </w:r>
          </w:p>
        </w:tc>
      </w:tr>
      <w:tr w14:paraId="3BCF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1919F34">
            <w:pPr>
              <w:pStyle w:val="58"/>
            </w:pPr>
            <w:r>
              <w:t>SYC-GYSJ-WXYG-HGYC-XGFX-SZGL-02</w:t>
            </w:r>
          </w:p>
        </w:tc>
        <w:tc>
          <w:tcPr>
            <w:tcW w:w="1746" w:type="dxa"/>
          </w:tcPr>
          <w:p w14:paraId="1A9537C7">
            <w:pPr>
              <w:pStyle w:val="58"/>
            </w:pPr>
            <w:r>
              <w:t>数据接收质控管理软件</w:t>
            </w:r>
          </w:p>
        </w:tc>
        <w:tc>
          <w:tcPr>
            <w:tcW w:w="1746" w:type="dxa"/>
          </w:tcPr>
          <w:p w14:paraId="6989955F">
            <w:pPr>
              <w:pStyle w:val="58"/>
            </w:pPr>
            <w:r>
              <w:t>历史地震数据</w:t>
            </w:r>
          </w:p>
        </w:tc>
        <w:tc>
          <w:tcPr>
            <w:tcW w:w="1746" w:type="dxa"/>
          </w:tcPr>
          <w:p w14:paraId="5E3453AC">
            <w:pPr>
              <w:pStyle w:val="58"/>
            </w:pPr>
            <w:r>
              <w:t>来源标识、数据类型、业务时间、空间范围、格式/结构。</w:t>
            </w:r>
          </w:p>
        </w:tc>
        <w:tc>
          <w:tcPr>
            <w:tcW w:w="1746" w:type="dxa"/>
          </w:tcPr>
          <w:p w14:paraId="187AD87C">
            <w:pPr>
              <w:pStyle w:val="58"/>
            </w:pPr>
            <w:r>
              <w:t>I</w:t>
            </w:r>
          </w:p>
        </w:tc>
      </w:tr>
      <w:tr w14:paraId="590A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E4D0D01">
            <w:pPr>
              <w:pStyle w:val="58"/>
            </w:pPr>
            <w:r>
              <w:t>SYC-GYSJ-WXYG-HGYC-XGFX-SZGL-03</w:t>
            </w:r>
          </w:p>
        </w:tc>
        <w:tc>
          <w:tcPr>
            <w:tcW w:w="1746" w:type="dxa"/>
          </w:tcPr>
          <w:p w14:paraId="5CF8B6A7">
            <w:pPr>
              <w:pStyle w:val="58"/>
            </w:pPr>
            <w:r>
              <w:t>用户输入</w:t>
            </w:r>
          </w:p>
        </w:tc>
        <w:tc>
          <w:tcPr>
            <w:tcW w:w="1746" w:type="dxa"/>
          </w:tcPr>
          <w:p w14:paraId="4C8415F6">
            <w:pPr>
              <w:pStyle w:val="58"/>
            </w:pPr>
            <w:r>
              <w:t>模型参数</w:t>
            </w:r>
          </w:p>
        </w:tc>
        <w:tc>
          <w:tcPr>
            <w:tcW w:w="1746" w:type="dxa"/>
          </w:tcPr>
          <w:p w14:paraId="024B4A6C">
            <w:pPr>
              <w:pStyle w:val="58"/>
            </w:pPr>
            <w:r>
              <w:t>来源标识、数据类型、业务时间、空间范围、格式/结构。</w:t>
            </w:r>
          </w:p>
        </w:tc>
        <w:tc>
          <w:tcPr>
            <w:tcW w:w="1746" w:type="dxa"/>
          </w:tcPr>
          <w:p w14:paraId="1D72D2B9">
            <w:pPr>
              <w:pStyle w:val="58"/>
            </w:pPr>
            <w:r>
              <w:t>I</w:t>
            </w:r>
          </w:p>
        </w:tc>
      </w:tr>
      <w:tr w14:paraId="5724073B">
        <w:tblPrEx>
          <w:tblCellMar>
            <w:top w:w="0" w:type="dxa"/>
            <w:left w:w="108" w:type="dxa"/>
            <w:bottom w:w="0" w:type="dxa"/>
            <w:right w:w="108" w:type="dxa"/>
          </w:tblCellMar>
        </w:tblPrEx>
        <w:tc>
          <w:tcPr>
            <w:tcW w:w="1746" w:type="dxa"/>
          </w:tcPr>
          <w:p w14:paraId="0F64CE55">
            <w:pPr>
              <w:pStyle w:val="58"/>
            </w:pPr>
            <w:r>
              <w:t>SYC-GYSJ-WXYG-HGYC-XGFX-SZGL-04</w:t>
            </w:r>
          </w:p>
        </w:tc>
        <w:tc>
          <w:tcPr>
            <w:tcW w:w="1746" w:type="dxa"/>
          </w:tcPr>
          <w:p w14:paraId="294C515F">
            <w:pPr>
              <w:pStyle w:val="58"/>
            </w:pPr>
            <w:r>
              <w:t>系统存储</w:t>
            </w:r>
          </w:p>
        </w:tc>
        <w:tc>
          <w:tcPr>
            <w:tcW w:w="1746" w:type="dxa"/>
          </w:tcPr>
          <w:p w14:paraId="6FDA6FB8">
            <w:pPr>
              <w:pStyle w:val="58"/>
            </w:pPr>
            <w:r>
              <w:t>历史版本信息</w:t>
            </w:r>
          </w:p>
        </w:tc>
        <w:tc>
          <w:tcPr>
            <w:tcW w:w="1746" w:type="dxa"/>
          </w:tcPr>
          <w:p w14:paraId="29FCC741">
            <w:pPr>
              <w:pStyle w:val="58"/>
            </w:pPr>
            <w:r>
              <w:t>版本号、参数配置、变更说明及发布状态。</w:t>
            </w:r>
          </w:p>
        </w:tc>
        <w:tc>
          <w:tcPr>
            <w:tcW w:w="1746" w:type="dxa"/>
          </w:tcPr>
          <w:p w14:paraId="6174C12F">
            <w:pPr>
              <w:pStyle w:val="58"/>
            </w:pPr>
            <w:r>
              <w:t>I</w:t>
            </w:r>
          </w:p>
        </w:tc>
      </w:tr>
      <w:tr w14:paraId="777F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C365680">
            <w:pPr>
              <w:pStyle w:val="58"/>
            </w:pPr>
            <w:r>
              <w:t>SYC-GYSJ-WXYG-HGYC-XGFX-SZGL-05</w:t>
            </w:r>
          </w:p>
        </w:tc>
        <w:tc>
          <w:tcPr>
            <w:tcW w:w="1746" w:type="dxa"/>
          </w:tcPr>
          <w:p w14:paraId="6BA12DD6">
            <w:pPr>
              <w:pStyle w:val="58"/>
            </w:pPr>
            <w:r>
              <w:t>下游模块或成果库</w:t>
            </w:r>
          </w:p>
        </w:tc>
        <w:tc>
          <w:tcPr>
            <w:tcW w:w="1746" w:type="dxa"/>
          </w:tcPr>
          <w:p w14:paraId="21685392">
            <w:pPr>
              <w:pStyle w:val="58"/>
            </w:pPr>
            <w:r>
              <w:t>模型信息</w:t>
            </w:r>
          </w:p>
        </w:tc>
        <w:tc>
          <w:tcPr>
            <w:tcW w:w="1746" w:type="dxa"/>
          </w:tcPr>
          <w:p w14:paraId="3A5AC003">
            <w:pPr>
              <w:pStyle w:val="58"/>
            </w:pPr>
            <w:r>
              <w:t>关联任务或源数据标识、生成时间、成果类型、核心结果字段、质量状态。</w:t>
            </w:r>
          </w:p>
        </w:tc>
        <w:tc>
          <w:tcPr>
            <w:tcW w:w="1746" w:type="dxa"/>
          </w:tcPr>
          <w:p w14:paraId="468500DE">
            <w:pPr>
              <w:pStyle w:val="58"/>
            </w:pPr>
            <w:r>
              <w:t>O</w:t>
            </w:r>
          </w:p>
        </w:tc>
      </w:tr>
      <w:tr w14:paraId="11FE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020D158">
            <w:pPr>
              <w:pStyle w:val="58"/>
            </w:pPr>
            <w:r>
              <w:t>SYC-GYSJ-WXYG-HGYC-XGFX-SZGL-06</w:t>
            </w:r>
          </w:p>
        </w:tc>
        <w:tc>
          <w:tcPr>
            <w:tcW w:w="1746" w:type="dxa"/>
          </w:tcPr>
          <w:p w14:paraId="660BFB9A">
            <w:pPr>
              <w:pStyle w:val="58"/>
            </w:pPr>
            <w:r>
              <w:t>下游模块或成果库</w:t>
            </w:r>
          </w:p>
        </w:tc>
        <w:tc>
          <w:tcPr>
            <w:tcW w:w="1746" w:type="dxa"/>
          </w:tcPr>
          <w:p w14:paraId="74C02C97">
            <w:pPr>
              <w:pStyle w:val="58"/>
            </w:pPr>
            <w:r>
              <w:t>模型校验报告</w:t>
            </w:r>
          </w:p>
        </w:tc>
        <w:tc>
          <w:tcPr>
            <w:tcW w:w="1746" w:type="dxa"/>
          </w:tcPr>
          <w:p w14:paraId="0B7BA168">
            <w:pPr>
              <w:pStyle w:val="58"/>
            </w:pPr>
            <w:r>
              <w:t>关联任务或源数据标识、生成时间、成果类型、核心结果字段、质量状态。</w:t>
            </w:r>
          </w:p>
        </w:tc>
        <w:tc>
          <w:tcPr>
            <w:tcW w:w="1746" w:type="dxa"/>
          </w:tcPr>
          <w:p w14:paraId="20EBD2B3">
            <w:pPr>
              <w:pStyle w:val="58"/>
            </w:pPr>
            <w:r>
              <w:t>O</w:t>
            </w:r>
          </w:p>
        </w:tc>
      </w:tr>
      <w:tr w14:paraId="3538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7389A8B">
            <w:pPr>
              <w:pStyle w:val="58"/>
            </w:pPr>
            <w:r>
              <w:t>SYC-GYSJ-WXYG-HGYC-XGFX-SZGL-07</w:t>
            </w:r>
          </w:p>
        </w:tc>
        <w:tc>
          <w:tcPr>
            <w:tcW w:w="1746" w:type="dxa"/>
          </w:tcPr>
          <w:p w14:paraId="518DAC8C">
            <w:pPr>
              <w:pStyle w:val="58"/>
            </w:pPr>
            <w:r>
              <w:t>下游模块或成果库</w:t>
            </w:r>
          </w:p>
        </w:tc>
        <w:tc>
          <w:tcPr>
            <w:tcW w:w="1746" w:type="dxa"/>
          </w:tcPr>
          <w:p w14:paraId="43215FFC">
            <w:pPr>
              <w:pStyle w:val="58"/>
            </w:pPr>
            <w:r>
              <w:t>版本日志</w:t>
            </w:r>
          </w:p>
        </w:tc>
        <w:tc>
          <w:tcPr>
            <w:tcW w:w="1746" w:type="dxa"/>
          </w:tcPr>
          <w:p w14:paraId="726C1A50">
            <w:pPr>
              <w:pStyle w:val="58"/>
            </w:pPr>
            <w:r>
              <w:t>关联任务或源数据标识、生成时间、成果类型、核心结果字段、质量状态。</w:t>
            </w:r>
          </w:p>
        </w:tc>
        <w:tc>
          <w:tcPr>
            <w:tcW w:w="1746" w:type="dxa"/>
          </w:tcPr>
          <w:p w14:paraId="383A721D">
            <w:pPr>
              <w:pStyle w:val="58"/>
            </w:pPr>
            <w:r>
              <w:t>O</w:t>
            </w:r>
          </w:p>
        </w:tc>
      </w:tr>
      <w:tr w14:paraId="247C952A">
        <w:tblPrEx>
          <w:tblCellMar>
            <w:top w:w="0" w:type="dxa"/>
            <w:left w:w="108" w:type="dxa"/>
            <w:bottom w:w="0" w:type="dxa"/>
            <w:right w:w="108" w:type="dxa"/>
          </w:tblCellMar>
        </w:tblPrEx>
        <w:tc>
          <w:tcPr>
            <w:tcW w:w="1746" w:type="dxa"/>
          </w:tcPr>
          <w:p w14:paraId="560DB4FB">
            <w:pPr>
              <w:pStyle w:val="58"/>
            </w:pPr>
            <w:r>
              <w:t>SYC-GYSJ-WXYG-HGYC-XGFX-SZGL-08</w:t>
            </w:r>
          </w:p>
        </w:tc>
        <w:tc>
          <w:tcPr>
            <w:tcW w:w="1746" w:type="dxa"/>
          </w:tcPr>
          <w:p w14:paraId="66E4D986">
            <w:pPr>
              <w:pStyle w:val="58"/>
            </w:pPr>
            <w:r>
              <w:t>下游模块或成果库</w:t>
            </w:r>
          </w:p>
        </w:tc>
        <w:tc>
          <w:tcPr>
            <w:tcW w:w="1746" w:type="dxa"/>
          </w:tcPr>
          <w:p w14:paraId="7479C96F">
            <w:pPr>
              <w:pStyle w:val="58"/>
            </w:pPr>
            <w:r>
              <w:t>生效模型参数</w:t>
            </w:r>
          </w:p>
        </w:tc>
        <w:tc>
          <w:tcPr>
            <w:tcW w:w="1746" w:type="dxa"/>
          </w:tcPr>
          <w:p w14:paraId="7F31ACC5">
            <w:pPr>
              <w:pStyle w:val="58"/>
            </w:pPr>
            <w:r>
              <w:t>关联任务或源数据标识、生成时间、成果类型、核心结果字段、质量状态。</w:t>
            </w:r>
          </w:p>
        </w:tc>
        <w:tc>
          <w:tcPr>
            <w:tcW w:w="1746" w:type="dxa"/>
          </w:tcPr>
          <w:p w14:paraId="2FBDEEBD">
            <w:pPr>
              <w:pStyle w:val="58"/>
            </w:pPr>
            <w:r>
              <w:t>O</w:t>
            </w:r>
          </w:p>
        </w:tc>
      </w:tr>
    </w:tbl>
    <w:p w14:paraId="5A733131">
      <w:pPr>
        <w:pStyle w:val="106"/>
        <w:rPr>
          <w:rFonts w:hint="eastAsia"/>
        </w:rPr>
      </w:pPr>
    </w:p>
    <w:p w14:paraId="103302D7">
      <w:pPr>
        <w:pStyle w:val="7"/>
      </w:pPr>
      <w:r>
        <w:rPr>
          <w:rFonts w:hint="eastAsia"/>
        </w:rPr>
        <w:t>处理逻辑</w:t>
      </w:r>
    </w:p>
    <w:p w14:paraId="1000A403">
      <w:pPr>
        <w:widowControl w:val="0"/>
        <w:numPr>
          <w:ilvl w:val="0"/>
          <w:numId w:val="43"/>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模型创建：录入算子名称、用途、适用数据类型和算法实现，生成算子记录</w:t>
      </w:r>
      <w:r>
        <w:rPr>
          <w:rFonts w:hint="eastAsia" w:asciiTheme="minorEastAsia" w:hAnsiTheme="minorEastAsia" w:cstheme="minorEastAsia"/>
          <w:szCs w:val="21"/>
        </w:rPr>
        <w:t>。</w:t>
      </w:r>
    </w:p>
    <w:p w14:paraId="03A0B985">
      <w:pPr>
        <w:widowControl w:val="0"/>
        <w:numPr>
          <w:ilvl w:val="0"/>
          <w:numId w:val="43"/>
        </w:numPr>
        <w:snapToGrid/>
        <w:ind w:firstLine="480"/>
        <w:rPr>
          <w:rFonts w:hint="eastAsia" w:asciiTheme="minorEastAsia" w:hAnsiTheme="minorEastAsia" w:cstheme="minorEastAsia"/>
          <w:szCs w:val="21"/>
        </w:rPr>
      </w:pPr>
      <w:r>
        <w:rPr>
          <w:rFonts w:asciiTheme="minorEastAsia" w:hAnsiTheme="minorEastAsia" w:cstheme="minorEastAsia"/>
          <w:szCs w:val="21"/>
        </w:rPr>
        <w:t>参数配置：定义输入输出参数、默认值、取值范围、运行环境和资源需求</w:t>
      </w:r>
      <w:r>
        <w:rPr>
          <w:rFonts w:hint="eastAsia" w:asciiTheme="minorEastAsia" w:hAnsiTheme="minorEastAsia" w:cstheme="minorEastAsia"/>
          <w:szCs w:val="21"/>
        </w:rPr>
        <w:t>。</w:t>
      </w:r>
    </w:p>
    <w:p w14:paraId="47F9E028">
      <w:pPr>
        <w:widowControl w:val="0"/>
        <w:numPr>
          <w:ilvl w:val="0"/>
          <w:numId w:val="43"/>
        </w:numPr>
        <w:snapToGrid/>
        <w:ind w:firstLine="480"/>
        <w:rPr>
          <w:rFonts w:hint="eastAsia" w:asciiTheme="minorEastAsia" w:hAnsiTheme="minorEastAsia" w:cstheme="minorEastAsia"/>
          <w:szCs w:val="21"/>
        </w:rPr>
      </w:pPr>
      <w:r>
        <w:rPr>
          <w:rFonts w:asciiTheme="minorEastAsia" w:hAnsiTheme="minorEastAsia" w:cstheme="minorEastAsia"/>
          <w:szCs w:val="21"/>
        </w:rPr>
        <w:t>模型校验：使用测试数据验证算子的输入输出、运行结果、性能和异常处理能力</w:t>
      </w:r>
      <w:r>
        <w:rPr>
          <w:rFonts w:hint="eastAsia" w:asciiTheme="minorEastAsia" w:hAnsiTheme="minorEastAsia" w:cstheme="minorEastAsia"/>
          <w:szCs w:val="21"/>
        </w:rPr>
        <w:t>。</w:t>
      </w:r>
    </w:p>
    <w:p w14:paraId="58194B40">
      <w:pPr>
        <w:widowControl w:val="0"/>
        <w:numPr>
          <w:ilvl w:val="0"/>
          <w:numId w:val="43"/>
        </w:numPr>
        <w:snapToGrid/>
        <w:ind w:firstLine="480"/>
        <w:rPr>
          <w:rFonts w:hint="eastAsia" w:asciiTheme="minorEastAsia" w:hAnsiTheme="minorEastAsia" w:cstheme="minorEastAsia"/>
          <w:szCs w:val="21"/>
        </w:rPr>
      </w:pPr>
      <w:r>
        <w:rPr>
          <w:rFonts w:asciiTheme="minorEastAsia" w:hAnsiTheme="minorEastAsia" w:cstheme="minorEastAsia"/>
          <w:szCs w:val="21"/>
        </w:rPr>
        <w:t>版本管理：保存通过校验的算子版本，记录变更说明、发布状态和历史版本，供分析任务选择调用</w:t>
      </w:r>
      <w:r>
        <w:rPr>
          <w:rFonts w:hint="eastAsia" w:asciiTheme="minorEastAsia" w:hAnsiTheme="minorEastAsia" w:cstheme="minorEastAsia"/>
          <w:szCs w:val="21"/>
        </w:rPr>
        <w:t>。</w:t>
      </w:r>
    </w:p>
    <w:p w14:paraId="5D68C598">
      <w:pPr>
        <w:pStyle w:val="7"/>
      </w:pPr>
      <w:r>
        <w:rPr>
          <w:rFonts w:hint="eastAsia"/>
        </w:rPr>
        <w:t>异常与错误处理</w:t>
      </w:r>
    </w:p>
    <w:p w14:paraId="17712EEA">
      <w:pPr>
        <w:ind w:firstLine="480"/>
      </w:pPr>
      <w:r>
        <w:rPr>
          <w:rFonts w:hint="eastAsia"/>
        </w:rPr>
        <w:t>当模型参数配置超出合理范围（如辐射亮度阈值＜0）时，系统自动提示参数无效，限制保存并建议合理范围；当模型校验准确率低于预设阈值（如80%）时，系统触发告警并在校验报告中注明偏差原因，引导用户优化参数。</w:t>
      </w:r>
    </w:p>
    <w:p w14:paraId="6C21808D">
      <w:pPr>
        <w:pStyle w:val="6"/>
      </w:pPr>
      <w:r>
        <w:rPr>
          <w:rFonts w:hint="eastAsia"/>
        </w:rPr>
        <w:t>异常告警及确认功能（SYC</w:t>
      </w:r>
      <w:r>
        <w:t>-</w:t>
      </w:r>
      <w:r>
        <w:rPr>
          <w:rFonts w:hint="eastAsia"/>
        </w:rPr>
        <w:t>GYSJ-WXYG</w:t>
      </w:r>
      <w:r>
        <w:t>-</w:t>
      </w:r>
      <w:r>
        <w:rPr>
          <w:rFonts w:hint="eastAsia"/>
        </w:rPr>
        <w:t>HGYC-XGFX-GJQR）</w:t>
      </w:r>
    </w:p>
    <w:p w14:paraId="5C4D8E3E">
      <w:pPr>
        <w:pStyle w:val="7"/>
      </w:pPr>
      <w:r>
        <w:rPr>
          <w:rFonts w:hint="eastAsia"/>
        </w:rPr>
        <w:t>功能描述</w:t>
      </w:r>
    </w:p>
    <w:p w14:paraId="2656C574">
      <w:pPr>
        <w:ind w:firstLine="480"/>
      </w:pPr>
      <w:r>
        <w:rPr>
          <w:rFonts w:hint="eastAsia"/>
        </w:rPr>
        <w:t>该功能当异常等级≥Ⅱ级时自动触发告警，按预设配置将预告警信息推送至指定接收人；支持异常监测人员通过系统链接跳转至异常区域，结合辅助图层与算子工具进行深化分析，手动确认异常属性（“确认异常”“非异常”）；录入异常分析结果、处置建议等信息，支持生成标准化报告，形成“推送-确认-反馈”的闭环管理。</w:t>
      </w:r>
    </w:p>
    <w:p w14:paraId="69E1C051">
      <w:pPr>
        <w:pStyle w:val="7"/>
      </w:pPr>
      <w:r>
        <w:rPr>
          <w:rFonts w:hint="eastAsia"/>
        </w:rPr>
        <w:t>输入输出</w:t>
      </w:r>
    </w:p>
    <w:p w14:paraId="149BC0B7">
      <w:pPr>
        <w:pStyle w:val="106"/>
        <w:rPr>
          <w:rFonts w:hint="eastAsia"/>
        </w:rPr>
      </w:pPr>
      <w:bookmarkStart w:id="401" w:name="_Toc24054997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30</w:t>
      </w:r>
      <w:r>
        <w:rPr>
          <w:rFonts w:hint="eastAsia"/>
        </w:rPr>
        <w:fldChar w:fldCharType="end"/>
      </w:r>
      <w:r>
        <w:rPr>
          <w:rFonts w:hint="eastAsia"/>
        </w:rPr>
        <w:t>输入输出表</w:t>
      </w:r>
      <w:bookmarkEnd w:id="40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ADE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63CE56D">
            <w:pPr>
              <w:pStyle w:val="57"/>
            </w:pPr>
            <w:r>
              <w:t>标识</w:t>
            </w:r>
          </w:p>
        </w:tc>
        <w:tc>
          <w:tcPr>
            <w:tcW w:w="1746" w:type="dxa"/>
            <w:shd w:val="clear" w:color="auto" w:fill="D8D8D8" w:themeFill="background1" w:themeFillShade="D9"/>
          </w:tcPr>
          <w:p w14:paraId="593A623C">
            <w:pPr>
              <w:pStyle w:val="57"/>
            </w:pPr>
            <w:r>
              <w:t>交互对象</w:t>
            </w:r>
          </w:p>
        </w:tc>
        <w:tc>
          <w:tcPr>
            <w:tcW w:w="1746" w:type="dxa"/>
            <w:shd w:val="clear" w:color="auto" w:fill="D8D8D8" w:themeFill="background1" w:themeFillShade="D9"/>
          </w:tcPr>
          <w:p w14:paraId="2FD77742">
            <w:pPr>
              <w:pStyle w:val="57"/>
            </w:pPr>
            <w:r>
              <w:t>数据名称</w:t>
            </w:r>
          </w:p>
        </w:tc>
        <w:tc>
          <w:tcPr>
            <w:tcW w:w="1746" w:type="dxa"/>
            <w:shd w:val="clear" w:color="auto" w:fill="D8D8D8" w:themeFill="background1" w:themeFillShade="D9"/>
          </w:tcPr>
          <w:p w14:paraId="7806E22F">
            <w:pPr>
              <w:pStyle w:val="57"/>
            </w:pPr>
            <w:r>
              <w:t>数据内容</w:t>
            </w:r>
          </w:p>
        </w:tc>
        <w:tc>
          <w:tcPr>
            <w:tcW w:w="1746" w:type="dxa"/>
            <w:shd w:val="clear" w:color="auto" w:fill="D8D8D8" w:themeFill="background1" w:themeFillShade="D9"/>
          </w:tcPr>
          <w:p w14:paraId="3B2022A8">
            <w:pPr>
              <w:pStyle w:val="57"/>
            </w:pPr>
            <w:r>
              <w:t>I/O</w:t>
            </w:r>
          </w:p>
        </w:tc>
      </w:tr>
      <w:tr w14:paraId="5E6F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CEFC273">
            <w:pPr>
              <w:pStyle w:val="58"/>
            </w:pPr>
            <w:r>
              <w:t>SYC-GYSJ-WXYG-HGYC-XGFX-GJQR-01</w:t>
            </w:r>
          </w:p>
        </w:tc>
        <w:tc>
          <w:tcPr>
            <w:tcW w:w="1746" w:type="dxa"/>
          </w:tcPr>
          <w:p w14:paraId="350376E4">
            <w:pPr>
              <w:pStyle w:val="58"/>
            </w:pPr>
            <w:r>
              <w:t>异常信息处理模块、相关性分析模块</w:t>
            </w:r>
          </w:p>
        </w:tc>
        <w:tc>
          <w:tcPr>
            <w:tcW w:w="1746" w:type="dxa"/>
          </w:tcPr>
          <w:p w14:paraId="60F4DCBF">
            <w:pPr>
              <w:pStyle w:val="58"/>
            </w:pPr>
            <w:r>
              <w:t>异常处理结果</w:t>
            </w:r>
          </w:p>
        </w:tc>
        <w:tc>
          <w:tcPr>
            <w:tcW w:w="1746" w:type="dxa"/>
          </w:tcPr>
          <w:p w14:paraId="2CC57603">
            <w:pPr>
              <w:pStyle w:val="58"/>
            </w:pPr>
            <w:r>
              <w:t>来源标识、数据类型、业务时间、空间范围、格式/结构。</w:t>
            </w:r>
          </w:p>
        </w:tc>
        <w:tc>
          <w:tcPr>
            <w:tcW w:w="1746" w:type="dxa"/>
          </w:tcPr>
          <w:p w14:paraId="2E4D16C6">
            <w:pPr>
              <w:pStyle w:val="58"/>
            </w:pPr>
            <w:r>
              <w:t>I</w:t>
            </w:r>
          </w:p>
        </w:tc>
      </w:tr>
      <w:tr w14:paraId="2F57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6B1B326">
            <w:pPr>
              <w:pStyle w:val="58"/>
            </w:pPr>
            <w:r>
              <w:t>SYC-GYSJ-WXYG-HGYC-XGFX-GJQR-02</w:t>
            </w:r>
          </w:p>
        </w:tc>
        <w:tc>
          <w:tcPr>
            <w:tcW w:w="1746" w:type="dxa"/>
          </w:tcPr>
          <w:p w14:paraId="1A32BBB5">
            <w:pPr>
              <w:pStyle w:val="58"/>
            </w:pPr>
            <w:r>
              <w:t>系统配置</w:t>
            </w:r>
          </w:p>
        </w:tc>
        <w:tc>
          <w:tcPr>
            <w:tcW w:w="1746" w:type="dxa"/>
          </w:tcPr>
          <w:p w14:paraId="2757CED2">
            <w:pPr>
              <w:pStyle w:val="58"/>
            </w:pPr>
            <w:r>
              <w:t>推送配置</w:t>
            </w:r>
          </w:p>
        </w:tc>
        <w:tc>
          <w:tcPr>
            <w:tcW w:w="1746" w:type="dxa"/>
          </w:tcPr>
          <w:p w14:paraId="6EA60D60">
            <w:pPr>
              <w:pStyle w:val="58"/>
            </w:pPr>
            <w:r>
              <w:t>来源标识、数据类型、业务时间、空间范围、格式/结构。</w:t>
            </w:r>
          </w:p>
        </w:tc>
        <w:tc>
          <w:tcPr>
            <w:tcW w:w="1746" w:type="dxa"/>
          </w:tcPr>
          <w:p w14:paraId="735C19D4">
            <w:pPr>
              <w:pStyle w:val="58"/>
            </w:pPr>
            <w:r>
              <w:t>I</w:t>
            </w:r>
          </w:p>
        </w:tc>
      </w:tr>
      <w:tr w14:paraId="72D3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48FD3CD">
            <w:pPr>
              <w:pStyle w:val="58"/>
            </w:pPr>
            <w:r>
              <w:t>SYC-GYSJ-WXYG-HGYC-XGFX-GJQR-03</w:t>
            </w:r>
          </w:p>
        </w:tc>
        <w:tc>
          <w:tcPr>
            <w:tcW w:w="1746" w:type="dxa"/>
          </w:tcPr>
          <w:p w14:paraId="2CBD4BAC">
            <w:pPr>
              <w:pStyle w:val="58"/>
            </w:pPr>
            <w:r>
              <w:t>工具运算输出</w:t>
            </w:r>
          </w:p>
        </w:tc>
        <w:tc>
          <w:tcPr>
            <w:tcW w:w="1746" w:type="dxa"/>
          </w:tcPr>
          <w:p w14:paraId="750CC40C">
            <w:pPr>
              <w:pStyle w:val="58"/>
            </w:pPr>
            <w:r>
              <w:t>算子工具分析结果</w:t>
            </w:r>
          </w:p>
        </w:tc>
        <w:tc>
          <w:tcPr>
            <w:tcW w:w="1746" w:type="dxa"/>
          </w:tcPr>
          <w:p w14:paraId="05C9F3E7">
            <w:pPr>
              <w:pStyle w:val="58"/>
            </w:pPr>
            <w:r>
              <w:t>来源标识、数据类型、业务时间、空间范围、格式/结构。</w:t>
            </w:r>
          </w:p>
        </w:tc>
        <w:tc>
          <w:tcPr>
            <w:tcW w:w="1746" w:type="dxa"/>
          </w:tcPr>
          <w:p w14:paraId="2F9E9BFE">
            <w:pPr>
              <w:pStyle w:val="58"/>
            </w:pPr>
            <w:r>
              <w:t>I</w:t>
            </w:r>
          </w:p>
        </w:tc>
      </w:tr>
      <w:tr w14:paraId="2C0B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96B9FEE">
            <w:pPr>
              <w:pStyle w:val="58"/>
            </w:pPr>
            <w:r>
              <w:t>SYC-GYSJ-WXYG-HGYC-XGFX-GJQR-04</w:t>
            </w:r>
          </w:p>
        </w:tc>
        <w:tc>
          <w:tcPr>
            <w:tcW w:w="1746" w:type="dxa"/>
          </w:tcPr>
          <w:p w14:paraId="20E32762">
            <w:pPr>
              <w:pStyle w:val="58"/>
            </w:pPr>
            <w:r>
              <w:t>用户输入</w:t>
            </w:r>
          </w:p>
        </w:tc>
        <w:tc>
          <w:tcPr>
            <w:tcW w:w="1746" w:type="dxa"/>
          </w:tcPr>
          <w:p w14:paraId="456A9DBD">
            <w:pPr>
              <w:pStyle w:val="58"/>
            </w:pPr>
            <w:r>
              <w:t>录入信息</w:t>
            </w:r>
          </w:p>
        </w:tc>
        <w:tc>
          <w:tcPr>
            <w:tcW w:w="1746" w:type="dxa"/>
          </w:tcPr>
          <w:p w14:paraId="26322BE9">
            <w:pPr>
              <w:pStyle w:val="58"/>
            </w:pPr>
            <w:r>
              <w:t>来源标识、数据类型、业务时间、空间范围、格式/结构。</w:t>
            </w:r>
          </w:p>
        </w:tc>
        <w:tc>
          <w:tcPr>
            <w:tcW w:w="1746" w:type="dxa"/>
          </w:tcPr>
          <w:p w14:paraId="6DCB51B9">
            <w:pPr>
              <w:pStyle w:val="58"/>
            </w:pPr>
            <w:r>
              <w:t>I</w:t>
            </w:r>
          </w:p>
        </w:tc>
      </w:tr>
      <w:tr w14:paraId="0435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14C2D39">
            <w:pPr>
              <w:pStyle w:val="58"/>
            </w:pPr>
            <w:r>
              <w:t>SYC-GYSJ-WXYG-HGYC-XGFX-GJQR-05</w:t>
            </w:r>
          </w:p>
        </w:tc>
        <w:tc>
          <w:tcPr>
            <w:tcW w:w="1746" w:type="dxa"/>
          </w:tcPr>
          <w:p w14:paraId="226FACD7">
            <w:pPr>
              <w:pStyle w:val="58"/>
            </w:pPr>
            <w:r>
              <w:t>下游模块或成果库</w:t>
            </w:r>
          </w:p>
        </w:tc>
        <w:tc>
          <w:tcPr>
            <w:tcW w:w="1746" w:type="dxa"/>
          </w:tcPr>
          <w:p w14:paraId="3146725F">
            <w:pPr>
              <w:pStyle w:val="58"/>
            </w:pPr>
            <w:r>
              <w:t>预告警信息</w:t>
            </w:r>
          </w:p>
        </w:tc>
        <w:tc>
          <w:tcPr>
            <w:tcW w:w="1746" w:type="dxa"/>
          </w:tcPr>
          <w:p w14:paraId="769E7E2D">
            <w:pPr>
              <w:pStyle w:val="58"/>
            </w:pPr>
            <w:r>
              <w:t>关联任务或源数据标识、生成时间、成果类型、核心结果字段、质量状态。</w:t>
            </w:r>
          </w:p>
        </w:tc>
        <w:tc>
          <w:tcPr>
            <w:tcW w:w="1746" w:type="dxa"/>
          </w:tcPr>
          <w:p w14:paraId="395B721E">
            <w:pPr>
              <w:pStyle w:val="58"/>
            </w:pPr>
            <w:r>
              <w:t>O</w:t>
            </w:r>
          </w:p>
        </w:tc>
      </w:tr>
      <w:tr w14:paraId="01E1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E17D75A">
            <w:pPr>
              <w:pStyle w:val="58"/>
            </w:pPr>
            <w:r>
              <w:t>SYC-GYSJ-WXYG-HGYC-XGFX-GJQR-06</w:t>
            </w:r>
          </w:p>
        </w:tc>
        <w:tc>
          <w:tcPr>
            <w:tcW w:w="1746" w:type="dxa"/>
          </w:tcPr>
          <w:p w14:paraId="13AD525E">
            <w:pPr>
              <w:pStyle w:val="58"/>
            </w:pPr>
            <w:r>
              <w:t>下游模块或成果库</w:t>
            </w:r>
          </w:p>
        </w:tc>
        <w:tc>
          <w:tcPr>
            <w:tcW w:w="1746" w:type="dxa"/>
          </w:tcPr>
          <w:p w14:paraId="7B3D9C3D">
            <w:pPr>
              <w:pStyle w:val="58"/>
            </w:pPr>
            <w:r>
              <w:t>推送日志</w:t>
            </w:r>
          </w:p>
        </w:tc>
        <w:tc>
          <w:tcPr>
            <w:tcW w:w="1746" w:type="dxa"/>
          </w:tcPr>
          <w:p w14:paraId="059FC3EE">
            <w:pPr>
              <w:pStyle w:val="58"/>
            </w:pPr>
            <w:r>
              <w:t>关联任务或源数据标识、生成时间、成果类型、核心结果字段、质量状态。</w:t>
            </w:r>
          </w:p>
        </w:tc>
        <w:tc>
          <w:tcPr>
            <w:tcW w:w="1746" w:type="dxa"/>
          </w:tcPr>
          <w:p w14:paraId="5D2C2700">
            <w:pPr>
              <w:pStyle w:val="58"/>
            </w:pPr>
            <w:r>
              <w:t>O</w:t>
            </w:r>
          </w:p>
        </w:tc>
      </w:tr>
      <w:tr w14:paraId="7607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0865DA6">
            <w:pPr>
              <w:pStyle w:val="58"/>
            </w:pPr>
            <w:r>
              <w:t>SYC-GYSJ-WXYG-HGYC-XGFX-GJQR-07</w:t>
            </w:r>
          </w:p>
        </w:tc>
        <w:tc>
          <w:tcPr>
            <w:tcW w:w="1746" w:type="dxa"/>
          </w:tcPr>
          <w:p w14:paraId="2DC37E94">
            <w:pPr>
              <w:pStyle w:val="58"/>
            </w:pPr>
            <w:r>
              <w:t>下游模块或成果库</w:t>
            </w:r>
          </w:p>
        </w:tc>
        <w:tc>
          <w:tcPr>
            <w:tcW w:w="1746" w:type="dxa"/>
          </w:tcPr>
          <w:p w14:paraId="3FDBB301">
            <w:pPr>
              <w:pStyle w:val="58"/>
            </w:pPr>
            <w:r>
              <w:t>确认结果</w:t>
            </w:r>
          </w:p>
        </w:tc>
        <w:tc>
          <w:tcPr>
            <w:tcW w:w="1746" w:type="dxa"/>
          </w:tcPr>
          <w:p w14:paraId="6A6F12E4">
            <w:pPr>
              <w:pStyle w:val="58"/>
            </w:pPr>
            <w:r>
              <w:t>关联任务或源数据标识、生成时间、成果类型、核心结果字段、质量状态。</w:t>
            </w:r>
          </w:p>
        </w:tc>
        <w:tc>
          <w:tcPr>
            <w:tcW w:w="1746" w:type="dxa"/>
          </w:tcPr>
          <w:p w14:paraId="42349363">
            <w:pPr>
              <w:pStyle w:val="58"/>
            </w:pPr>
            <w:r>
              <w:t>O</w:t>
            </w:r>
          </w:p>
        </w:tc>
      </w:tr>
    </w:tbl>
    <w:p w14:paraId="0A55DF40">
      <w:pPr>
        <w:ind w:firstLine="480"/>
      </w:pPr>
    </w:p>
    <w:p w14:paraId="1B6259B8">
      <w:pPr>
        <w:pStyle w:val="7"/>
      </w:pPr>
      <w:r>
        <w:rPr>
          <w:rFonts w:hint="eastAsia"/>
        </w:rPr>
        <w:t>处理逻辑</w:t>
      </w:r>
    </w:p>
    <w:p w14:paraId="2718958D">
      <w:pPr>
        <w:widowControl w:val="0"/>
        <w:numPr>
          <w:ilvl w:val="0"/>
          <w:numId w:val="44"/>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告警判定：根据异常等级、持续时间、空间范围和相关性分析结果判断是否满足告警条件</w:t>
      </w:r>
      <w:r>
        <w:rPr>
          <w:rFonts w:hint="eastAsia" w:asciiTheme="minorEastAsia" w:hAnsiTheme="minorEastAsia" w:cstheme="minorEastAsia"/>
          <w:szCs w:val="21"/>
        </w:rPr>
        <w:t>。</w:t>
      </w:r>
    </w:p>
    <w:p w14:paraId="752E146B">
      <w:pPr>
        <w:widowControl w:val="0"/>
        <w:numPr>
          <w:ilvl w:val="0"/>
          <w:numId w:val="44"/>
        </w:numPr>
        <w:snapToGrid/>
        <w:ind w:firstLine="480"/>
        <w:rPr>
          <w:rFonts w:hint="eastAsia" w:asciiTheme="minorEastAsia" w:hAnsiTheme="minorEastAsia" w:cstheme="minorEastAsia"/>
          <w:szCs w:val="21"/>
        </w:rPr>
      </w:pPr>
      <w:r>
        <w:rPr>
          <w:rFonts w:asciiTheme="minorEastAsia" w:hAnsiTheme="minorEastAsia" w:cstheme="minorEastAsia"/>
          <w:szCs w:val="21"/>
        </w:rPr>
        <w:t>渠道分发：按照告警级别和接收对象，通过平台消息、邮件等配置渠道发送预告警信息</w:t>
      </w:r>
      <w:r>
        <w:rPr>
          <w:rFonts w:hint="eastAsia" w:asciiTheme="minorEastAsia" w:hAnsiTheme="minorEastAsia" w:cstheme="minorEastAsia"/>
          <w:szCs w:val="21"/>
        </w:rPr>
        <w:t>。</w:t>
      </w:r>
    </w:p>
    <w:p w14:paraId="03D230AE">
      <w:pPr>
        <w:widowControl w:val="0"/>
        <w:numPr>
          <w:ilvl w:val="0"/>
          <w:numId w:val="44"/>
        </w:numPr>
        <w:snapToGrid/>
        <w:ind w:firstLine="480"/>
        <w:rPr>
          <w:rFonts w:hint="eastAsia" w:asciiTheme="minorEastAsia" w:hAnsiTheme="minorEastAsia" w:cstheme="minorEastAsia"/>
          <w:szCs w:val="21"/>
        </w:rPr>
      </w:pPr>
      <w:r>
        <w:rPr>
          <w:rFonts w:asciiTheme="minorEastAsia" w:hAnsiTheme="minorEastAsia" w:cstheme="minorEastAsia"/>
          <w:szCs w:val="21"/>
        </w:rPr>
        <w:t>工具运算：调用相关分析和制图工具生成告警所需的指标、图表及空间范围成果</w:t>
      </w:r>
      <w:r>
        <w:rPr>
          <w:rFonts w:hint="eastAsia" w:asciiTheme="minorEastAsia" w:hAnsiTheme="minorEastAsia" w:cstheme="minorEastAsia"/>
          <w:szCs w:val="21"/>
        </w:rPr>
        <w:t>。</w:t>
      </w:r>
    </w:p>
    <w:p w14:paraId="31A23497">
      <w:pPr>
        <w:widowControl w:val="0"/>
        <w:numPr>
          <w:ilvl w:val="0"/>
          <w:numId w:val="44"/>
        </w:numPr>
        <w:snapToGrid/>
        <w:ind w:firstLine="480"/>
        <w:rPr>
          <w:rFonts w:hint="eastAsia" w:asciiTheme="minorEastAsia" w:hAnsiTheme="minorEastAsia" w:cstheme="minorEastAsia"/>
          <w:szCs w:val="21"/>
        </w:rPr>
      </w:pPr>
      <w:r>
        <w:rPr>
          <w:rFonts w:asciiTheme="minorEastAsia" w:hAnsiTheme="minorEastAsia" w:cstheme="minorEastAsia"/>
          <w:szCs w:val="21"/>
        </w:rPr>
        <w:t>信息校验：由授权人员核对异常特征、分析依据和告警内容，填写确认意见或驳回原因</w:t>
      </w:r>
      <w:r>
        <w:rPr>
          <w:rFonts w:hint="eastAsia" w:asciiTheme="minorEastAsia" w:hAnsiTheme="minorEastAsia" w:cstheme="minorEastAsia"/>
          <w:szCs w:val="21"/>
        </w:rPr>
        <w:t>。</w:t>
      </w:r>
    </w:p>
    <w:p w14:paraId="36C8533B">
      <w:pPr>
        <w:widowControl w:val="0"/>
        <w:numPr>
          <w:ilvl w:val="0"/>
          <w:numId w:val="44"/>
        </w:numPr>
        <w:snapToGrid/>
        <w:ind w:firstLine="480"/>
        <w:rPr>
          <w:rFonts w:hint="eastAsia" w:asciiTheme="minorEastAsia" w:hAnsiTheme="minorEastAsia" w:cstheme="minorEastAsia"/>
          <w:szCs w:val="21"/>
        </w:rPr>
      </w:pPr>
      <w:r>
        <w:rPr>
          <w:rFonts w:asciiTheme="minorEastAsia" w:hAnsiTheme="minorEastAsia" w:cstheme="minorEastAsia"/>
          <w:szCs w:val="21"/>
        </w:rPr>
        <w:t>状态更新：根据人工确认结果更新告警状态，生成正式告警记录并保存分发及确认日志</w:t>
      </w:r>
      <w:r>
        <w:rPr>
          <w:rFonts w:hint="eastAsia" w:asciiTheme="minorEastAsia" w:hAnsiTheme="minorEastAsia" w:cstheme="minorEastAsia"/>
          <w:szCs w:val="21"/>
        </w:rPr>
        <w:t>。</w:t>
      </w:r>
    </w:p>
    <w:p w14:paraId="3E2DD820">
      <w:pPr>
        <w:pStyle w:val="7"/>
      </w:pPr>
      <w:r>
        <w:rPr>
          <w:rFonts w:hint="eastAsia"/>
        </w:rPr>
        <w:t>异常与错误处理</w:t>
      </w:r>
    </w:p>
    <w:p w14:paraId="7FC9075B">
      <w:pPr>
        <w:ind w:firstLine="480"/>
      </w:pPr>
      <w:r>
        <w:t>当推送渠道不可用（如微信接口调用失败、邮件服务器故障）时，系统自动切换至备用渠道推送，同时记录故障渠道信息，通知管理员排查；当用户跳转链接失效（如异常ID不存在）时，系统提示链接无效并提供异常查询入口，支持用户通过异常ID重新查找；当用户录入信息不完整（如未确认异常属性）时，系统限制提交并提示补充必填字段，确保确认结果有效</w:t>
      </w:r>
      <w:r>
        <w:rPr>
          <w:rFonts w:hint="eastAsia"/>
        </w:rPr>
        <w:t>。</w:t>
      </w:r>
    </w:p>
    <w:p w14:paraId="5E2C360D">
      <w:pPr>
        <w:pStyle w:val="5"/>
      </w:pPr>
      <w:bookmarkStart w:id="402" w:name="_Toc220368519"/>
      <w:bookmarkStart w:id="403" w:name="_Toc240550137"/>
      <w:r>
        <w:rPr>
          <w:rFonts w:hint="eastAsia"/>
        </w:rPr>
        <w:t>结果输出模块</w:t>
      </w:r>
      <w:bookmarkEnd w:id="402"/>
      <w:r>
        <w:rPr>
          <w:rFonts w:hint="eastAsia"/>
        </w:rPr>
        <w:t>（SYC</w:t>
      </w:r>
      <w:r>
        <w:t>-</w:t>
      </w:r>
      <w:r>
        <w:rPr>
          <w:rFonts w:hint="eastAsia"/>
        </w:rPr>
        <w:t>GYSJ-WXYG</w:t>
      </w:r>
      <w:r>
        <w:t>-</w:t>
      </w:r>
      <w:r>
        <w:rPr>
          <w:rFonts w:hint="eastAsia"/>
        </w:rPr>
        <w:t>HGYC-JGSC）</w:t>
      </w:r>
      <w:bookmarkEnd w:id="403"/>
    </w:p>
    <w:p w14:paraId="612284A3">
      <w:pPr>
        <w:pStyle w:val="6"/>
      </w:pPr>
      <w:r>
        <w:rPr>
          <w:rFonts w:hint="eastAsia"/>
        </w:rPr>
        <w:t>概述</w:t>
      </w:r>
    </w:p>
    <w:p w14:paraId="04473AFC">
      <w:pPr>
        <w:ind w:firstLine="480"/>
      </w:pPr>
      <w:r>
        <w:t>结果输出模块是异常监测成果的集中管理与服务输出环节，核心职责是对相关性分析后的有效异常结果进行结构化存储、多条件查询、可视化展示与多格式导出；生成标准化异常检测报告，支撑科研人员与应急监测人员的成果查看、追溯与应用；同时实现与数据接收质控管理软件的成果推送，保障异常成果的共享与归档</w:t>
      </w:r>
      <w:r>
        <w:rPr>
          <w:rFonts w:hint="eastAsia"/>
        </w:rPr>
        <w:t>。</w:t>
      </w:r>
    </w:p>
    <w:p w14:paraId="3BAE79E3">
      <w:pPr>
        <w:pStyle w:val="6"/>
      </w:pPr>
      <w:r>
        <w:rPr>
          <w:rFonts w:hint="eastAsia"/>
        </w:rPr>
        <w:t>模块组成</w:t>
      </w:r>
    </w:p>
    <w:p w14:paraId="2F86D6FA">
      <w:pPr>
        <w:pStyle w:val="59"/>
      </w:pPr>
      <w:r>
        <w:rPr>
          <w:rFonts w:hint="eastAsia"/>
        </w:rPr>
        <w:object>
          <v:shape id="_x0000_i1068" o:spt="75" type="#_x0000_t75" style="height:238.55pt;width:138.1pt;" o:ole="t" filled="f" o:preferrelative="t" stroked="f" coordsize="21600,21600">
            <v:path/>
            <v:fill on="f" focussize="0,0"/>
            <v:stroke on="f" joinstyle="miter"/>
            <v:imagedata r:id="rId116" o:title=""/>
            <o:lock v:ext="edit" aspectratio="f"/>
            <w10:wrap type="none"/>
            <w10:anchorlock/>
          </v:shape>
          <o:OLEObject Type="Embed" ProgID="Visio.Drawing.15" ShapeID="_x0000_i1068" DrawAspect="Content" ObjectID="_1468075768" r:id="rId115">
            <o:LockedField>false</o:LockedField>
          </o:OLEObject>
        </w:object>
      </w:r>
    </w:p>
    <w:p w14:paraId="62F202AB">
      <w:pPr>
        <w:pStyle w:val="110"/>
        <w:rPr>
          <w:rFonts w:hint="eastAsia"/>
        </w:rPr>
      </w:pPr>
      <w:bookmarkStart w:id="404" w:name="_Toc24055003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27</w:t>
      </w:r>
      <w:r>
        <w:rPr>
          <w:rFonts w:hint="eastAsia"/>
        </w:rPr>
        <w:fldChar w:fldCharType="end"/>
      </w:r>
      <w:r>
        <w:rPr>
          <w:rFonts w:hint="eastAsia"/>
        </w:rPr>
        <w:t>结果输出模块组成图</w:t>
      </w:r>
      <w:bookmarkEnd w:id="404"/>
    </w:p>
    <w:p w14:paraId="795D4FC1">
      <w:pPr>
        <w:pStyle w:val="6"/>
      </w:pPr>
      <w:r>
        <w:rPr>
          <w:rFonts w:hint="eastAsia"/>
        </w:rPr>
        <w:t>交互关系</w:t>
      </w:r>
    </w:p>
    <w:p w14:paraId="0BC9A610">
      <w:pPr>
        <w:ind w:firstLine="480"/>
      </w:pPr>
      <w:r>
        <w:rPr>
          <w:rFonts w:hint="eastAsia"/>
        </w:rPr>
        <w:t>模块交互关系图如下所示：</w:t>
      </w:r>
    </w:p>
    <w:p w14:paraId="51F46C88">
      <w:pPr>
        <w:pStyle w:val="59"/>
      </w:pPr>
      <w:r>
        <w:rPr>
          <w:rFonts w:hint="eastAsia"/>
        </w:rPr>
        <w:object>
          <v:shape id="_x0000_i1069" o:spt="75" type="#_x0000_t75" style="height:153.8pt;width:208.65pt;" o:ole="t" filled="f" o:preferrelative="t" stroked="f" coordsize="21600,21600">
            <v:path/>
            <v:fill on="f" focussize="0,0"/>
            <v:stroke on="f" joinstyle="miter"/>
            <v:imagedata r:id="rId118" o:title=""/>
            <o:lock v:ext="edit" aspectratio="f"/>
            <w10:wrap type="none"/>
            <w10:anchorlock/>
          </v:shape>
          <o:OLEObject Type="Embed" ProgID="Visio.Drawing.15" ShapeID="_x0000_i1069" DrawAspect="Content" ObjectID="_1468075769" r:id="rId117">
            <o:LockedField>false</o:LockedField>
          </o:OLEObject>
        </w:object>
      </w:r>
    </w:p>
    <w:p w14:paraId="28F48A81">
      <w:pPr>
        <w:pStyle w:val="110"/>
        <w:rPr>
          <w:rFonts w:hint="eastAsia"/>
        </w:rPr>
      </w:pPr>
      <w:bookmarkStart w:id="405" w:name="_Toc24055004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28</w:t>
      </w:r>
      <w:r>
        <w:rPr>
          <w:rFonts w:hint="eastAsia"/>
        </w:rPr>
        <w:fldChar w:fldCharType="end"/>
      </w:r>
      <w:r>
        <w:rPr>
          <w:rFonts w:hint="eastAsia"/>
        </w:rPr>
        <w:t>结果输出模块交互关系图</w:t>
      </w:r>
      <w:bookmarkEnd w:id="405"/>
    </w:p>
    <w:p w14:paraId="48723C52">
      <w:pPr>
        <w:pStyle w:val="6"/>
      </w:pPr>
      <w:r>
        <w:rPr>
          <w:rFonts w:hint="eastAsia"/>
        </w:rPr>
        <w:t>分析结果管理功能（SYC</w:t>
      </w:r>
      <w:r>
        <w:t>-</w:t>
      </w:r>
      <w:r>
        <w:rPr>
          <w:rFonts w:hint="eastAsia"/>
        </w:rPr>
        <w:t>GYSJ-WXYG</w:t>
      </w:r>
      <w:r>
        <w:t>-</w:t>
      </w:r>
      <w:r>
        <w:rPr>
          <w:rFonts w:hint="eastAsia"/>
        </w:rPr>
        <w:t>HGYC-JGSC-JGGL）</w:t>
      </w:r>
    </w:p>
    <w:p w14:paraId="6180FE3D">
      <w:pPr>
        <w:pStyle w:val="7"/>
      </w:pPr>
      <w:r>
        <w:rPr>
          <w:rFonts w:hint="eastAsia"/>
        </w:rPr>
        <w:t>功能描述</w:t>
      </w:r>
    </w:p>
    <w:p w14:paraId="2CA64BF1">
      <w:pPr>
        <w:ind w:firstLine="480"/>
      </w:pPr>
      <w:r>
        <w:t>该功能对相关性分析后的异常结果进行结构化存储，支持按异常ID、区域、时间、结果类型（“强相关”“弱相关”等）多条件组合查询；通过时序图、热力图、散点图等形式可视化展示异常特征与分布；支持Excel、PDF、GeoJSON等多格式导出异常结果与分析报告；关联模型参数与数据源，生成追溯报告，确保异常成果可查询、可导出、可追溯</w:t>
      </w:r>
      <w:r>
        <w:rPr>
          <w:rFonts w:hint="eastAsia"/>
        </w:rPr>
        <w:t>。</w:t>
      </w:r>
    </w:p>
    <w:p w14:paraId="02BC37F8">
      <w:pPr>
        <w:pStyle w:val="7"/>
      </w:pPr>
      <w:r>
        <w:rPr>
          <w:rFonts w:hint="eastAsia"/>
        </w:rPr>
        <w:t>输入输出</w:t>
      </w:r>
    </w:p>
    <w:p w14:paraId="09BBC94A">
      <w:pPr>
        <w:pStyle w:val="106"/>
        <w:rPr>
          <w:rFonts w:hint="eastAsia"/>
        </w:rPr>
      </w:pPr>
      <w:bookmarkStart w:id="406" w:name="_Toc24054997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31</w:t>
      </w:r>
      <w:r>
        <w:rPr>
          <w:rFonts w:hint="eastAsia"/>
        </w:rPr>
        <w:fldChar w:fldCharType="end"/>
      </w:r>
      <w:r>
        <w:rPr>
          <w:rFonts w:hint="eastAsia"/>
        </w:rPr>
        <w:t>输入输出表</w:t>
      </w:r>
      <w:bookmarkEnd w:id="40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649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0425C51A">
            <w:pPr>
              <w:pStyle w:val="57"/>
            </w:pPr>
            <w:r>
              <w:t>标识</w:t>
            </w:r>
          </w:p>
        </w:tc>
        <w:tc>
          <w:tcPr>
            <w:tcW w:w="1746" w:type="dxa"/>
            <w:shd w:val="clear" w:color="auto" w:fill="D8D8D8" w:themeFill="background1" w:themeFillShade="D9"/>
          </w:tcPr>
          <w:p w14:paraId="380716CE">
            <w:pPr>
              <w:pStyle w:val="57"/>
            </w:pPr>
            <w:r>
              <w:t>交互对象</w:t>
            </w:r>
          </w:p>
        </w:tc>
        <w:tc>
          <w:tcPr>
            <w:tcW w:w="1746" w:type="dxa"/>
            <w:shd w:val="clear" w:color="auto" w:fill="D8D8D8" w:themeFill="background1" w:themeFillShade="D9"/>
          </w:tcPr>
          <w:p w14:paraId="0302B968">
            <w:pPr>
              <w:pStyle w:val="57"/>
            </w:pPr>
            <w:r>
              <w:t>数据名称</w:t>
            </w:r>
          </w:p>
        </w:tc>
        <w:tc>
          <w:tcPr>
            <w:tcW w:w="1746" w:type="dxa"/>
            <w:shd w:val="clear" w:color="auto" w:fill="D8D8D8" w:themeFill="background1" w:themeFillShade="D9"/>
          </w:tcPr>
          <w:p w14:paraId="1A8F6BD4">
            <w:pPr>
              <w:pStyle w:val="57"/>
            </w:pPr>
            <w:r>
              <w:t>数据内容</w:t>
            </w:r>
          </w:p>
        </w:tc>
        <w:tc>
          <w:tcPr>
            <w:tcW w:w="1746" w:type="dxa"/>
            <w:shd w:val="clear" w:color="auto" w:fill="D8D8D8" w:themeFill="background1" w:themeFillShade="D9"/>
          </w:tcPr>
          <w:p w14:paraId="0B285B78">
            <w:pPr>
              <w:pStyle w:val="57"/>
            </w:pPr>
            <w:r>
              <w:t>I/O</w:t>
            </w:r>
          </w:p>
        </w:tc>
      </w:tr>
      <w:tr w14:paraId="4860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621A94D">
            <w:pPr>
              <w:pStyle w:val="58"/>
            </w:pPr>
            <w:r>
              <w:t>SYC-GYSJ-WXYG-HGYC-JGSC-JGGL-01</w:t>
            </w:r>
          </w:p>
        </w:tc>
        <w:tc>
          <w:tcPr>
            <w:tcW w:w="1746" w:type="dxa"/>
          </w:tcPr>
          <w:p w14:paraId="0468F83F">
            <w:pPr>
              <w:pStyle w:val="58"/>
            </w:pPr>
            <w:r>
              <w:t>相关性分析模块</w:t>
            </w:r>
          </w:p>
        </w:tc>
        <w:tc>
          <w:tcPr>
            <w:tcW w:w="1746" w:type="dxa"/>
          </w:tcPr>
          <w:p w14:paraId="4A08335F">
            <w:pPr>
              <w:pStyle w:val="58"/>
            </w:pPr>
            <w:r>
              <w:t>分析结果</w:t>
            </w:r>
          </w:p>
        </w:tc>
        <w:tc>
          <w:tcPr>
            <w:tcW w:w="1746" w:type="dxa"/>
          </w:tcPr>
          <w:p w14:paraId="37A79CFA">
            <w:pPr>
              <w:pStyle w:val="58"/>
            </w:pPr>
            <w:r>
              <w:t>来源标识、数据类型、业务时间、空间范围、格式/结构。</w:t>
            </w:r>
          </w:p>
        </w:tc>
        <w:tc>
          <w:tcPr>
            <w:tcW w:w="1746" w:type="dxa"/>
          </w:tcPr>
          <w:p w14:paraId="343DF804">
            <w:pPr>
              <w:pStyle w:val="58"/>
            </w:pPr>
            <w:r>
              <w:t>I</w:t>
            </w:r>
          </w:p>
        </w:tc>
      </w:tr>
      <w:tr w14:paraId="7BB2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8120D58">
            <w:pPr>
              <w:pStyle w:val="58"/>
            </w:pPr>
            <w:r>
              <w:t>SYC-GYSJ-WXYG-HGYC-JGSC-JGGL-02</w:t>
            </w:r>
          </w:p>
        </w:tc>
        <w:tc>
          <w:tcPr>
            <w:tcW w:w="1746" w:type="dxa"/>
          </w:tcPr>
          <w:p w14:paraId="2796C655">
            <w:pPr>
              <w:pStyle w:val="58"/>
            </w:pPr>
            <w:r>
              <w:t>用户输入</w:t>
            </w:r>
          </w:p>
        </w:tc>
        <w:tc>
          <w:tcPr>
            <w:tcW w:w="1746" w:type="dxa"/>
          </w:tcPr>
          <w:p w14:paraId="5E436ACB">
            <w:pPr>
              <w:pStyle w:val="58"/>
            </w:pPr>
            <w:r>
              <w:t>查询条件</w:t>
            </w:r>
          </w:p>
        </w:tc>
        <w:tc>
          <w:tcPr>
            <w:tcW w:w="1746" w:type="dxa"/>
          </w:tcPr>
          <w:p w14:paraId="5B64C543">
            <w:pPr>
              <w:pStyle w:val="58"/>
            </w:pPr>
            <w:r>
              <w:t>来源标识、数据类型、业务时间、空间范围、格式/结构。</w:t>
            </w:r>
          </w:p>
        </w:tc>
        <w:tc>
          <w:tcPr>
            <w:tcW w:w="1746" w:type="dxa"/>
          </w:tcPr>
          <w:p w14:paraId="43F07B2C">
            <w:pPr>
              <w:pStyle w:val="58"/>
            </w:pPr>
            <w:r>
              <w:t>I</w:t>
            </w:r>
          </w:p>
        </w:tc>
      </w:tr>
      <w:tr w14:paraId="14A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D769B3E">
            <w:pPr>
              <w:pStyle w:val="58"/>
            </w:pPr>
            <w:r>
              <w:t>SYC-GYSJ-WXYG-HGYC-JGSC-JGGL-03</w:t>
            </w:r>
          </w:p>
        </w:tc>
        <w:tc>
          <w:tcPr>
            <w:tcW w:w="1746" w:type="dxa"/>
          </w:tcPr>
          <w:p w14:paraId="4A2E85CB">
            <w:pPr>
              <w:pStyle w:val="58"/>
            </w:pPr>
            <w:r>
              <w:t>用户输入</w:t>
            </w:r>
          </w:p>
        </w:tc>
        <w:tc>
          <w:tcPr>
            <w:tcW w:w="1746" w:type="dxa"/>
          </w:tcPr>
          <w:p w14:paraId="75CFA8B7">
            <w:pPr>
              <w:pStyle w:val="58"/>
            </w:pPr>
            <w:r>
              <w:t>可视化配置</w:t>
            </w:r>
          </w:p>
        </w:tc>
        <w:tc>
          <w:tcPr>
            <w:tcW w:w="1746" w:type="dxa"/>
          </w:tcPr>
          <w:p w14:paraId="3A886ADE">
            <w:pPr>
              <w:pStyle w:val="58"/>
            </w:pPr>
            <w:r>
              <w:t>来源标识、数据类型、业务时间、空间范围、格式/结构。</w:t>
            </w:r>
          </w:p>
        </w:tc>
        <w:tc>
          <w:tcPr>
            <w:tcW w:w="1746" w:type="dxa"/>
          </w:tcPr>
          <w:p w14:paraId="1E78A031">
            <w:pPr>
              <w:pStyle w:val="58"/>
            </w:pPr>
            <w:r>
              <w:t>I</w:t>
            </w:r>
          </w:p>
        </w:tc>
      </w:tr>
      <w:tr w14:paraId="2AA2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303075">
            <w:pPr>
              <w:pStyle w:val="58"/>
            </w:pPr>
            <w:r>
              <w:t>SYC-GYSJ-WXYG-HGYC-JGSC-JGGL-04</w:t>
            </w:r>
          </w:p>
        </w:tc>
        <w:tc>
          <w:tcPr>
            <w:tcW w:w="1746" w:type="dxa"/>
          </w:tcPr>
          <w:p w14:paraId="41BFC53B">
            <w:pPr>
              <w:pStyle w:val="58"/>
            </w:pPr>
            <w:r>
              <w:t>相关性分析模块、数据接入模块</w:t>
            </w:r>
          </w:p>
        </w:tc>
        <w:tc>
          <w:tcPr>
            <w:tcW w:w="1746" w:type="dxa"/>
          </w:tcPr>
          <w:p w14:paraId="74FE4245">
            <w:pPr>
              <w:pStyle w:val="58"/>
            </w:pPr>
            <w:r>
              <w:t>关联数据</w:t>
            </w:r>
          </w:p>
        </w:tc>
        <w:tc>
          <w:tcPr>
            <w:tcW w:w="1746" w:type="dxa"/>
          </w:tcPr>
          <w:p w14:paraId="5941491A">
            <w:pPr>
              <w:pStyle w:val="58"/>
            </w:pPr>
            <w:r>
              <w:t>来源标识、数据类型、业务时间、空间范围、格式/结构。</w:t>
            </w:r>
          </w:p>
        </w:tc>
        <w:tc>
          <w:tcPr>
            <w:tcW w:w="1746" w:type="dxa"/>
          </w:tcPr>
          <w:p w14:paraId="389E43FC">
            <w:pPr>
              <w:pStyle w:val="58"/>
            </w:pPr>
            <w:r>
              <w:t>I</w:t>
            </w:r>
          </w:p>
        </w:tc>
      </w:tr>
      <w:tr w14:paraId="7F45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8DF67A1">
            <w:pPr>
              <w:pStyle w:val="58"/>
            </w:pPr>
            <w:r>
              <w:t>SYC-GYSJ-WXYG-HGYC-JGSC-JGGL-05</w:t>
            </w:r>
          </w:p>
        </w:tc>
        <w:tc>
          <w:tcPr>
            <w:tcW w:w="1746" w:type="dxa"/>
          </w:tcPr>
          <w:p w14:paraId="3D975837">
            <w:pPr>
              <w:pStyle w:val="58"/>
            </w:pPr>
            <w:r>
              <w:t>下游模块或成果库</w:t>
            </w:r>
          </w:p>
        </w:tc>
        <w:tc>
          <w:tcPr>
            <w:tcW w:w="1746" w:type="dxa"/>
          </w:tcPr>
          <w:p w14:paraId="72200FD1">
            <w:pPr>
              <w:pStyle w:val="58"/>
            </w:pPr>
            <w:r>
              <w:t>查询结果列表</w:t>
            </w:r>
          </w:p>
        </w:tc>
        <w:tc>
          <w:tcPr>
            <w:tcW w:w="1746" w:type="dxa"/>
          </w:tcPr>
          <w:p w14:paraId="530BBCF6">
            <w:pPr>
              <w:pStyle w:val="58"/>
            </w:pPr>
            <w:r>
              <w:t>关联任务或源数据标识、生成时间、成果类型、核心结果字段、质量状态。</w:t>
            </w:r>
          </w:p>
        </w:tc>
        <w:tc>
          <w:tcPr>
            <w:tcW w:w="1746" w:type="dxa"/>
          </w:tcPr>
          <w:p w14:paraId="045D02E9">
            <w:pPr>
              <w:pStyle w:val="58"/>
            </w:pPr>
            <w:r>
              <w:t>O</w:t>
            </w:r>
          </w:p>
        </w:tc>
      </w:tr>
      <w:tr w14:paraId="5B73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2AB8AED">
            <w:pPr>
              <w:pStyle w:val="58"/>
            </w:pPr>
            <w:r>
              <w:t>SYC-GYSJ-WXYG-HGYC-JGSC-JGGL-06</w:t>
            </w:r>
          </w:p>
        </w:tc>
        <w:tc>
          <w:tcPr>
            <w:tcW w:w="1746" w:type="dxa"/>
          </w:tcPr>
          <w:p w14:paraId="29FD72E7">
            <w:pPr>
              <w:pStyle w:val="58"/>
            </w:pPr>
            <w:r>
              <w:t>下游模块或成果库</w:t>
            </w:r>
          </w:p>
        </w:tc>
        <w:tc>
          <w:tcPr>
            <w:tcW w:w="1746" w:type="dxa"/>
          </w:tcPr>
          <w:p w14:paraId="7B2DC25C">
            <w:pPr>
              <w:pStyle w:val="58"/>
            </w:pPr>
            <w:r>
              <w:t>可视化图表</w:t>
            </w:r>
          </w:p>
        </w:tc>
        <w:tc>
          <w:tcPr>
            <w:tcW w:w="1746" w:type="dxa"/>
          </w:tcPr>
          <w:p w14:paraId="25863756">
            <w:pPr>
              <w:pStyle w:val="58"/>
            </w:pPr>
            <w:r>
              <w:t>关联任务或源数据标识、生成时间、成果类型、核心结果字段、质量状态。</w:t>
            </w:r>
          </w:p>
        </w:tc>
        <w:tc>
          <w:tcPr>
            <w:tcW w:w="1746" w:type="dxa"/>
          </w:tcPr>
          <w:p w14:paraId="2905B815">
            <w:pPr>
              <w:pStyle w:val="58"/>
            </w:pPr>
            <w:r>
              <w:t>O</w:t>
            </w:r>
          </w:p>
        </w:tc>
      </w:tr>
      <w:tr w14:paraId="62BC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4E4965E">
            <w:pPr>
              <w:pStyle w:val="58"/>
            </w:pPr>
            <w:r>
              <w:t>SYC-GYSJ-WXYG-HGYC-JGSC-JGGL-07</w:t>
            </w:r>
          </w:p>
        </w:tc>
        <w:tc>
          <w:tcPr>
            <w:tcW w:w="1746" w:type="dxa"/>
          </w:tcPr>
          <w:p w14:paraId="50693C02">
            <w:pPr>
              <w:pStyle w:val="58"/>
            </w:pPr>
            <w:r>
              <w:t>下游模块或成果库</w:t>
            </w:r>
          </w:p>
        </w:tc>
        <w:tc>
          <w:tcPr>
            <w:tcW w:w="1746" w:type="dxa"/>
          </w:tcPr>
          <w:p w14:paraId="70300AD7">
            <w:pPr>
              <w:pStyle w:val="58"/>
            </w:pPr>
            <w:r>
              <w:t>导出文件</w:t>
            </w:r>
          </w:p>
        </w:tc>
        <w:tc>
          <w:tcPr>
            <w:tcW w:w="1746" w:type="dxa"/>
          </w:tcPr>
          <w:p w14:paraId="7E1CCC71">
            <w:pPr>
              <w:pStyle w:val="58"/>
            </w:pPr>
            <w:r>
              <w:t>关联任务或源数据标识、生成时间、成果类型、核心结果字段、质量状态。</w:t>
            </w:r>
          </w:p>
        </w:tc>
        <w:tc>
          <w:tcPr>
            <w:tcW w:w="1746" w:type="dxa"/>
          </w:tcPr>
          <w:p w14:paraId="31DC1273">
            <w:pPr>
              <w:pStyle w:val="58"/>
            </w:pPr>
            <w:r>
              <w:t>O</w:t>
            </w:r>
          </w:p>
        </w:tc>
      </w:tr>
      <w:tr w14:paraId="0638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4D1F548">
            <w:pPr>
              <w:pStyle w:val="58"/>
            </w:pPr>
            <w:r>
              <w:t>SYC-GYSJ-WXYG-HGYC-JGSC-JGGL-08</w:t>
            </w:r>
          </w:p>
        </w:tc>
        <w:tc>
          <w:tcPr>
            <w:tcW w:w="1746" w:type="dxa"/>
          </w:tcPr>
          <w:p w14:paraId="35BBB93A">
            <w:pPr>
              <w:pStyle w:val="58"/>
            </w:pPr>
            <w:r>
              <w:t>下游模块或成果库</w:t>
            </w:r>
          </w:p>
        </w:tc>
        <w:tc>
          <w:tcPr>
            <w:tcW w:w="1746" w:type="dxa"/>
          </w:tcPr>
          <w:p w14:paraId="7DBDB976">
            <w:pPr>
              <w:pStyle w:val="58"/>
            </w:pPr>
            <w:r>
              <w:t>追溯报告</w:t>
            </w:r>
          </w:p>
        </w:tc>
        <w:tc>
          <w:tcPr>
            <w:tcW w:w="1746" w:type="dxa"/>
          </w:tcPr>
          <w:p w14:paraId="7280EA70">
            <w:pPr>
              <w:pStyle w:val="58"/>
            </w:pPr>
            <w:r>
              <w:t>关联任务或源数据标识、生成时间、成果类型、核心结果字段、质量状态。</w:t>
            </w:r>
          </w:p>
        </w:tc>
        <w:tc>
          <w:tcPr>
            <w:tcW w:w="1746" w:type="dxa"/>
          </w:tcPr>
          <w:p w14:paraId="56AEAD38">
            <w:pPr>
              <w:pStyle w:val="58"/>
            </w:pPr>
            <w:r>
              <w:t>O</w:t>
            </w:r>
          </w:p>
        </w:tc>
      </w:tr>
    </w:tbl>
    <w:p w14:paraId="300F410F">
      <w:pPr>
        <w:ind w:firstLine="480"/>
      </w:pPr>
    </w:p>
    <w:p w14:paraId="543FABA6">
      <w:pPr>
        <w:pStyle w:val="7"/>
      </w:pPr>
      <w:r>
        <w:rPr>
          <w:rFonts w:hint="eastAsia"/>
        </w:rPr>
        <w:t>处理逻辑</w:t>
      </w:r>
    </w:p>
    <w:p w14:paraId="29A8D8EC">
      <w:pPr>
        <w:widowControl w:val="0"/>
        <w:numPr>
          <w:ilvl w:val="0"/>
          <w:numId w:val="45"/>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结果存储：接收各分析功能形成的结果，关联异常标识、任务标识、算法版本和源数据后统一存储</w:t>
      </w:r>
      <w:r>
        <w:rPr>
          <w:rFonts w:hint="eastAsia" w:asciiTheme="minorEastAsia" w:hAnsiTheme="minorEastAsia" w:cstheme="minorEastAsia"/>
          <w:szCs w:val="21"/>
        </w:rPr>
        <w:t>。</w:t>
      </w:r>
    </w:p>
    <w:p w14:paraId="4D969280">
      <w:pPr>
        <w:widowControl w:val="0"/>
        <w:numPr>
          <w:ilvl w:val="0"/>
          <w:numId w:val="45"/>
        </w:numPr>
        <w:snapToGrid/>
        <w:ind w:firstLine="480"/>
        <w:rPr>
          <w:rFonts w:hint="eastAsia" w:asciiTheme="minorEastAsia" w:hAnsiTheme="minorEastAsia" w:cstheme="minorEastAsia"/>
          <w:szCs w:val="21"/>
        </w:rPr>
      </w:pPr>
      <w:r>
        <w:rPr>
          <w:rFonts w:asciiTheme="minorEastAsia" w:hAnsiTheme="minorEastAsia" w:cstheme="minorEastAsia"/>
          <w:szCs w:val="21"/>
        </w:rPr>
        <w:t>多条件查询：根据区域、时间、异常类型、异常等级和处理状态等条件检索分析结果</w:t>
      </w:r>
      <w:r>
        <w:rPr>
          <w:rFonts w:hint="eastAsia" w:asciiTheme="minorEastAsia" w:hAnsiTheme="minorEastAsia" w:cstheme="minorEastAsia"/>
          <w:szCs w:val="21"/>
        </w:rPr>
        <w:t>。</w:t>
      </w:r>
    </w:p>
    <w:p w14:paraId="247F1E41">
      <w:pPr>
        <w:widowControl w:val="0"/>
        <w:numPr>
          <w:ilvl w:val="0"/>
          <w:numId w:val="45"/>
        </w:numPr>
        <w:snapToGrid/>
        <w:ind w:firstLine="480"/>
        <w:rPr>
          <w:rFonts w:hint="eastAsia" w:asciiTheme="minorEastAsia" w:hAnsiTheme="minorEastAsia" w:cstheme="minorEastAsia"/>
          <w:szCs w:val="21"/>
        </w:rPr>
      </w:pPr>
      <w:r>
        <w:rPr>
          <w:rFonts w:asciiTheme="minorEastAsia" w:hAnsiTheme="minorEastAsia" w:cstheme="minorEastAsia"/>
          <w:szCs w:val="21"/>
        </w:rPr>
        <w:t>可视化展示：通过地图、列表、曲线和统计图表展示异常位置、强度及演化情况</w:t>
      </w:r>
      <w:r>
        <w:rPr>
          <w:rFonts w:hint="eastAsia" w:asciiTheme="minorEastAsia" w:hAnsiTheme="minorEastAsia" w:cstheme="minorEastAsia"/>
          <w:szCs w:val="21"/>
        </w:rPr>
        <w:t>。</w:t>
      </w:r>
    </w:p>
    <w:p w14:paraId="3BB870B7">
      <w:pPr>
        <w:widowControl w:val="0"/>
        <w:numPr>
          <w:ilvl w:val="0"/>
          <w:numId w:val="45"/>
        </w:numPr>
        <w:snapToGrid/>
        <w:ind w:firstLine="480"/>
        <w:rPr>
          <w:rFonts w:hint="eastAsia" w:asciiTheme="minorEastAsia" w:hAnsiTheme="minorEastAsia" w:cstheme="minorEastAsia"/>
          <w:szCs w:val="21"/>
        </w:rPr>
      </w:pPr>
      <w:r>
        <w:rPr>
          <w:rFonts w:asciiTheme="minorEastAsia" w:hAnsiTheme="minorEastAsia" w:cstheme="minorEastAsia"/>
          <w:szCs w:val="21"/>
        </w:rPr>
        <w:t>结果导出：按用户选择的范围和格式导出分析记录、图表或空间数据成果</w:t>
      </w:r>
      <w:r>
        <w:rPr>
          <w:rFonts w:hint="eastAsia" w:asciiTheme="minorEastAsia" w:hAnsiTheme="minorEastAsia" w:cstheme="minorEastAsia"/>
          <w:szCs w:val="21"/>
        </w:rPr>
        <w:t>。</w:t>
      </w:r>
    </w:p>
    <w:p w14:paraId="2DC8F2CD">
      <w:pPr>
        <w:widowControl w:val="0"/>
        <w:numPr>
          <w:ilvl w:val="0"/>
          <w:numId w:val="45"/>
        </w:numPr>
        <w:snapToGrid/>
        <w:ind w:firstLine="480"/>
        <w:rPr>
          <w:rFonts w:hint="eastAsia" w:asciiTheme="minorEastAsia" w:hAnsiTheme="minorEastAsia" w:cstheme="minorEastAsia"/>
          <w:szCs w:val="21"/>
        </w:rPr>
      </w:pPr>
      <w:r>
        <w:rPr>
          <w:rFonts w:asciiTheme="minorEastAsia" w:hAnsiTheme="minorEastAsia" w:cstheme="minorEastAsia"/>
          <w:szCs w:val="21"/>
        </w:rPr>
        <w:t>追溯管理：保留分析参数、算法版本、输入数据、人工确认和成果版本，实现分析过程追溯</w:t>
      </w:r>
      <w:r>
        <w:rPr>
          <w:rFonts w:hint="eastAsia" w:asciiTheme="minorEastAsia" w:hAnsiTheme="minorEastAsia" w:cstheme="minorEastAsia"/>
          <w:szCs w:val="21"/>
        </w:rPr>
        <w:t>。</w:t>
      </w:r>
    </w:p>
    <w:p w14:paraId="11175F8B">
      <w:pPr>
        <w:pStyle w:val="7"/>
      </w:pPr>
      <w:r>
        <w:rPr>
          <w:rFonts w:hint="eastAsia"/>
        </w:rPr>
        <w:t>异常与错误处理</w:t>
      </w:r>
    </w:p>
    <w:p w14:paraId="48B90C65">
      <w:pPr>
        <w:ind w:firstLine="480"/>
      </w:pPr>
      <w:r>
        <w:rPr>
          <w:rFonts w:hint="eastAsia"/>
        </w:rPr>
        <w:t>当查询无匹配结果时，系统提示用户调整查询条件（如扩大时间范围、修改异常等级），同时展示热门查询示例供参考；当导出文件过大（如单次导出≥1000条异常数据）时，系统支持断点续传，避免导出中断导致文件损坏；当可视化图表生成失败（如数据格式不支持）时，系统提示生成失败并提供数据列表导出替代方案，同时记录错误日志排查问题；当追溯报告生成失败（如关联模型参数缺失）时，系统标记异常结果为“追溯信息不全”，提示管理员补充关联数据后重新生成报告。</w:t>
      </w:r>
    </w:p>
    <w:p w14:paraId="7E1D61AB">
      <w:pPr>
        <w:pStyle w:val="4"/>
      </w:pPr>
      <w:bookmarkStart w:id="407" w:name="_Toc220368520"/>
      <w:bookmarkStart w:id="408" w:name="_Toc240550138"/>
      <w:r>
        <w:rPr>
          <w:rFonts w:hint="eastAsia"/>
        </w:rPr>
        <w:t>地震灾害损失与影响快速风险评估部件</w:t>
      </w:r>
      <w:bookmarkEnd w:id="407"/>
      <w:r>
        <w:rPr>
          <w:rFonts w:hint="eastAsia"/>
        </w:rPr>
        <w:t>（SYC</w:t>
      </w:r>
      <w:r>
        <w:t>-</w:t>
      </w:r>
      <w:r>
        <w:rPr>
          <w:rFonts w:hint="eastAsia"/>
        </w:rPr>
        <w:t>GYSJ-WXYG</w:t>
      </w:r>
      <w:r>
        <w:t>-</w:t>
      </w:r>
      <w:r>
        <w:rPr>
          <w:rFonts w:hint="eastAsia"/>
        </w:rPr>
        <w:t>ZHPG）</w:t>
      </w:r>
      <w:bookmarkEnd w:id="408"/>
    </w:p>
    <w:p w14:paraId="4838DB4D">
      <w:pPr>
        <w:pStyle w:val="5"/>
      </w:pPr>
      <w:bookmarkStart w:id="409" w:name="_Toc240550139"/>
      <w:bookmarkStart w:id="410" w:name="_Toc220368521"/>
      <w:r>
        <w:rPr>
          <w:rFonts w:hint="eastAsia"/>
        </w:rPr>
        <w:t>概述</w:t>
      </w:r>
      <w:bookmarkEnd w:id="409"/>
      <w:bookmarkEnd w:id="410"/>
    </w:p>
    <w:p w14:paraId="4841EE51">
      <w:pPr>
        <w:ind w:firstLine="480"/>
        <w:jc w:val="both"/>
      </w:pPr>
      <w:r>
        <w:rPr>
          <w:rFonts w:hint="eastAsia"/>
        </w:rPr>
        <w:t>地震灾害损失与影响快速风险评估子系统聚焦震后应急响应与灾害评估需求，核心目标是利用人工智能技术整合多源异构数据，快速量化地震造成的人员伤亡、建筑损毁、经济损失及次生灾害风险，为应急管理决策提供科学支撑。子系统通过数据接收质控管理软件获取光学影像、气象、地质、历史地震、人口经济、建筑物等多类型数据，经预处理、AI分析与风险评估，实现震后15分钟内输出自动快速评估简报、40分钟内输出评估专报、6小时内输出详细评估结果的时效要求，同时支持多类型评估任务并行分析，满足应急响应的时效性与准确性需求。</w:t>
      </w:r>
    </w:p>
    <w:p w14:paraId="24606EFF">
      <w:pPr>
        <w:pStyle w:val="5"/>
      </w:pPr>
      <w:bookmarkStart w:id="411" w:name="_Toc220368522"/>
      <w:bookmarkStart w:id="412" w:name="_Toc240550140"/>
      <w:r>
        <w:rPr>
          <w:rFonts w:hint="eastAsia"/>
        </w:rPr>
        <w:t>部件组成</w:t>
      </w:r>
      <w:bookmarkEnd w:id="411"/>
      <w:bookmarkEnd w:id="412"/>
    </w:p>
    <w:p w14:paraId="228EF0C0">
      <w:pPr>
        <w:ind w:firstLine="480"/>
      </w:pPr>
      <w:bookmarkStart w:id="413" w:name="_Hlk219155248"/>
      <w:r>
        <w:rPr>
          <w:rFonts w:hint="eastAsia"/>
        </w:rPr>
        <w:t>地震灾害损失与影响快速风险评估</w:t>
      </w:r>
      <w:bookmarkEnd w:id="413"/>
      <w:r>
        <w:rPr>
          <w:rFonts w:hint="eastAsia"/>
        </w:rPr>
        <w:t>部件由数据输入模块、AI分析模块、风险评估模块、结构输出模块组成。</w:t>
      </w:r>
    </w:p>
    <w:p w14:paraId="60B6AD7F">
      <w:pPr>
        <w:pStyle w:val="59"/>
      </w:pPr>
    </w:p>
    <w:p w14:paraId="67C618A9">
      <w:pPr>
        <w:pStyle w:val="59"/>
      </w:pPr>
      <w:r>
        <w:object>
          <v:shape id="_x0000_i1070" o:spt="75" type="#_x0000_t75" style="height:227.75pt;width:429.55pt;" o:ole="t" filled="f" o:preferrelative="t" stroked="f" coordsize="21600,21600">
            <v:path/>
            <v:fill on="f" focussize="0,0"/>
            <v:stroke on="f" joinstyle="miter"/>
            <v:imagedata r:id="rId120" o:title=""/>
            <o:lock v:ext="edit" aspectratio="f"/>
            <w10:wrap type="none"/>
            <w10:anchorlock/>
          </v:shape>
          <o:OLEObject Type="Embed" ProgID="Visio.Drawing.15" ShapeID="_x0000_i1070" DrawAspect="Content" ObjectID="_1468075770" r:id="rId119">
            <o:LockedField>false</o:LockedField>
          </o:OLEObject>
        </w:object>
      </w:r>
    </w:p>
    <w:p w14:paraId="5B2AC05F">
      <w:pPr>
        <w:pStyle w:val="110"/>
        <w:rPr>
          <w:rFonts w:hint="eastAsia"/>
        </w:rPr>
      </w:pPr>
      <w:bookmarkStart w:id="414" w:name="_Toc24055004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29</w:t>
      </w:r>
      <w:r>
        <w:rPr>
          <w:rFonts w:hint="eastAsia"/>
        </w:rPr>
        <w:fldChar w:fldCharType="end"/>
      </w:r>
      <w:r>
        <w:rPr>
          <w:rFonts w:hint="eastAsia"/>
        </w:rPr>
        <w:t>地震灾害损失与影响快速风险评估部件组成图</w:t>
      </w:r>
      <w:bookmarkEnd w:id="414"/>
    </w:p>
    <w:p w14:paraId="1222D12F">
      <w:pPr>
        <w:pStyle w:val="5"/>
      </w:pPr>
      <w:bookmarkStart w:id="415" w:name="_Toc220368523"/>
      <w:bookmarkStart w:id="416" w:name="_Toc240550141"/>
      <w:r>
        <w:rPr>
          <w:rFonts w:hint="eastAsia"/>
        </w:rPr>
        <w:t>交互关系</w:t>
      </w:r>
      <w:bookmarkEnd w:id="415"/>
      <w:bookmarkEnd w:id="416"/>
    </w:p>
    <w:p w14:paraId="5CBFB54A">
      <w:pPr>
        <w:ind w:firstLine="480"/>
      </w:pPr>
      <w:r>
        <w:rPr>
          <w:rFonts w:hint="eastAsia"/>
        </w:rPr>
        <w:t>地震灾害损失与影响快速风险评估部件交互关系图如下所示：</w:t>
      </w:r>
    </w:p>
    <w:p w14:paraId="419AC115">
      <w:pPr>
        <w:pStyle w:val="59"/>
      </w:pPr>
    </w:p>
    <w:p w14:paraId="29EB4B4B">
      <w:pPr>
        <w:pStyle w:val="59"/>
      </w:pPr>
      <w:r>
        <w:rPr>
          <w:rFonts w:hint="eastAsia"/>
        </w:rPr>
        <w:object>
          <v:shape id="_x0000_i1071" o:spt="75" type="#_x0000_t75" style="height:265.95pt;width:366.85pt;" o:ole="t" filled="f" o:preferrelative="t" stroked="f" coordsize="21600,21600">
            <v:path/>
            <v:fill on="f" focussize="0,0"/>
            <v:stroke on="f" joinstyle="miter"/>
            <v:imagedata r:id="rId122" o:title=""/>
            <o:lock v:ext="edit" aspectratio="f"/>
            <w10:wrap type="none"/>
            <w10:anchorlock/>
          </v:shape>
          <o:OLEObject Type="Embed" ProgID="Visio.Drawing.15" ShapeID="_x0000_i1071" DrawAspect="Content" ObjectID="_1468075771" r:id="rId121">
            <o:LockedField>false</o:LockedField>
          </o:OLEObject>
        </w:object>
      </w:r>
    </w:p>
    <w:p w14:paraId="68EE1D5D">
      <w:pPr>
        <w:pStyle w:val="110"/>
        <w:rPr>
          <w:rFonts w:hint="eastAsia"/>
        </w:rPr>
      </w:pPr>
      <w:bookmarkStart w:id="417" w:name="_Toc24055004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30</w:t>
      </w:r>
      <w:r>
        <w:rPr>
          <w:rFonts w:hint="eastAsia"/>
        </w:rPr>
        <w:fldChar w:fldCharType="end"/>
      </w:r>
      <w:r>
        <w:rPr>
          <w:rFonts w:hint="eastAsia"/>
        </w:rPr>
        <w:t>地震灾害损失与影响快速风险评估部件交互关系图</w:t>
      </w:r>
      <w:bookmarkEnd w:id="417"/>
    </w:p>
    <w:p w14:paraId="11E977B8">
      <w:pPr>
        <w:ind w:firstLine="480"/>
      </w:pPr>
      <w:r>
        <w:rPr>
          <w:rFonts w:hint="eastAsia"/>
        </w:rPr>
        <w:t>子系统的模块按“数据接入-AI分析-风险评估-结果输出”的业务流程分层设计，确保评估流程的高效与精准。数据接入模块负责批量导入多源数据，完成数据清洗、标准化转换与特征提取，为后续分析提供高质量数据基础；AI分析模块整合主流大模型、向量化模型及专属评估模型，通过多模态信息融合技术挖掘数据规律，预判次生灾害类型与影响范围，修正评估结果偏差；风险评估模块基于AI分析成果，开展地震影响范围划定、建筑物抗震能力评估、人员伤亡与经济损失估算，同时对可能诱发的次生灾害进行分级评估；结果输出模块按标准化模板自动生成简报、专报及详细报告，支持PDF、Excel等多格式导出。</w:t>
      </w:r>
    </w:p>
    <w:p w14:paraId="44A275C8">
      <w:pPr>
        <w:pStyle w:val="5"/>
      </w:pPr>
      <w:bookmarkStart w:id="418" w:name="_Toc220368524"/>
      <w:bookmarkStart w:id="419" w:name="_Toc240550142"/>
      <w:r>
        <w:rPr>
          <w:rFonts w:hint="eastAsia"/>
        </w:rPr>
        <w:t>数据接入模块</w:t>
      </w:r>
      <w:bookmarkEnd w:id="418"/>
      <w:r>
        <w:rPr>
          <w:rFonts w:hint="eastAsia"/>
        </w:rPr>
        <w:t>（SYC</w:t>
      </w:r>
      <w:r>
        <w:t>-</w:t>
      </w:r>
      <w:r>
        <w:rPr>
          <w:rFonts w:hint="eastAsia"/>
        </w:rPr>
        <w:t>GYSJ-WXYG</w:t>
      </w:r>
      <w:r>
        <w:t>-</w:t>
      </w:r>
      <w:r>
        <w:rPr>
          <w:rFonts w:hint="eastAsia"/>
        </w:rPr>
        <w:t>ZHPG-SJJR）</w:t>
      </w:r>
      <w:bookmarkEnd w:id="419"/>
    </w:p>
    <w:p w14:paraId="278D4C61">
      <w:pPr>
        <w:pStyle w:val="6"/>
      </w:pPr>
      <w:r>
        <w:rPr>
          <w:rFonts w:hint="eastAsia"/>
        </w:rPr>
        <w:t>概述</w:t>
      </w:r>
    </w:p>
    <w:p w14:paraId="72B7ED17">
      <w:pPr>
        <w:ind w:firstLine="480"/>
      </w:pPr>
      <w:r>
        <w:rPr>
          <w:rFonts w:hint="eastAsia"/>
        </w:rPr>
        <w:t>数据接入模块作为子系统的数据入口，核心职责是实现多源异构数据的批量导入、标准化处理与质量校验，为后续AI分析和风险评估提供完整、合规的数据支撑。模块支持SAR影像、光学影像、气象、地质、历史地震、人口经济、房屋抗震参数等多类型数据接入，通过格式解析、坐标系统一、数据清洗等操作，消除数据异构性影响，同时按完整性、准确性、时效性规则开展质量校验，确保输入数据符合评估模型要求。</w:t>
      </w:r>
    </w:p>
    <w:p w14:paraId="150F92FB">
      <w:pPr>
        <w:pStyle w:val="6"/>
      </w:pPr>
      <w:r>
        <w:rPr>
          <w:rFonts w:hint="eastAsia"/>
        </w:rPr>
        <w:t>模块组成</w:t>
      </w:r>
    </w:p>
    <w:p w14:paraId="118651F9">
      <w:pPr>
        <w:pStyle w:val="59"/>
        <w:rPr>
          <w:color w:val="C00000"/>
        </w:rPr>
      </w:pPr>
      <w:r>
        <w:object>
          <v:shape id="_x0000_i1072" o:spt="75" type="#_x0000_t75" style="height:176.35pt;width:159.2pt;" o:ole="t" filled="f" o:preferrelative="t" stroked="f" coordsize="21600,21600">
            <v:path/>
            <v:fill on="f" focussize="0,0"/>
            <v:stroke on="f" joinstyle="miter"/>
            <v:imagedata r:id="rId124" o:title=""/>
            <o:lock v:ext="edit" aspectratio="f"/>
            <w10:wrap type="none"/>
            <w10:anchorlock/>
          </v:shape>
          <o:OLEObject Type="Embed" ProgID="Visio.Drawing.15" ShapeID="_x0000_i1072" DrawAspect="Content" ObjectID="_1468075772" r:id="rId123">
            <o:LockedField>false</o:LockedField>
          </o:OLEObject>
        </w:object>
      </w:r>
    </w:p>
    <w:p w14:paraId="69036611">
      <w:pPr>
        <w:pStyle w:val="110"/>
        <w:rPr>
          <w:rFonts w:hint="eastAsia"/>
        </w:rPr>
      </w:pPr>
      <w:bookmarkStart w:id="420" w:name="_Toc24055004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31</w:t>
      </w:r>
      <w:r>
        <w:rPr>
          <w:rFonts w:hint="eastAsia"/>
        </w:rPr>
        <w:fldChar w:fldCharType="end"/>
      </w:r>
      <w:r>
        <w:rPr>
          <w:rFonts w:hint="eastAsia"/>
        </w:rPr>
        <w:t>数据接入模块组成图</w:t>
      </w:r>
      <w:bookmarkEnd w:id="420"/>
    </w:p>
    <w:p w14:paraId="426F8540">
      <w:pPr>
        <w:pStyle w:val="6"/>
      </w:pPr>
      <w:r>
        <w:rPr>
          <w:rFonts w:hint="eastAsia"/>
        </w:rPr>
        <w:t>交互关系</w:t>
      </w:r>
    </w:p>
    <w:p w14:paraId="4B57B161">
      <w:pPr>
        <w:ind w:firstLine="480"/>
      </w:pPr>
      <w:r>
        <w:rPr>
          <w:rFonts w:hint="eastAsia"/>
        </w:rPr>
        <w:t>模块交互关系图如下所示：</w:t>
      </w:r>
    </w:p>
    <w:p w14:paraId="7E3CBADD">
      <w:pPr>
        <w:pStyle w:val="59"/>
      </w:pPr>
      <w:r>
        <w:rPr>
          <w:rFonts w:hint="eastAsia"/>
        </w:rPr>
        <w:object>
          <v:shape id="_x0000_i1073" o:spt="75" type="#_x0000_t75" style="height:153.8pt;width:208.65pt;" o:ole="t" filled="f" o:preferrelative="t" stroked="f" coordsize="21600,21600">
            <v:path/>
            <v:fill on="f" focussize="0,0"/>
            <v:stroke on="f" joinstyle="miter"/>
            <v:imagedata r:id="rId126" o:title=""/>
            <o:lock v:ext="edit" aspectratio="f"/>
            <w10:wrap type="none"/>
            <w10:anchorlock/>
          </v:shape>
          <o:OLEObject Type="Embed" ProgID="Visio.Drawing.15" ShapeID="_x0000_i1073" DrawAspect="Content" ObjectID="_1468075773" r:id="rId125">
            <o:LockedField>false</o:LockedField>
          </o:OLEObject>
        </w:object>
      </w:r>
    </w:p>
    <w:p w14:paraId="7AD9AE50">
      <w:pPr>
        <w:pStyle w:val="110"/>
        <w:rPr>
          <w:rFonts w:hint="eastAsia"/>
        </w:rPr>
      </w:pPr>
      <w:bookmarkStart w:id="421" w:name="_Toc24055004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32</w:t>
      </w:r>
      <w:r>
        <w:rPr>
          <w:rFonts w:hint="eastAsia"/>
        </w:rPr>
        <w:fldChar w:fldCharType="end"/>
      </w:r>
      <w:r>
        <w:rPr>
          <w:rFonts w:hint="eastAsia"/>
        </w:rPr>
        <w:t>数据接入模块交互关系图</w:t>
      </w:r>
      <w:bookmarkEnd w:id="421"/>
    </w:p>
    <w:p w14:paraId="0C0120FC">
      <w:pPr>
        <w:pStyle w:val="6"/>
      </w:pPr>
      <w:r>
        <w:rPr>
          <w:rFonts w:hint="eastAsia"/>
        </w:rPr>
        <w:t>数据接入功能（SYC</w:t>
      </w:r>
      <w:r>
        <w:t>-</w:t>
      </w:r>
      <w:r>
        <w:rPr>
          <w:rFonts w:hint="eastAsia"/>
        </w:rPr>
        <w:t>GYSJ-WXYG</w:t>
      </w:r>
      <w:r>
        <w:t>-</w:t>
      </w:r>
      <w:r>
        <w:rPr>
          <w:rFonts w:hint="eastAsia"/>
        </w:rPr>
        <w:t>ZHPG-SJJR-SJJR）</w:t>
      </w:r>
    </w:p>
    <w:p w14:paraId="225B2902">
      <w:pPr>
        <w:pStyle w:val="7"/>
      </w:pPr>
      <w:r>
        <w:rPr>
          <w:rFonts w:hint="eastAsia"/>
        </w:rPr>
        <w:t>功能描述</w:t>
      </w:r>
    </w:p>
    <w:p w14:paraId="1E40F3D1">
      <w:pPr>
        <w:ind w:firstLine="480"/>
      </w:pPr>
      <w:r>
        <w:rPr>
          <w:rFonts w:hint="eastAsia"/>
        </w:rPr>
        <w:t>该功能按“基础数据+实时数据”分类接入多源数据，支持实时推送（WebSocket/Pulsar）与批量导入（FTP/SFTP/API拉取）两种模式，实现对地震参数、承灾体信息、监测数据等核心数据的全面接收。同时完成数据格式标准化转换，将TIFF、CSV、Shapefile、JSON等异构格式转换为系统统一格式，结合Drools规则引擎开展数据质量校验，输出包含不合格数据清单与修正建议的《数据质量报告》，确保接入数据的完整性、准确性与时效性。</w:t>
      </w:r>
    </w:p>
    <w:p w14:paraId="3CD65458">
      <w:pPr>
        <w:pStyle w:val="7"/>
      </w:pPr>
      <w:r>
        <w:rPr>
          <w:rFonts w:hint="eastAsia"/>
        </w:rPr>
        <w:t>输入输出</w:t>
      </w:r>
    </w:p>
    <w:p w14:paraId="056E8F63">
      <w:pPr>
        <w:pStyle w:val="106"/>
        <w:rPr>
          <w:rFonts w:hint="eastAsia"/>
        </w:rPr>
      </w:pPr>
      <w:bookmarkStart w:id="422" w:name="_Toc24054997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32</w:t>
      </w:r>
      <w:r>
        <w:rPr>
          <w:rFonts w:hint="eastAsia"/>
        </w:rPr>
        <w:fldChar w:fldCharType="end"/>
      </w:r>
      <w:r>
        <w:rPr>
          <w:rFonts w:hint="eastAsia"/>
        </w:rPr>
        <w:t>数据接入功能输入输出表</w:t>
      </w:r>
      <w:bookmarkEnd w:id="422"/>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46A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4" w:type="dxa"/>
            <w:shd w:val="clear" w:color="auto" w:fill="D8D8D8" w:themeFill="background1" w:themeFillShade="D9"/>
          </w:tcPr>
          <w:p w14:paraId="7D7F6D27">
            <w:pPr>
              <w:pStyle w:val="57"/>
            </w:pPr>
            <w:r>
              <w:t>标识</w:t>
            </w:r>
          </w:p>
        </w:tc>
        <w:tc>
          <w:tcPr>
            <w:tcW w:w="1744" w:type="dxa"/>
            <w:shd w:val="clear" w:color="auto" w:fill="D8D8D8" w:themeFill="background1" w:themeFillShade="D9"/>
          </w:tcPr>
          <w:p w14:paraId="1C8B671C">
            <w:pPr>
              <w:pStyle w:val="57"/>
            </w:pPr>
            <w:r>
              <w:t>交互对象</w:t>
            </w:r>
          </w:p>
        </w:tc>
        <w:tc>
          <w:tcPr>
            <w:tcW w:w="1744" w:type="dxa"/>
            <w:shd w:val="clear" w:color="auto" w:fill="D8D8D8" w:themeFill="background1" w:themeFillShade="D9"/>
          </w:tcPr>
          <w:p w14:paraId="2AFF4D0D">
            <w:pPr>
              <w:pStyle w:val="57"/>
            </w:pPr>
            <w:r>
              <w:t>数据名称</w:t>
            </w:r>
          </w:p>
        </w:tc>
        <w:tc>
          <w:tcPr>
            <w:tcW w:w="1744" w:type="dxa"/>
            <w:shd w:val="clear" w:color="auto" w:fill="D8D8D8" w:themeFill="background1" w:themeFillShade="D9"/>
          </w:tcPr>
          <w:p w14:paraId="1F3BC830">
            <w:pPr>
              <w:pStyle w:val="57"/>
            </w:pPr>
            <w:r>
              <w:t>数据内容</w:t>
            </w:r>
          </w:p>
        </w:tc>
        <w:tc>
          <w:tcPr>
            <w:tcW w:w="1744" w:type="dxa"/>
            <w:shd w:val="clear" w:color="auto" w:fill="D8D8D8" w:themeFill="background1" w:themeFillShade="D9"/>
          </w:tcPr>
          <w:p w14:paraId="537B9275">
            <w:pPr>
              <w:pStyle w:val="57"/>
            </w:pPr>
            <w:r>
              <w:t>I/O</w:t>
            </w:r>
          </w:p>
        </w:tc>
      </w:tr>
      <w:tr w14:paraId="7516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DCF8E83">
            <w:pPr>
              <w:pStyle w:val="58"/>
            </w:pPr>
            <w:r>
              <w:t>SYC-GYSJ-WXYG-ZHPG-SJJR-SJJR-01</w:t>
            </w:r>
          </w:p>
        </w:tc>
        <w:tc>
          <w:tcPr>
            <w:tcW w:w="1744" w:type="dxa"/>
          </w:tcPr>
          <w:p w14:paraId="0E9AFB2E">
            <w:pPr>
              <w:pStyle w:val="58"/>
            </w:pPr>
            <w:r>
              <w:rPr>
                <w:rFonts w:hint="eastAsia"/>
              </w:rPr>
              <w:t>地震数据灾备与大数据管理部件</w:t>
            </w:r>
          </w:p>
        </w:tc>
        <w:tc>
          <w:tcPr>
            <w:tcW w:w="1744" w:type="dxa"/>
          </w:tcPr>
          <w:p w14:paraId="6AA2C10A">
            <w:pPr>
              <w:pStyle w:val="58"/>
            </w:pPr>
            <w:r>
              <w:t>基础数据</w:t>
            </w:r>
            <w:r>
              <w:rPr>
                <w:rFonts w:hint="eastAsia"/>
              </w:rPr>
              <w:t>（包含人口、经济、房屋抗震系数分布、行政区划、历史地震信息）</w:t>
            </w:r>
          </w:p>
        </w:tc>
        <w:tc>
          <w:tcPr>
            <w:tcW w:w="1744" w:type="dxa"/>
          </w:tcPr>
          <w:p w14:paraId="00D498B8">
            <w:pPr>
              <w:pStyle w:val="58"/>
            </w:pPr>
            <w:r>
              <w:t>来源标识、数据类型、业务时间、空间范围、格式/结构。</w:t>
            </w:r>
          </w:p>
        </w:tc>
        <w:tc>
          <w:tcPr>
            <w:tcW w:w="1744" w:type="dxa"/>
          </w:tcPr>
          <w:p w14:paraId="76F37686">
            <w:pPr>
              <w:pStyle w:val="58"/>
            </w:pPr>
            <w:r>
              <w:t>I</w:t>
            </w:r>
          </w:p>
        </w:tc>
      </w:tr>
      <w:tr w14:paraId="20AE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BD84C2C">
            <w:pPr>
              <w:pStyle w:val="58"/>
            </w:pPr>
            <w:r>
              <w:t>SYC-GYSJ-WXYG-ZHPG-SJJR-SJJR-02</w:t>
            </w:r>
          </w:p>
        </w:tc>
        <w:tc>
          <w:tcPr>
            <w:tcW w:w="1744" w:type="dxa"/>
          </w:tcPr>
          <w:p w14:paraId="03EEDA47">
            <w:pPr>
              <w:pStyle w:val="58"/>
            </w:pPr>
            <w:r>
              <w:rPr>
                <w:rFonts w:hint="eastAsia"/>
              </w:rPr>
              <w:t>地震数据灾备与大数据管理部件</w:t>
            </w:r>
          </w:p>
        </w:tc>
        <w:tc>
          <w:tcPr>
            <w:tcW w:w="1744" w:type="dxa"/>
          </w:tcPr>
          <w:p w14:paraId="7D38824C">
            <w:pPr>
              <w:pStyle w:val="58"/>
            </w:pPr>
            <w:r>
              <w:t>实时数据</w:t>
            </w:r>
          </w:p>
        </w:tc>
        <w:tc>
          <w:tcPr>
            <w:tcW w:w="1744" w:type="dxa"/>
          </w:tcPr>
          <w:p w14:paraId="7BEB99C3">
            <w:pPr>
              <w:pStyle w:val="58"/>
            </w:pPr>
            <w:r>
              <w:t>来源标识、数据类型、业务时间、空间范围、格式/结构。</w:t>
            </w:r>
          </w:p>
        </w:tc>
        <w:tc>
          <w:tcPr>
            <w:tcW w:w="1744" w:type="dxa"/>
          </w:tcPr>
          <w:p w14:paraId="1876CD4C">
            <w:pPr>
              <w:pStyle w:val="58"/>
            </w:pPr>
            <w:r>
              <w:t>I</w:t>
            </w:r>
          </w:p>
        </w:tc>
      </w:tr>
      <w:tr w14:paraId="5A3F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63B22F79">
            <w:pPr>
              <w:pStyle w:val="58"/>
            </w:pPr>
            <w:r>
              <w:t>SYC-GYSJ-WXYG-ZHPG-SJJR-SJJR-03</w:t>
            </w:r>
          </w:p>
        </w:tc>
        <w:tc>
          <w:tcPr>
            <w:tcW w:w="1744" w:type="dxa"/>
          </w:tcPr>
          <w:p w14:paraId="45D421AE">
            <w:pPr>
              <w:pStyle w:val="58"/>
            </w:pPr>
            <w:r>
              <w:t>下游模块或成果库</w:t>
            </w:r>
          </w:p>
        </w:tc>
        <w:tc>
          <w:tcPr>
            <w:tcW w:w="1744" w:type="dxa"/>
          </w:tcPr>
          <w:p w14:paraId="761CD930">
            <w:pPr>
              <w:pStyle w:val="58"/>
            </w:pPr>
            <w:r>
              <w:t>标准化数据</w:t>
            </w:r>
          </w:p>
        </w:tc>
        <w:tc>
          <w:tcPr>
            <w:tcW w:w="1744" w:type="dxa"/>
          </w:tcPr>
          <w:p w14:paraId="4BC5037E">
            <w:pPr>
              <w:pStyle w:val="58"/>
            </w:pPr>
            <w:r>
              <w:t>标准化数据（地理数据WGS84坐标系、属性数据JSON）、存储至数据库、MySQL（属性数据）。</w:t>
            </w:r>
          </w:p>
        </w:tc>
        <w:tc>
          <w:tcPr>
            <w:tcW w:w="1744" w:type="dxa"/>
          </w:tcPr>
          <w:p w14:paraId="6023D8C1">
            <w:pPr>
              <w:pStyle w:val="58"/>
            </w:pPr>
            <w:r>
              <w:t>O</w:t>
            </w:r>
          </w:p>
        </w:tc>
      </w:tr>
    </w:tbl>
    <w:p w14:paraId="4B23BE2D">
      <w:pPr>
        <w:pStyle w:val="7"/>
      </w:pPr>
      <w:r>
        <w:rPr>
          <w:rFonts w:hint="eastAsia"/>
        </w:rPr>
        <w:t>处理逻辑</w:t>
      </w:r>
    </w:p>
    <w:p w14:paraId="3543B14B">
      <w:pPr>
        <w:widowControl w:val="0"/>
        <w:numPr>
          <w:ilvl w:val="0"/>
          <w:numId w:val="46"/>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数据接入：获取地震参数、遥感影像、人口经济、行政区划、房屋抗震参数和异常分析成果等评估数据</w:t>
      </w:r>
      <w:r>
        <w:rPr>
          <w:rFonts w:hint="eastAsia" w:asciiTheme="minorEastAsia" w:hAnsiTheme="minorEastAsia" w:cstheme="minorEastAsia"/>
          <w:szCs w:val="21"/>
        </w:rPr>
        <w:t>。</w:t>
      </w:r>
    </w:p>
    <w:p w14:paraId="00F56823">
      <w:pPr>
        <w:widowControl w:val="0"/>
        <w:numPr>
          <w:ilvl w:val="0"/>
          <w:numId w:val="46"/>
        </w:numPr>
        <w:snapToGrid/>
        <w:ind w:firstLine="480"/>
        <w:rPr>
          <w:rFonts w:hint="eastAsia" w:asciiTheme="minorEastAsia" w:hAnsiTheme="minorEastAsia" w:cstheme="minorEastAsia"/>
          <w:szCs w:val="21"/>
        </w:rPr>
      </w:pPr>
      <w:r>
        <w:rPr>
          <w:rFonts w:asciiTheme="minorEastAsia" w:hAnsiTheme="minorEastAsia" w:cstheme="minorEastAsia"/>
          <w:szCs w:val="21"/>
        </w:rPr>
        <w:t>格式解析：识别文件或接口数据格式，提取属性字段、空间位置、时间和来源信息</w:t>
      </w:r>
      <w:r>
        <w:rPr>
          <w:rFonts w:hint="eastAsia" w:asciiTheme="minorEastAsia" w:hAnsiTheme="minorEastAsia" w:cstheme="minorEastAsia"/>
          <w:szCs w:val="21"/>
        </w:rPr>
        <w:t>。</w:t>
      </w:r>
    </w:p>
    <w:p w14:paraId="61A8AAAE">
      <w:pPr>
        <w:widowControl w:val="0"/>
        <w:numPr>
          <w:ilvl w:val="0"/>
          <w:numId w:val="46"/>
        </w:numPr>
        <w:snapToGrid/>
        <w:ind w:firstLine="480"/>
        <w:rPr>
          <w:rFonts w:hint="eastAsia" w:asciiTheme="minorEastAsia" w:hAnsiTheme="minorEastAsia" w:cstheme="minorEastAsia"/>
          <w:szCs w:val="21"/>
        </w:rPr>
      </w:pPr>
      <w:r>
        <w:rPr>
          <w:rFonts w:asciiTheme="minorEastAsia" w:hAnsiTheme="minorEastAsia" w:cstheme="minorEastAsia"/>
          <w:szCs w:val="21"/>
        </w:rPr>
        <w:t>标准化转换：统一字段结构、数据单位、时间格式和坐标系统，建立各类数据之间的关联关系</w:t>
      </w:r>
      <w:r>
        <w:rPr>
          <w:rFonts w:hint="eastAsia" w:asciiTheme="minorEastAsia" w:hAnsiTheme="minorEastAsia" w:cstheme="minorEastAsia"/>
          <w:szCs w:val="21"/>
        </w:rPr>
        <w:t>。</w:t>
      </w:r>
    </w:p>
    <w:p w14:paraId="1EA8B63F">
      <w:pPr>
        <w:widowControl w:val="0"/>
        <w:numPr>
          <w:ilvl w:val="0"/>
          <w:numId w:val="46"/>
        </w:numPr>
        <w:snapToGrid/>
        <w:ind w:firstLine="480"/>
        <w:rPr>
          <w:rFonts w:hint="eastAsia" w:asciiTheme="minorEastAsia" w:hAnsiTheme="minorEastAsia" w:cstheme="minorEastAsia"/>
          <w:szCs w:val="21"/>
        </w:rPr>
      </w:pPr>
      <w:r>
        <w:rPr>
          <w:rFonts w:asciiTheme="minorEastAsia" w:hAnsiTheme="minorEastAsia" w:cstheme="minorEastAsia"/>
          <w:szCs w:val="21"/>
        </w:rPr>
        <w:t>质量校验：检查数据完整性、空间覆盖、时间有效性和字段取值，标记缺失或异常数据</w:t>
      </w:r>
      <w:r>
        <w:rPr>
          <w:rFonts w:hint="eastAsia" w:asciiTheme="minorEastAsia" w:hAnsiTheme="minorEastAsia" w:cstheme="minorEastAsia"/>
          <w:szCs w:val="21"/>
        </w:rPr>
        <w:t>。</w:t>
      </w:r>
    </w:p>
    <w:p w14:paraId="49645671">
      <w:pPr>
        <w:widowControl w:val="0"/>
        <w:numPr>
          <w:ilvl w:val="0"/>
          <w:numId w:val="46"/>
        </w:numPr>
        <w:snapToGrid/>
        <w:ind w:firstLine="480"/>
        <w:rPr>
          <w:rFonts w:hint="eastAsia" w:asciiTheme="minorEastAsia" w:hAnsiTheme="minorEastAsia" w:cstheme="minorEastAsia"/>
          <w:szCs w:val="21"/>
        </w:rPr>
      </w:pPr>
      <w:r>
        <w:rPr>
          <w:rFonts w:asciiTheme="minorEastAsia" w:hAnsiTheme="minorEastAsia" w:cstheme="minorEastAsia"/>
          <w:szCs w:val="21"/>
        </w:rPr>
        <w:t>结果输出：将合格数据写入评估数据集，生成接入结果和问题清单，供后续模型分析调用</w:t>
      </w:r>
      <w:r>
        <w:rPr>
          <w:rFonts w:hint="eastAsia" w:asciiTheme="minorEastAsia" w:hAnsiTheme="minorEastAsia" w:cstheme="minorEastAsia"/>
          <w:szCs w:val="21"/>
        </w:rPr>
        <w:t>。</w:t>
      </w:r>
    </w:p>
    <w:p w14:paraId="295518CD">
      <w:pPr>
        <w:pStyle w:val="7"/>
      </w:pPr>
      <w:r>
        <w:rPr>
          <w:rFonts w:hint="eastAsia"/>
        </w:rPr>
        <w:t>异常与错误处理</w:t>
      </w:r>
    </w:p>
    <w:p w14:paraId="40A52B97">
      <w:pPr>
        <w:ind w:firstLine="480"/>
      </w:pPr>
      <w:r>
        <w:t>当数据接入失败时（如网络中断、服务器异常），系统记录失败日志并触发重试机制，最多重试3次，重试失败则向管理员发送告警通知；数据格式解析失败时，标记异常数据并在质量报告中说明原因，支持管理员手动上传修正后的数据；校验不合格的数据标记“待修正”状态，不流入后续分析环节，确保评估数据质量</w:t>
      </w:r>
      <w:r>
        <w:rPr>
          <w:rFonts w:hint="eastAsia"/>
        </w:rPr>
        <w:t>。</w:t>
      </w:r>
    </w:p>
    <w:p w14:paraId="1B8625C3">
      <w:pPr>
        <w:pStyle w:val="5"/>
      </w:pPr>
      <w:bookmarkStart w:id="423" w:name="_Toc220368525"/>
      <w:bookmarkStart w:id="424" w:name="_Toc240550143"/>
      <w:r>
        <w:rPr>
          <w:rFonts w:hint="eastAsia"/>
        </w:rPr>
        <w:t>AI分析模块</w:t>
      </w:r>
      <w:bookmarkEnd w:id="423"/>
      <w:r>
        <w:rPr>
          <w:rFonts w:hint="eastAsia"/>
        </w:rPr>
        <w:t>（SYC</w:t>
      </w:r>
      <w:r>
        <w:t>-</w:t>
      </w:r>
      <w:r>
        <w:rPr>
          <w:rFonts w:hint="eastAsia"/>
        </w:rPr>
        <w:t>GYSJ-WXYG</w:t>
      </w:r>
      <w:r>
        <w:t>-</w:t>
      </w:r>
      <w:r>
        <w:rPr>
          <w:rFonts w:hint="eastAsia"/>
        </w:rPr>
        <w:t>ZHPG-AIFX）</w:t>
      </w:r>
      <w:bookmarkEnd w:id="424"/>
    </w:p>
    <w:p w14:paraId="04635E85">
      <w:pPr>
        <w:pStyle w:val="6"/>
      </w:pPr>
      <w:r>
        <w:rPr>
          <w:rFonts w:hint="eastAsia"/>
        </w:rPr>
        <w:t>概述</w:t>
      </w:r>
    </w:p>
    <w:p w14:paraId="732DBC07">
      <w:pPr>
        <w:ind w:firstLine="480"/>
      </w:pPr>
      <w:r>
        <w:t>AI分析模块是子系统的核心分析单元，通过整合专属评估模型、外部主流AI模型、知识</w:t>
      </w:r>
      <w:r>
        <w:rPr>
          <w:rFonts w:hint="eastAsia"/>
        </w:rPr>
        <w:t>库</w:t>
      </w:r>
      <w:r>
        <w:t>与多模态信息融合技术，实现对地震灾害损失相关数据的深度挖掘与智能分析。模块一方面构建地震能量传播、建筑物损毁、人员伤亡、经济损失等专属模型，另一方面接入大模型、双引模型、向量化模型补充分析能力，结合知识</w:t>
      </w:r>
      <w:r>
        <w:rPr>
          <w:rFonts w:hint="eastAsia"/>
        </w:rPr>
        <w:t>库</w:t>
      </w:r>
      <w:r>
        <w:t>强化语义理解与关联分析，通过多模态信息融合修正单一数据评估偏差，为风险评估提供精准、全面的分析成果</w:t>
      </w:r>
      <w:r>
        <w:rPr>
          <w:rFonts w:hint="eastAsia"/>
        </w:rPr>
        <w:t>。</w:t>
      </w:r>
    </w:p>
    <w:p w14:paraId="3C933CB9">
      <w:pPr>
        <w:pStyle w:val="6"/>
      </w:pPr>
      <w:r>
        <w:rPr>
          <w:rFonts w:hint="eastAsia"/>
        </w:rPr>
        <w:t>模块组成</w:t>
      </w:r>
    </w:p>
    <w:p w14:paraId="778D5980">
      <w:pPr>
        <w:pStyle w:val="59"/>
      </w:pPr>
    </w:p>
    <w:p w14:paraId="64DB9182">
      <w:pPr>
        <w:pStyle w:val="59"/>
        <w:rPr>
          <w:color w:val="C00000"/>
        </w:rPr>
      </w:pPr>
      <w:r>
        <w:object>
          <v:shape id="_x0000_i1074" o:spt="75" type="#_x0000_t75" style="height:196.9pt;width:180.75pt;" o:ole="t" filled="f" o:preferrelative="t" stroked="f" coordsize="21600,21600">
            <v:path/>
            <v:fill on="f" focussize="0,0"/>
            <v:stroke on="f" joinstyle="miter"/>
            <v:imagedata r:id="rId128" o:title=""/>
            <o:lock v:ext="edit" aspectratio="f"/>
            <w10:wrap type="none"/>
            <w10:anchorlock/>
          </v:shape>
          <o:OLEObject Type="Embed" ProgID="Visio.Drawing.15" ShapeID="_x0000_i1074" DrawAspect="Content" ObjectID="_1468075774" r:id="rId127">
            <o:LockedField>false</o:LockedField>
          </o:OLEObject>
        </w:object>
      </w:r>
    </w:p>
    <w:p w14:paraId="04AF6A9B">
      <w:pPr>
        <w:pStyle w:val="110"/>
        <w:rPr>
          <w:rFonts w:hint="eastAsia"/>
        </w:rPr>
      </w:pPr>
      <w:bookmarkStart w:id="425" w:name="_Toc24055004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33</w:t>
      </w:r>
      <w:r>
        <w:rPr>
          <w:rFonts w:hint="eastAsia"/>
        </w:rPr>
        <w:fldChar w:fldCharType="end"/>
      </w:r>
      <w:r>
        <w:rPr>
          <w:rFonts w:hint="eastAsia"/>
        </w:rPr>
        <w:t xml:space="preserve"> AI分析模块组成图</w:t>
      </w:r>
      <w:bookmarkEnd w:id="425"/>
    </w:p>
    <w:p w14:paraId="58996D63">
      <w:pPr>
        <w:pStyle w:val="6"/>
      </w:pPr>
      <w:r>
        <w:rPr>
          <w:rFonts w:hint="eastAsia"/>
        </w:rPr>
        <w:t>交互关系</w:t>
      </w:r>
    </w:p>
    <w:p w14:paraId="110647D5">
      <w:pPr>
        <w:ind w:firstLine="480"/>
      </w:pPr>
      <w:r>
        <w:rPr>
          <w:rFonts w:hint="eastAsia"/>
        </w:rPr>
        <w:t>模块交互关系图如下所示：</w:t>
      </w:r>
    </w:p>
    <w:p w14:paraId="38FE7A31">
      <w:pPr>
        <w:pStyle w:val="59"/>
      </w:pPr>
    </w:p>
    <w:p w14:paraId="4FE69B67">
      <w:pPr>
        <w:pStyle w:val="59"/>
      </w:pPr>
      <w:r>
        <w:rPr>
          <w:rFonts w:hint="eastAsia"/>
        </w:rPr>
        <w:object>
          <v:shape id="_x0000_i1075" o:spt="75" type="#_x0000_t75" style="height:152.35pt;width:207.65pt;" o:ole="t" filled="f" o:preferrelative="t" stroked="f" coordsize="21600,21600">
            <v:path/>
            <v:fill on="f" focussize="0,0"/>
            <v:stroke on="f" joinstyle="miter"/>
            <v:imagedata r:id="rId130" o:title=""/>
            <o:lock v:ext="edit" aspectratio="f"/>
            <w10:wrap type="none"/>
            <w10:anchorlock/>
          </v:shape>
          <o:OLEObject Type="Embed" ProgID="Visio.Drawing.15" ShapeID="_x0000_i1075" DrawAspect="Content" ObjectID="_1468075775" r:id="rId129">
            <o:LockedField>false</o:LockedField>
          </o:OLEObject>
        </w:object>
      </w:r>
    </w:p>
    <w:p w14:paraId="15A26C0A">
      <w:pPr>
        <w:pStyle w:val="110"/>
        <w:rPr>
          <w:rFonts w:hint="eastAsia"/>
        </w:rPr>
      </w:pPr>
      <w:bookmarkStart w:id="426" w:name="_Toc24055004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34</w:t>
      </w:r>
      <w:r>
        <w:rPr>
          <w:rFonts w:hint="eastAsia"/>
        </w:rPr>
        <w:fldChar w:fldCharType="end"/>
      </w:r>
      <w:r>
        <w:rPr>
          <w:rFonts w:hint="eastAsia"/>
        </w:rPr>
        <w:t xml:space="preserve"> AI分析模块交互关系图</w:t>
      </w:r>
      <w:bookmarkEnd w:id="426"/>
    </w:p>
    <w:p w14:paraId="131784FE">
      <w:pPr>
        <w:pStyle w:val="6"/>
      </w:pPr>
      <w:r>
        <w:rPr>
          <w:rFonts w:hint="eastAsia"/>
        </w:rPr>
        <w:t>专属模型构建功能（SYC</w:t>
      </w:r>
      <w:r>
        <w:t>-</w:t>
      </w:r>
      <w:r>
        <w:rPr>
          <w:rFonts w:hint="eastAsia"/>
        </w:rPr>
        <w:t>GYSJ-WXYG</w:t>
      </w:r>
      <w:r>
        <w:t>-</w:t>
      </w:r>
      <w:r>
        <w:rPr>
          <w:rFonts w:hint="eastAsia"/>
        </w:rPr>
        <w:t>ZHPG-AIFX-MXGJ）</w:t>
      </w:r>
    </w:p>
    <w:p w14:paraId="0855B116">
      <w:pPr>
        <w:pStyle w:val="7"/>
      </w:pPr>
      <w:r>
        <w:rPr>
          <w:rFonts w:hint="eastAsia"/>
        </w:rPr>
        <w:t>功能描述</w:t>
      </w:r>
    </w:p>
    <w:p w14:paraId="5A773DEE">
      <w:pPr>
        <w:ind w:firstLine="480"/>
      </w:pPr>
      <w:r>
        <w:t>该功能构建地震能量传播、建筑物损毁、人员伤亡、经济损失</w:t>
      </w:r>
      <w:r>
        <w:rPr>
          <w:rFonts w:hint="eastAsia"/>
        </w:rPr>
        <w:t>等</w:t>
      </w:r>
      <w:r>
        <w:t>专属模型，基于多源标准化数据开展定量分析，实现对地震影响的精准量化。地震能量传播模型通过衰减算法计算不同区域PGA值；建筑物损毁模型按建筑类型与抗震等级，建立“PGA-损毁等级”映射关系；人员伤亡模型结合人口密度与建筑物损毁率估算伤亡人数；经济损失模型统计直接损失与间接损失，形成分区域评估成果</w:t>
      </w:r>
      <w:r>
        <w:rPr>
          <w:rFonts w:hint="eastAsia"/>
        </w:rPr>
        <w:t>。</w:t>
      </w:r>
    </w:p>
    <w:p w14:paraId="2B8FC25B">
      <w:pPr>
        <w:pStyle w:val="7"/>
      </w:pPr>
      <w:r>
        <w:rPr>
          <w:rFonts w:hint="eastAsia"/>
        </w:rPr>
        <w:t>输入输出</w:t>
      </w:r>
    </w:p>
    <w:p w14:paraId="451FF04E">
      <w:pPr>
        <w:pStyle w:val="106"/>
        <w:rPr>
          <w:rFonts w:hint="eastAsia"/>
        </w:rPr>
      </w:pPr>
      <w:bookmarkStart w:id="427" w:name="_Toc24054997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33</w:t>
      </w:r>
      <w:r>
        <w:rPr>
          <w:rFonts w:hint="eastAsia"/>
        </w:rPr>
        <w:fldChar w:fldCharType="end"/>
      </w:r>
      <w:r>
        <w:rPr>
          <w:rFonts w:hint="eastAsia"/>
        </w:rPr>
        <w:t>专属模型构建功能输入输出表</w:t>
      </w:r>
      <w:bookmarkEnd w:id="427"/>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1744"/>
        <w:gridCol w:w="1744"/>
        <w:gridCol w:w="1745"/>
        <w:gridCol w:w="1744"/>
      </w:tblGrid>
      <w:tr w14:paraId="4D13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3" w:type="dxa"/>
            <w:shd w:val="clear" w:color="auto" w:fill="D8D8D8" w:themeFill="background1" w:themeFillShade="D9"/>
          </w:tcPr>
          <w:p w14:paraId="009ACF16">
            <w:pPr>
              <w:pStyle w:val="57"/>
            </w:pPr>
            <w:r>
              <w:t>标识</w:t>
            </w:r>
          </w:p>
        </w:tc>
        <w:tc>
          <w:tcPr>
            <w:tcW w:w="1744" w:type="dxa"/>
            <w:shd w:val="clear" w:color="auto" w:fill="D8D8D8" w:themeFill="background1" w:themeFillShade="D9"/>
          </w:tcPr>
          <w:p w14:paraId="4E072C53">
            <w:pPr>
              <w:pStyle w:val="57"/>
            </w:pPr>
            <w:r>
              <w:t>交互对象</w:t>
            </w:r>
          </w:p>
        </w:tc>
        <w:tc>
          <w:tcPr>
            <w:tcW w:w="1744" w:type="dxa"/>
            <w:shd w:val="clear" w:color="auto" w:fill="D8D8D8" w:themeFill="background1" w:themeFillShade="D9"/>
          </w:tcPr>
          <w:p w14:paraId="043C41E0">
            <w:pPr>
              <w:pStyle w:val="57"/>
            </w:pPr>
            <w:r>
              <w:t>数据名称</w:t>
            </w:r>
          </w:p>
        </w:tc>
        <w:tc>
          <w:tcPr>
            <w:tcW w:w="1745" w:type="dxa"/>
            <w:shd w:val="clear" w:color="auto" w:fill="D8D8D8" w:themeFill="background1" w:themeFillShade="D9"/>
          </w:tcPr>
          <w:p w14:paraId="16B7E586">
            <w:pPr>
              <w:pStyle w:val="57"/>
            </w:pPr>
            <w:r>
              <w:t>数据内容</w:t>
            </w:r>
          </w:p>
        </w:tc>
        <w:tc>
          <w:tcPr>
            <w:tcW w:w="1744" w:type="dxa"/>
            <w:shd w:val="clear" w:color="auto" w:fill="D8D8D8" w:themeFill="background1" w:themeFillShade="D9"/>
          </w:tcPr>
          <w:p w14:paraId="27ED1388">
            <w:pPr>
              <w:pStyle w:val="57"/>
            </w:pPr>
            <w:r>
              <w:t>I/O</w:t>
            </w:r>
          </w:p>
        </w:tc>
      </w:tr>
      <w:tr w14:paraId="72D1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70804ECA">
            <w:pPr>
              <w:pStyle w:val="58"/>
            </w:pPr>
            <w:r>
              <w:t>SYC-GYSJ-WXYG-ZHPG-AIFX-MXGJ-01</w:t>
            </w:r>
          </w:p>
        </w:tc>
        <w:tc>
          <w:tcPr>
            <w:tcW w:w="1744" w:type="dxa"/>
          </w:tcPr>
          <w:p w14:paraId="055BA0C2">
            <w:pPr>
              <w:pStyle w:val="58"/>
            </w:pPr>
            <w:r>
              <w:t>数据接入模块</w:t>
            </w:r>
          </w:p>
        </w:tc>
        <w:tc>
          <w:tcPr>
            <w:tcW w:w="1744" w:type="dxa"/>
          </w:tcPr>
          <w:p w14:paraId="2732F23E">
            <w:pPr>
              <w:pStyle w:val="58"/>
            </w:pPr>
            <w:r>
              <w:t>地震参数</w:t>
            </w:r>
          </w:p>
        </w:tc>
        <w:tc>
          <w:tcPr>
            <w:tcW w:w="1745" w:type="dxa"/>
          </w:tcPr>
          <w:p w14:paraId="6883FE1A">
            <w:pPr>
              <w:pStyle w:val="58"/>
            </w:pPr>
            <w:r>
              <w:t>来源标识、数据类型、业务时间、空间范围、格式/结构。</w:t>
            </w:r>
          </w:p>
        </w:tc>
        <w:tc>
          <w:tcPr>
            <w:tcW w:w="1744" w:type="dxa"/>
          </w:tcPr>
          <w:p w14:paraId="2AB81386">
            <w:pPr>
              <w:pStyle w:val="58"/>
            </w:pPr>
            <w:r>
              <w:t>I</w:t>
            </w:r>
          </w:p>
        </w:tc>
      </w:tr>
      <w:tr w14:paraId="39B9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72F12F6A">
            <w:pPr>
              <w:pStyle w:val="58"/>
            </w:pPr>
            <w:r>
              <w:t>SYC-GYSJ-WXYG-ZHPG-AIFX-MXGJ-02</w:t>
            </w:r>
          </w:p>
        </w:tc>
        <w:tc>
          <w:tcPr>
            <w:tcW w:w="1744" w:type="dxa"/>
          </w:tcPr>
          <w:p w14:paraId="29B4E4A1">
            <w:pPr>
              <w:pStyle w:val="58"/>
            </w:pPr>
            <w:r>
              <w:t>数据接入模块</w:t>
            </w:r>
          </w:p>
        </w:tc>
        <w:tc>
          <w:tcPr>
            <w:tcW w:w="1744" w:type="dxa"/>
          </w:tcPr>
          <w:p w14:paraId="1BB3B65A">
            <w:pPr>
              <w:pStyle w:val="58"/>
            </w:pPr>
            <w:r>
              <w:t>地质数据</w:t>
            </w:r>
          </w:p>
        </w:tc>
        <w:tc>
          <w:tcPr>
            <w:tcW w:w="1745" w:type="dxa"/>
          </w:tcPr>
          <w:p w14:paraId="58676792">
            <w:pPr>
              <w:pStyle w:val="58"/>
            </w:pPr>
            <w:r>
              <w:t>来源标识、数据类型、业务时间、空间范围、格式/结构。</w:t>
            </w:r>
          </w:p>
        </w:tc>
        <w:tc>
          <w:tcPr>
            <w:tcW w:w="1744" w:type="dxa"/>
          </w:tcPr>
          <w:p w14:paraId="11FD33D1">
            <w:pPr>
              <w:pStyle w:val="58"/>
            </w:pPr>
            <w:r>
              <w:t>I</w:t>
            </w:r>
          </w:p>
        </w:tc>
      </w:tr>
      <w:tr w14:paraId="7548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21965733">
            <w:pPr>
              <w:pStyle w:val="58"/>
            </w:pPr>
            <w:r>
              <w:t>SYC-GYSJ-WXYG-ZHPG-AIFX-MXGJ-03</w:t>
            </w:r>
          </w:p>
        </w:tc>
        <w:tc>
          <w:tcPr>
            <w:tcW w:w="1744" w:type="dxa"/>
          </w:tcPr>
          <w:p w14:paraId="1F9C06B6">
            <w:pPr>
              <w:pStyle w:val="58"/>
            </w:pPr>
            <w:r>
              <w:t>数据接入模块</w:t>
            </w:r>
          </w:p>
        </w:tc>
        <w:tc>
          <w:tcPr>
            <w:tcW w:w="1744" w:type="dxa"/>
          </w:tcPr>
          <w:p w14:paraId="3FBA3D06">
            <w:pPr>
              <w:pStyle w:val="58"/>
            </w:pPr>
            <w:r>
              <w:t>承灾体数据</w:t>
            </w:r>
          </w:p>
        </w:tc>
        <w:tc>
          <w:tcPr>
            <w:tcW w:w="1745" w:type="dxa"/>
          </w:tcPr>
          <w:p w14:paraId="66C3DEE7">
            <w:pPr>
              <w:pStyle w:val="58"/>
            </w:pPr>
            <w:r>
              <w:t>来源标识、数据类型、业务时间、空间范围、格式/结构。</w:t>
            </w:r>
          </w:p>
        </w:tc>
        <w:tc>
          <w:tcPr>
            <w:tcW w:w="1744" w:type="dxa"/>
          </w:tcPr>
          <w:p w14:paraId="034B27F4">
            <w:pPr>
              <w:pStyle w:val="58"/>
            </w:pPr>
            <w:r>
              <w:t>I</w:t>
            </w:r>
          </w:p>
        </w:tc>
      </w:tr>
      <w:tr w14:paraId="0511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73ED6553">
            <w:pPr>
              <w:pStyle w:val="58"/>
            </w:pPr>
            <w:r>
              <w:t>SYC-GYSJ-WXYG-ZHPG-AIFX-MXGJ-04</w:t>
            </w:r>
          </w:p>
        </w:tc>
        <w:tc>
          <w:tcPr>
            <w:tcW w:w="1744" w:type="dxa"/>
          </w:tcPr>
          <w:p w14:paraId="755512F7">
            <w:pPr>
              <w:pStyle w:val="58"/>
            </w:pPr>
            <w:r>
              <w:t>下游模块或成果库</w:t>
            </w:r>
          </w:p>
        </w:tc>
        <w:tc>
          <w:tcPr>
            <w:tcW w:w="1744" w:type="dxa"/>
          </w:tcPr>
          <w:p w14:paraId="5BC58AA2">
            <w:pPr>
              <w:pStyle w:val="58"/>
            </w:pPr>
            <w:r>
              <w:t>分区域评估数据</w:t>
            </w:r>
          </w:p>
        </w:tc>
        <w:tc>
          <w:tcPr>
            <w:tcW w:w="1745" w:type="dxa"/>
          </w:tcPr>
          <w:p w14:paraId="44646143">
            <w:pPr>
              <w:pStyle w:val="58"/>
            </w:pPr>
            <w:r>
              <w:t>分区域评估数据（CSV格式）、含区域ID、PGA（g）、建筑物损毁率（%）、死亡人数。</w:t>
            </w:r>
          </w:p>
        </w:tc>
        <w:tc>
          <w:tcPr>
            <w:tcW w:w="1744" w:type="dxa"/>
          </w:tcPr>
          <w:p w14:paraId="59F41D35">
            <w:pPr>
              <w:pStyle w:val="58"/>
            </w:pPr>
            <w:r>
              <w:t>O</w:t>
            </w:r>
          </w:p>
        </w:tc>
      </w:tr>
      <w:tr w14:paraId="7BF8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05BFA3CA">
            <w:pPr>
              <w:pStyle w:val="58"/>
            </w:pPr>
            <w:r>
              <w:t>SYC-GYSJ-WXYG-ZHPG-AIFX-MXGJ-05</w:t>
            </w:r>
          </w:p>
        </w:tc>
        <w:tc>
          <w:tcPr>
            <w:tcW w:w="1744" w:type="dxa"/>
          </w:tcPr>
          <w:p w14:paraId="23FB36C1">
            <w:pPr>
              <w:pStyle w:val="58"/>
            </w:pPr>
            <w:r>
              <w:t>下游模块或成果库</w:t>
            </w:r>
          </w:p>
        </w:tc>
        <w:tc>
          <w:tcPr>
            <w:tcW w:w="1744" w:type="dxa"/>
          </w:tcPr>
          <w:p w14:paraId="777050B1">
            <w:pPr>
              <w:pStyle w:val="58"/>
            </w:pPr>
            <w:r>
              <w:t>模型参数报告</w:t>
            </w:r>
          </w:p>
        </w:tc>
        <w:tc>
          <w:tcPr>
            <w:tcW w:w="1745" w:type="dxa"/>
          </w:tcPr>
          <w:p w14:paraId="2AD49A8D">
            <w:pPr>
              <w:pStyle w:val="58"/>
            </w:pPr>
            <w:r>
              <w:t>关联任务或源数据标识、生成时间、成果类型、核心结果字段、质量状态。</w:t>
            </w:r>
          </w:p>
        </w:tc>
        <w:tc>
          <w:tcPr>
            <w:tcW w:w="1744" w:type="dxa"/>
          </w:tcPr>
          <w:p w14:paraId="3939DDA1">
            <w:pPr>
              <w:pStyle w:val="58"/>
            </w:pPr>
            <w:r>
              <w:t>O</w:t>
            </w:r>
          </w:p>
        </w:tc>
      </w:tr>
    </w:tbl>
    <w:p w14:paraId="7A9B48F5">
      <w:pPr>
        <w:pStyle w:val="7"/>
      </w:pPr>
      <w:r>
        <w:rPr>
          <w:rFonts w:hint="eastAsia"/>
        </w:rPr>
        <w:t>处理逻辑</w:t>
      </w:r>
    </w:p>
    <w:p w14:paraId="324AD338">
      <w:pPr>
        <w:widowControl w:val="0"/>
        <w:numPr>
          <w:ilvl w:val="0"/>
          <w:numId w:val="47"/>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模型参数校准：基于历史地震、地质条件和历史损失数据，调整模型参数并记录参数版本</w:t>
      </w:r>
      <w:r>
        <w:rPr>
          <w:rFonts w:hint="eastAsia" w:asciiTheme="minorEastAsia" w:hAnsiTheme="minorEastAsia" w:cstheme="minorEastAsia"/>
          <w:szCs w:val="21"/>
        </w:rPr>
        <w:t>。</w:t>
      </w:r>
    </w:p>
    <w:p w14:paraId="7B95DAB1">
      <w:pPr>
        <w:widowControl w:val="0"/>
        <w:numPr>
          <w:ilvl w:val="0"/>
          <w:numId w:val="47"/>
        </w:numPr>
        <w:snapToGrid/>
        <w:ind w:firstLine="480"/>
        <w:rPr>
          <w:rFonts w:hint="eastAsia" w:asciiTheme="minorEastAsia" w:hAnsiTheme="minorEastAsia" w:cstheme="minorEastAsia"/>
          <w:szCs w:val="21"/>
        </w:rPr>
      </w:pPr>
      <w:r>
        <w:rPr>
          <w:rFonts w:asciiTheme="minorEastAsia" w:hAnsiTheme="minorEastAsia" w:cstheme="minorEastAsia"/>
          <w:szCs w:val="21"/>
        </w:rPr>
        <w:t>PGA计算：根据震级、震源深度、震中位置和地质条件计算不同区域的峰值地面加速度</w:t>
      </w:r>
      <w:r>
        <w:rPr>
          <w:rFonts w:hint="eastAsia" w:asciiTheme="minorEastAsia" w:hAnsiTheme="minorEastAsia" w:cstheme="minorEastAsia"/>
          <w:szCs w:val="21"/>
        </w:rPr>
        <w:t>。</w:t>
      </w:r>
    </w:p>
    <w:p w14:paraId="3EF39FDA">
      <w:pPr>
        <w:widowControl w:val="0"/>
        <w:numPr>
          <w:ilvl w:val="0"/>
          <w:numId w:val="47"/>
        </w:numPr>
        <w:snapToGrid/>
        <w:ind w:firstLine="480"/>
        <w:rPr>
          <w:rFonts w:hint="eastAsia" w:asciiTheme="minorEastAsia" w:hAnsiTheme="minorEastAsia" w:cstheme="minorEastAsia"/>
          <w:szCs w:val="21"/>
        </w:rPr>
      </w:pPr>
      <w:r>
        <w:rPr>
          <w:rFonts w:asciiTheme="minorEastAsia" w:hAnsiTheme="minorEastAsia" w:cstheme="minorEastAsia"/>
          <w:szCs w:val="21"/>
        </w:rPr>
        <w:t>损毁计算：结合PGA、建筑物类型和抗震能力参数，计算建筑物及基础设施的损毁程度</w:t>
      </w:r>
      <w:r>
        <w:rPr>
          <w:rFonts w:hint="eastAsia" w:asciiTheme="minorEastAsia" w:hAnsiTheme="minorEastAsia" w:cstheme="minorEastAsia"/>
          <w:szCs w:val="21"/>
        </w:rPr>
        <w:t>。</w:t>
      </w:r>
    </w:p>
    <w:p w14:paraId="2348493C">
      <w:pPr>
        <w:widowControl w:val="0"/>
        <w:numPr>
          <w:ilvl w:val="0"/>
          <w:numId w:val="47"/>
        </w:numPr>
        <w:snapToGrid/>
        <w:ind w:firstLine="480"/>
        <w:rPr>
          <w:rFonts w:hint="eastAsia" w:asciiTheme="minorEastAsia" w:hAnsiTheme="minorEastAsia" w:cstheme="minorEastAsia"/>
          <w:szCs w:val="21"/>
        </w:rPr>
      </w:pPr>
      <w:r>
        <w:rPr>
          <w:rFonts w:asciiTheme="minorEastAsia" w:hAnsiTheme="minorEastAsia" w:cstheme="minorEastAsia"/>
          <w:szCs w:val="21"/>
        </w:rPr>
        <w:t>伤亡计算：结合人口分布、建筑损毁和时段修正参数，估算不同区域的人员伤亡情况</w:t>
      </w:r>
      <w:r>
        <w:rPr>
          <w:rFonts w:hint="eastAsia" w:asciiTheme="minorEastAsia" w:hAnsiTheme="minorEastAsia" w:cstheme="minorEastAsia"/>
          <w:szCs w:val="21"/>
        </w:rPr>
        <w:t>。</w:t>
      </w:r>
    </w:p>
    <w:p w14:paraId="272E50E0">
      <w:pPr>
        <w:widowControl w:val="0"/>
        <w:numPr>
          <w:ilvl w:val="0"/>
          <w:numId w:val="47"/>
        </w:numPr>
        <w:snapToGrid/>
        <w:ind w:firstLine="480"/>
        <w:rPr>
          <w:rFonts w:hint="eastAsia" w:asciiTheme="minorEastAsia" w:hAnsiTheme="minorEastAsia" w:cstheme="minorEastAsia"/>
          <w:szCs w:val="21"/>
        </w:rPr>
      </w:pPr>
      <w:r>
        <w:rPr>
          <w:rFonts w:asciiTheme="minorEastAsia" w:hAnsiTheme="minorEastAsia" w:cstheme="minorEastAsia"/>
          <w:szCs w:val="21"/>
        </w:rPr>
        <w:t>损失计算：汇总建筑、基础设施和经济活动等损失，形成分区域评估结果并完成模型验证</w:t>
      </w:r>
      <w:r>
        <w:rPr>
          <w:rFonts w:hint="eastAsia" w:asciiTheme="minorEastAsia" w:hAnsiTheme="minorEastAsia" w:cstheme="minorEastAsia"/>
          <w:szCs w:val="21"/>
        </w:rPr>
        <w:t>。</w:t>
      </w:r>
    </w:p>
    <w:p w14:paraId="36E15F31">
      <w:pPr>
        <w:pStyle w:val="7"/>
      </w:pPr>
      <w:r>
        <w:rPr>
          <w:rFonts w:hint="eastAsia"/>
        </w:rPr>
        <w:t>异常与错误处理</w:t>
      </w:r>
    </w:p>
    <w:p w14:paraId="7F0DAF04">
      <w:pPr>
        <w:ind w:firstLine="480"/>
      </w:pPr>
      <w:r>
        <w:rPr>
          <w:rFonts w:hint="eastAsia"/>
        </w:rPr>
        <w:t>当历史案例数据不足导致参数校准失败时，系统调用默认优化参数并标记结果“需复核”，提示管理员补充历史数据；PGA计算过程中若地质数据缺失，采用区域默认地质参数替代并记录替代日志；损毁率、伤亡人数、经济损失计算结果与历史案例偏差超15%时，触发参数重新校准流程，确保评估结果的合理性。</w:t>
      </w:r>
    </w:p>
    <w:p w14:paraId="4B0032F3">
      <w:pPr>
        <w:pStyle w:val="6"/>
      </w:pPr>
      <w:r>
        <w:rPr>
          <w:rFonts w:hint="eastAsia"/>
        </w:rPr>
        <w:t>模型接入功能（SYC</w:t>
      </w:r>
      <w:r>
        <w:t>-</w:t>
      </w:r>
      <w:r>
        <w:rPr>
          <w:rFonts w:hint="eastAsia"/>
        </w:rPr>
        <w:t>GYSJ-WXYG</w:t>
      </w:r>
      <w:r>
        <w:t>-</w:t>
      </w:r>
      <w:r>
        <w:rPr>
          <w:rFonts w:hint="eastAsia"/>
        </w:rPr>
        <w:t>ZHPG-AIFX-MXJR）</w:t>
      </w:r>
    </w:p>
    <w:p w14:paraId="61AF6FEA">
      <w:pPr>
        <w:pStyle w:val="7"/>
      </w:pPr>
      <w:r>
        <w:rPr>
          <w:rFonts w:hint="eastAsia"/>
        </w:rPr>
        <w:t>功能描述</w:t>
      </w:r>
    </w:p>
    <w:p w14:paraId="22654378">
      <w:pPr>
        <w:ind w:firstLine="480"/>
      </w:pPr>
      <w:r>
        <w:rPr>
          <w:rFonts w:hint="eastAsia"/>
        </w:rPr>
        <w:t>该功能对接外部主流AI模型，包括地震领域预训练大模型、双引模型、向量化模型，补充专属模型分析能力。大模型用于挖掘历史数据规律，输出专属模型参数优化建议；双引模型用于预判次生灾害类型与影响范围；向量化模型将建筑特征文本转换为向量，支持相似案例匹配校验，实现多模型协同提升评估精度。</w:t>
      </w:r>
    </w:p>
    <w:p w14:paraId="21DA15CE">
      <w:pPr>
        <w:pStyle w:val="7"/>
      </w:pPr>
      <w:r>
        <w:rPr>
          <w:rFonts w:hint="eastAsia"/>
        </w:rPr>
        <w:t>输入输出</w:t>
      </w:r>
    </w:p>
    <w:p w14:paraId="4683570D">
      <w:pPr>
        <w:pStyle w:val="106"/>
        <w:rPr>
          <w:rFonts w:hint="eastAsia"/>
        </w:rPr>
      </w:pPr>
      <w:bookmarkStart w:id="428" w:name="_Toc24054997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34</w:t>
      </w:r>
      <w:r>
        <w:rPr>
          <w:rFonts w:hint="eastAsia"/>
        </w:rPr>
        <w:fldChar w:fldCharType="end"/>
      </w:r>
      <w:r>
        <w:rPr>
          <w:rFonts w:hint="eastAsia"/>
        </w:rPr>
        <w:t>模型接入功能输入输出表</w:t>
      </w:r>
      <w:bookmarkEnd w:id="42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668E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7AF780C">
            <w:pPr>
              <w:pStyle w:val="57"/>
            </w:pPr>
            <w:r>
              <w:t>标识</w:t>
            </w:r>
          </w:p>
        </w:tc>
        <w:tc>
          <w:tcPr>
            <w:tcW w:w="1746" w:type="dxa"/>
            <w:shd w:val="clear" w:color="auto" w:fill="D8D8D8" w:themeFill="background1" w:themeFillShade="D9"/>
          </w:tcPr>
          <w:p w14:paraId="619D3488">
            <w:pPr>
              <w:pStyle w:val="57"/>
            </w:pPr>
            <w:r>
              <w:t>交互对象</w:t>
            </w:r>
          </w:p>
        </w:tc>
        <w:tc>
          <w:tcPr>
            <w:tcW w:w="1746" w:type="dxa"/>
            <w:shd w:val="clear" w:color="auto" w:fill="D8D8D8" w:themeFill="background1" w:themeFillShade="D9"/>
          </w:tcPr>
          <w:p w14:paraId="66F52CE1">
            <w:pPr>
              <w:pStyle w:val="57"/>
            </w:pPr>
            <w:r>
              <w:t>数据名称</w:t>
            </w:r>
          </w:p>
        </w:tc>
        <w:tc>
          <w:tcPr>
            <w:tcW w:w="1746" w:type="dxa"/>
            <w:shd w:val="clear" w:color="auto" w:fill="D8D8D8" w:themeFill="background1" w:themeFillShade="D9"/>
          </w:tcPr>
          <w:p w14:paraId="66C7AE05">
            <w:pPr>
              <w:pStyle w:val="57"/>
            </w:pPr>
            <w:r>
              <w:t>数据内容</w:t>
            </w:r>
          </w:p>
        </w:tc>
        <w:tc>
          <w:tcPr>
            <w:tcW w:w="1746" w:type="dxa"/>
            <w:shd w:val="clear" w:color="auto" w:fill="D8D8D8" w:themeFill="background1" w:themeFillShade="D9"/>
          </w:tcPr>
          <w:p w14:paraId="156BE071">
            <w:pPr>
              <w:pStyle w:val="57"/>
            </w:pPr>
            <w:r>
              <w:t>I/O</w:t>
            </w:r>
          </w:p>
        </w:tc>
      </w:tr>
      <w:tr w14:paraId="4A94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3BE4749">
            <w:pPr>
              <w:pStyle w:val="58"/>
            </w:pPr>
            <w:r>
              <w:t>SYC-GYSJ-WXYG-ZHPG-AIFX-MXJR-01</w:t>
            </w:r>
          </w:p>
        </w:tc>
        <w:tc>
          <w:tcPr>
            <w:tcW w:w="1746" w:type="dxa"/>
          </w:tcPr>
          <w:p w14:paraId="65C1B74D">
            <w:pPr>
              <w:pStyle w:val="58"/>
            </w:pPr>
            <w:r>
              <w:t>数据接入模块</w:t>
            </w:r>
          </w:p>
        </w:tc>
        <w:tc>
          <w:tcPr>
            <w:tcW w:w="1746" w:type="dxa"/>
          </w:tcPr>
          <w:p w14:paraId="53A1E182">
            <w:pPr>
              <w:pStyle w:val="58"/>
            </w:pPr>
            <w:r>
              <w:t>大模型输入</w:t>
            </w:r>
          </w:p>
        </w:tc>
        <w:tc>
          <w:tcPr>
            <w:tcW w:w="1746" w:type="dxa"/>
          </w:tcPr>
          <w:p w14:paraId="04551E95">
            <w:pPr>
              <w:pStyle w:val="58"/>
            </w:pPr>
            <w:r>
              <w:t>来源标识、数据类型、业务时间、空间范围、格式/结构。</w:t>
            </w:r>
          </w:p>
        </w:tc>
        <w:tc>
          <w:tcPr>
            <w:tcW w:w="1746" w:type="dxa"/>
          </w:tcPr>
          <w:p w14:paraId="5082F240">
            <w:pPr>
              <w:pStyle w:val="58"/>
            </w:pPr>
            <w:r>
              <w:t>I</w:t>
            </w:r>
          </w:p>
        </w:tc>
      </w:tr>
      <w:tr w14:paraId="2A4C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8BF2FCC">
            <w:pPr>
              <w:pStyle w:val="58"/>
            </w:pPr>
            <w:r>
              <w:t>SYC-GYSJ-WXYG-ZHPG-AIFX-MXJR-02</w:t>
            </w:r>
          </w:p>
        </w:tc>
        <w:tc>
          <w:tcPr>
            <w:tcW w:w="1746" w:type="dxa"/>
          </w:tcPr>
          <w:p w14:paraId="19996434">
            <w:pPr>
              <w:pStyle w:val="58"/>
            </w:pPr>
            <w:r>
              <w:t>数据接入模块</w:t>
            </w:r>
          </w:p>
        </w:tc>
        <w:tc>
          <w:tcPr>
            <w:tcW w:w="1746" w:type="dxa"/>
          </w:tcPr>
          <w:p w14:paraId="2CA5D01F">
            <w:pPr>
              <w:pStyle w:val="58"/>
            </w:pPr>
            <w:r>
              <w:t>双引模型输入</w:t>
            </w:r>
          </w:p>
        </w:tc>
        <w:tc>
          <w:tcPr>
            <w:tcW w:w="1746" w:type="dxa"/>
          </w:tcPr>
          <w:p w14:paraId="702DF5B3">
            <w:pPr>
              <w:pStyle w:val="58"/>
            </w:pPr>
            <w:r>
              <w:t>来源标识、数据类型、业务时间、空间范围、格式/结构。</w:t>
            </w:r>
          </w:p>
        </w:tc>
        <w:tc>
          <w:tcPr>
            <w:tcW w:w="1746" w:type="dxa"/>
          </w:tcPr>
          <w:p w14:paraId="2E37B5F6">
            <w:pPr>
              <w:pStyle w:val="58"/>
            </w:pPr>
            <w:r>
              <w:t>I</w:t>
            </w:r>
          </w:p>
        </w:tc>
      </w:tr>
      <w:tr w14:paraId="75DA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F42823D">
            <w:pPr>
              <w:pStyle w:val="58"/>
            </w:pPr>
            <w:r>
              <w:t>SYC-GYSJ-WXYG-ZHPG-AIFX-MXJR-03</w:t>
            </w:r>
          </w:p>
        </w:tc>
        <w:tc>
          <w:tcPr>
            <w:tcW w:w="1746" w:type="dxa"/>
          </w:tcPr>
          <w:p w14:paraId="458B50BA">
            <w:pPr>
              <w:pStyle w:val="58"/>
            </w:pPr>
            <w:r>
              <w:t>数据接入模块</w:t>
            </w:r>
          </w:p>
        </w:tc>
        <w:tc>
          <w:tcPr>
            <w:tcW w:w="1746" w:type="dxa"/>
          </w:tcPr>
          <w:p w14:paraId="0CA4BEFF">
            <w:pPr>
              <w:pStyle w:val="58"/>
            </w:pPr>
            <w:r>
              <w:t>向量化模型输入</w:t>
            </w:r>
          </w:p>
        </w:tc>
        <w:tc>
          <w:tcPr>
            <w:tcW w:w="1746" w:type="dxa"/>
          </w:tcPr>
          <w:p w14:paraId="274004CB">
            <w:pPr>
              <w:pStyle w:val="58"/>
            </w:pPr>
            <w:r>
              <w:t>来源标识、数据类型、业务时间、空间范围、格式/结构。</w:t>
            </w:r>
          </w:p>
        </w:tc>
        <w:tc>
          <w:tcPr>
            <w:tcW w:w="1746" w:type="dxa"/>
          </w:tcPr>
          <w:p w14:paraId="5E04B683">
            <w:pPr>
              <w:pStyle w:val="58"/>
            </w:pPr>
            <w:r>
              <w:t>I</w:t>
            </w:r>
          </w:p>
        </w:tc>
      </w:tr>
      <w:tr w14:paraId="5115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0310C21">
            <w:pPr>
              <w:pStyle w:val="58"/>
            </w:pPr>
            <w:r>
              <w:t>SYC-GYSJ-WXYG-ZHPG-AIFX-MXJR-04</w:t>
            </w:r>
          </w:p>
        </w:tc>
        <w:tc>
          <w:tcPr>
            <w:tcW w:w="1746" w:type="dxa"/>
          </w:tcPr>
          <w:p w14:paraId="54AB3337">
            <w:pPr>
              <w:pStyle w:val="58"/>
            </w:pPr>
            <w:r>
              <w:t>下游模块或成果库</w:t>
            </w:r>
          </w:p>
        </w:tc>
        <w:tc>
          <w:tcPr>
            <w:tcW w:w="1746" w:type="dxa"/>
          </w:tcPr>
          <w:p w14:paraId="46D8AE08">
            <w:pPr>
              <w:pStyle w:val="58"/>
            </w:pPr>
            <w:r>
              <w:t>大模型输出</w:t>
            </w:r>
          </w:p>
        </w:tc>
        <w:tc>
          <w:tcPr>
            <w:tcW w:w="1746" w:type="dxa"/>
          </w:tcPr>
          <w:p w14:paraId="019935B6">
            <w:pPr>
              <w:pStyle w:val="58"/>
            </w:pPr>
            <w:r>
              <w:t>关联任务或源数据标识、生成时间、成果类型、核心结果字段、质量状态。</w:t>
            </w:r>
          </w:p>
        </w:tc>
        <w:tc>
          <w:tcPr>
            <w:tcW w:w="1746" w:type="dxa"/>
          </w:tcPr>
          <w:p w14:paraId="6DAE418F">
            <w:pPr>
              <w:pStyle w:val="58"/>
            </w:pPr>
            <w:r>
              <w:t>O</w:t>
            </w:r>
          </w:p>
        </w:tc>
      </w:tr>
      <w:tr w14:paraId="5BEC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3DF49AA">
            <w:pPr>
              <w:pStyle w:val="58"/>
            </w:pPr>
            <w:r>
              <w:t>SYC-GYSJ-WXYG-ZHPG-AIFX-MXJR-05</w:t>
            </w:r>
          </w:p>
        </w:tc>
        <w:tc>
          <w:tcPr>
            <w:tcW w:w="1746" w:type="dxa"/>
          </w:tcPr>
          <w:p w14:paraId="3819CF62">
            <w:pPr>
              <w:pStyle w:val="58"/>
            </w:pPr>
            <w:r>
              <w:t>下游模块或成果库</w:t>
            </w:r>
          </w:p>
        </w:tc>
        <w:tc>
          <w:tcPr>
            <w:tcW w:w="1746" w:type="dxa"/>
          </w:tcPr>
          <w:p w14:paraId="5135A729">
            <w:pPr>
              <w:pStyle w:val="58"/>
            </w:pPr>
            <w:r>
              <w:t>双引模型输出</w:t>
            </w:r>
          </w:p>
        </w:tc>
        <w:tc>
          <w:tcPr>
            <w:tcW w:w="1746" w:type="dxa"/>
          </w:tcPr>
          <w:p w14:paraId="125AB174">
            <w:pPr>
              <w:pStyle w:val="58"/>
            </w:pPr>
            <w:r>
              <w:t>关联任务或源数据标识、生成时间、成果类型、核心结果字段、质量状态。</w:t>
            </w:r>
          </w:p>
        </w:tc>
        <w:tc>
          <w:tcPr>
            <w:tcW w:w="1746" w:type="dxa"/>
          </w:tcPr>
          <w:p w14:paraId="3C5675A6">
            <w:pPr>
              <w:pStyle w:val="58"/>
            </w:pPr>
            <w:r>
              <w:t>O</w:t>
            </w:r>
          </w:p>
        </w:tc>
      </w:tr>
      <w:tr w14:paraId="7A49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035B129">
            <w:pPr>
              <w:pStyle w:val="58"/>
            </w:pPr>
            <w:r>
              <w:t>SYC-GYSJ-WXYG-ZHPG-AIFX-MXJR-06</w:t>
            </w:r>
          </w:p>
        </w:tc>
        <w:tc>
          <w:tcPr>
            <w:tcW w:w="1746" w:type="dxa"/>
          </w:tcPr>
          <w:p w14:paraId="76DA2C30">
            <w:pPr>
              <w:pStyle w:val="58"/>
            </w:pPr>
            <w:r>
              <w:t>下游模块或成果库</w:t>
            </w:r>
          </w:p>
        </w:tc>
        <w:tc>
          <w:tcPr>
            <w:tcW w:w="1746" w:type="dxa"/>
          </w:tcPr>
          <w:p w14:paraId="2ADE136B">
            <w:pPr>
              <w:pStyle w:val="58"/>
            </w:pPr>
            <w:r>
              <w:t>向量化模型输出</w:t>
            </w:r>
          </w:p>
        </w:tc>
        <w:tc>
          <w:tcPr>
            <w:tcW w:w="1746" w:type="dxa"/>
          </w:tcPr>
          <w:p w14:paraId="249BAB97">
            <w:pPr>
              <w:pStyle w:val="58"/>
            </w:pPr>
            <w:r>
              <w:t>关联任务或源数据标识、生成时间、成果类型、核心结果字段、质量状态。</w:t>
            </w:r>
          </w:p>
        </w:tc>
        <w:tc>
          <w:tcPr>
            <w:tcW w:w="1746" w:type="dxa"/>
          </w:tcPr>
          <w:p w14:paraId="031290C8">
            <w:pPr>
              <w:pStyle w:val="58"/>
            </w:pPr>
            <w:r>
              <w:t>O</w:t>
            </w:r>
          </w:p>
        </w:tc>
      </w:tr>
    </w:tbl>
    <w:p w14:paraId="5DFA6AA5">
      <w:pPr>
        <w:ind w:firstLine="480"/>
      </w:pPr>
    </w:p>
    <w:p w14:paraId="6ADA1B06">
      <w:pPr>
        <w:pStyle w:val="7"/>
      </w:pPr>
      <w:r>
        <w:rPr>
          <w:rFonts w:hint="eastAsia"/>
        </w:rPr>
        <w:t>处理逻辑</w:t>
      </w:r>
    </w:p>
    <w:p w14:paraId="4C4BA246">
      <w:pPr>
        <w:widowControl w:val="0"/>
        <w:numPr>
          <w:ilvl w:val="0"/>
          <w:numId w:val="48"/>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大模型调用：根据评估任务组装提示信息和业务数据，调用已授权的大模型生成分析建议或报告辅助内容</w:t>
      </w:r>
      <w:r>
        <w:rPr>
          <w:rFonts w:hint="eastAsia" w:asciiTheme="minorEastAsia" w:hAnsiTheme="minorEastAsia" w:cstheme="minorEastAsia"/>
          <w:szCs w:val="21"/>
        </w:rPr>
        <w:t>。</w:t>
      </w:r>
    </w:p>
    <w:p w14:paraId="0C9D4341">
      <w:pPr>
        <w:widowControl w:val="0"/>
        <w:numPr>
          <w:ilvl w:val="0"/>
          <w:numId w:val="48"/>
        </w:numPr>
        <w:snapToGrid/>
        <w:ind w:firstLine="480"/>
        <w:rPr>
          <w:rFonts w:hint="eastAsia" w:asciiTheme="minorEastAsia" w:hAnsiTheme="minorEastAsia" w:cstheme="minorEastAsia"/>
          <w:szCs w:val="21"/>
        </w:rPr>
      </w:pPr>
      <w:r>
        <w:rPr>
          <w:rFonts w:asciiTheme="minorEastAsia" w:hAnsiTheme="minorEastAsia" w:cstheme="minorEastAsia"/>
          <w:szCs w:val="21"/>
        </w:rPr>
        <w:t>双引模型调度：按照任务类型选择相应专业模型和智能模型，传递输入参数并汇总模型返回结果</w:t>
      </w:r>
      <w:r>
        <w:rPr>
          <w:rFonts w:hint="eastAsia" w:asciiTheme="minorEastAsia" w:hAnsiTheme="minorEastAsia" w:cstheme="minorEastAsia"/>
          <w:szCs w:val="21"/>
        </w:rPr>
        <w:t>。</w:t>
      </w:r>
    </w:p>
    <w:p w14:paraId="0829D6B4">
      <w:pPr>
        <w:widowControl w:val="0"/>
        <w:numPr>
          <w:ilvl w:val="0"/>
          <w:numId w:val="48"/>
        </w:numPr>
        <w:snapToGrid/>
        <w:ind w:firstLine="480"/>
        <w:rPr>
          <w:rFonts w:hint="eastAsia" w:asciiTheme="minorEastAsia" w:hAnsiTheme="minorEastAsia" w:cstheme="minorEastAsia"/>
          <w:szCs w:val="21"/>
        </w:rPr>
      </w:pPr>
      <w:r>
        <w:rPr>
          <w:rFonts w:asciiTheme="minorEastAsia" w:hAnsiTheme="minorEastAsia" w:cstheme="minorEastAsia"/>
          <w:szCs w:val="21"/>
        </w:rPr>
        <w:t>向量化处理：对文本、报告和知识资料进行分段及向量化，建立可检索索引，为语义查询和模型推理提供支持</w:t>
      </w:r>
      <w:r>
        <w:rPr>
          <w:rFonts w:hint="eastAsia" w:asciiTheme="minorEastAsia" w:hAnsiTheme="minorEastAsia" w:cstheme="minorEastAsia"/>
          <w:szCs w:val="21"/>
        </w:rPr>
        <w:t>。</w:t>
      </w:r>
    </w:p>
    <w:p w14:paraId="481E72CF">
      <w:pPr>
        <w:pStyle w:val="7"/>
      </w:pPr>
      <w:r>
        <w:rPr>
          <w:rFonts w:hint="eastAsia"/>
        </w:rPr>
        <w:t>异常与错误处理</w:t>
      </w:r>
    </w:p>
    <w:p w14:paraId="53274A9C">
      <w:pPr>
        <w:ind w:firstLine="480"/>
      </w:pPr>
      <w:r>
        <w:rPr>
          <w:rFonts w:hint="eastAsia"/>
        </w:rPr>
        <w:t>当外部模型API调用超时（超过30秒），系统触发重试机制（最多3次），重试失败则使用默认参数替代并发送告警；大模型输出的参数优化建议与当前参数偏差超20%时，提示管理员人工审核后再应用；向量化模型转换失败时，标记相关建筑特征文本并提示人工补充标准化描述，确保案例匹配的准确性。</w:t>
      </w:r>
    </w:p>
    <w:p w14:paraId="25663397">
      <w:pPr>
        <w:pStyle w:val="6"/>
      </w:pPr>
      <w:r>
        <w:rPr>
          <w:rFonts w:hint="eastAsia"/>
        </w:rPr>
        <w:t>知识库功能（SYC</w:t>
      </w:r>
      <w:r>
        <w:t>-</w:t>
      </w:r>
      <w:r>
        <w:rPr>
          <w:rFonts w:hint="eastAsia"/>
        </w:rPr>
        <w:t>GYSJ-WXYG</w:t>
      </w:r>
      <w:r>
        <w:t>-</w:t>
      </w:r>
      <w:r>
        <w:rPr>
          <w:rFonts w:hint="eastAsia"/>
        </w:rPr>
        <w:t>ZHPG-AIFX-ZSK）</w:t>
      </w:r>
    </w:p>
    <w:p w14:paraId="5CD5F76E">
      <w:pPr>
        <w:pStyle w:val="7"/>
      </w:pPr>
      <w:r>
        <w:rPr>
          <w:rFonts w:hint="eastAsia"/>
        </w:rPr>
        <w:t>功能描述</w:t>
      </w:r>
    </w:p>
    <w:p w14:paraId="17820D0E">
      <w:pPr>
        <w:ind w:firstLine="480"/>
      </w:pPr>
      <w:r>
        <w:rPr>
          <w:rFonts w:hint="eastAsia"/>
        </w:rPr>
        <w:t>该功能构建地震灾害领域知识库，定义地震事件、地理区域、建筑类型、次生灾害等核心实体及“发生于”“包含”“触发”等关系，基于Neo4j存储结构化与非结构化数据。支持SPARQL查询实现实体关联分析，基于图谱优化用户查询语义解析，强化多源数据关联理解，辅助评估模型逻辑校验与用户交互意图识别。</w:t>
      </w:r>
    </w:p>
    <w:p w14:paraId="733BA09C">
      <w:pPr>
        <w:pStyle w:val="7"/>
      </w:pPr>
      <w:r>
        <w:rPr>
          <w:rFonts w:hint="eastAsia"/>
        </w:rPr>
        <w:t>输入输出</w:t>
      </w:r>
    </w:p>
    <w:p w14:paraId="518D684C">
      <w:pPr>
        <w:pStyle w:val="106"/>
        <w:rPr>
          <w:rFonts w:hint="eastAsia"/>
        </w:rPr>
      </w:pPr>
      <w:bookmarkStart w:id="429" w:name="_Toc24054997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35</w:t>
      </w:r>
      <w:r>
        <w:rPr>
          <w:rFonts w:hint="eastAsia"/>
        </w:rPr>
        <w:fldChar w:fldCharType="end"/>
      </w:r>
      <w:r>
        <w:rPr>
          <w:rFonts w:hint="eastAsia"/>
        </w:rPr>
        <w:t>知识库功能输入输出表</w:t>
      </w:r>
      <w:bookmarkEnd w:id="42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58A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8E70D8B">
            <w:pPr>
              <w:pStyle w:val="57"/>
            </w:pPr>
            <w:r>
              <w:t>标识</w:t>
            </w:r>
          </w:p>
        </w:tc>
        <w:tc>
          <w:tcPr>
            <w:tcW w:w="1746" w:type="dxa"/>
            <w:shd w:val="clear" w:color="auto" w:fill="D8D8D8" w:themeFill="background1" w:themeFillShade="D9"/>
          </w:tcPr>
          <w:p w14:paraId="12FF507C">
            <w:pPr>
              <w:pStyle w:val="57"/>
            </w:pPr>
            <w:r>
              <w:t>交互对象</w:t>
            </w:r>
          </w:p>
        </w:tc>
        <w:tc>
          <w:tcPr>
            <w:tcW w:w="1746" w:type="dxa"/>
            <w:shd w:val="clear" w:color="auto" w:fill="D8D8D8" w:themeFill="background1" w:themeFillShade="D9"/>
          </w:tcPr>
          <w:p w14:paraId="67BF675B">
            <w:pPr>
              <w:pStyle w:val="57"/>
            </w:pPr>
            <w:r>
              <w:t>数据名称</w:t>
            </w:r>
          </w:p>
        </w:tc>
        <w:tc>
          <w:tcPr>
            <w:tcW w:w="1746" w:type="dxa"/>
            <w:shd w:val="clear" w:color="auto" w:fill="D8D8D8" w:themeFill="background1" w:themeFillShade="D9"/>
          </w:tcPr>
          <w:p w14:paraId="34ED04BF">
            <w:pPr>
              <w:pStyle w:val="57"/>
            </w:pPr>
            <w:r>
              <w:t>数据内容</w:t>
            </w:r>
          </w:p>
        </w:tc>
        <w:tc>
          <w:tcPr>
            <w:tcW w:w="1746" w:type="dxa"/>
            <w:shd w:val="clear" w:color="auto" w:fill="D8D8D8" w:themeFill="background1" w:themeFillShade="D9"/>
          </w:tcPr>
          <w:p w14:paraId="03DBE271">
            <w:pPr>
              <w:pStyle w:val="57"/>
            </w:pPr>
            <w:r>
              <w:t>I/O</w:t>
            </w:r>
          </w:p>
        </w:tc>
      </w:tr>
      <w:tr w14:paraId="375E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4501128">
            <w:pPr>
              <w:pStyle w:val="58"/>
            </w:pPr>
            <w:r>
              <w:t>SYC-GYSJ-WXYG-ZHPG-AIFX-ZSTP-01</w:t>
            </w:r>
          </w:p>
        </w:tc>
        <w:tc>
          <w:tcPr>
            <w:tcW w:w="1746" w:type="dxa"/>
          </w:tcPr>
          <w:p w14:paraId="1EAF1089">
            <w:pPr>
              <w:pStyle w:val="58"/>
            </w:pPr>
            <w:r>
              <w:t>数据接入模块</w:t>
            </w:r>
          </w:p>
        </w:tc>
        <w:tc>
          <w:tcPr>
            <w:tcW w:w="1746" w:type="dxa"/>
          </w:tcPr>
          <w:p w14:paraId="3D1A2BEA">
            <w:pPr>
              <w:pStyle w:val="58"/>
            </w:pPr>
            <w:r>
              <w:t>结构化数据</w:t>
            </w:r>
          </w:p>
        </w:tc>
        <w:tc>
          <w:tcPr>
            <w:tcW w:w="1746" w:type="dxa"/>
          </w:tcPr>
          <w:p w14:paraId="3013892C">
            <w:pPr>
              <w:pStyle w:val="58"/>
            </w:pPr>
            <w:r>
              <w:t>来源标识、数据类型、业务时间、空间范围、格式/结构。</w:t>
            </w:r>
          </w:p>
        </w:tc>
        <w:tc>
          <w:tcPr>
            <w:tcW w:w="1746" w:type="dxa"/>
          </w:tcPr>
          <w:p w14:paraId="78823CAA">
            <w:pPr>
              <w:pStyle w:val="58"/>
            </w:pPr>
            <w:r>
              <w:t>I</w:t>
            </w:r>
          </w:p>
        </w:tc>
      </w:tr>
      <w:tr w14:paraId="008B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66CA304">
            <w:pPr>
              <w:pStyle w:val="58"/>
            </w:pPr>
            <w:r>
              <w:t>SYC-GYSJ-WXYG-ZHPG-AIFX-ZSTP-02</w:t>
            </w:r>
          </w:p>
        </w:tc>
        <w:tc>
          <w:tcPr>
            <w:tcW w:w="1746" w:type="dxa"/>
          </w:tcPr>
          <w:p w14:paraId="00B6958B">
            <w:pPr>
              <w:pStyle w:val="58"/>
            </w:pPr>
            <w:r>
              <w:rPr>
                <w:rFonts w:hint="eastAsia"/>
              </w:rPr>
              <w:t>地震数据灾备与大数据管理部件</w:t>
            </w:r>
          </w:p>
        </w:tc>
        <w:tc>
          <w:tcPr>
            <w:tcW w:w="1746" w:type="dxa"/>
          </w:tcPr>
          <w:p w14:paraId="779394BD">
            <w:pPr>
              <w:pStyle w:val="58"/>
            </w:pPr>
            <w:r>
              <w:t>非结构化数据</w:t>
            </w:r>
          </w:p>
        </w:tc>
        <w:tc>
          <w:tcPr>
            <w:tcW w:w="1746" w:type="dxa"/>
          </w:tcPr>
          <w:p w14:paraId="73BE0D0C">
            <w:pPr>
              <w:pStyle w:val="58"/>
            </w:pPr>
            <w:r>
              <w:t>来源标识、数据类型、业务时间、空间范围、格式/结构。</w:t>
            </w:r>
          </w:p>
        </w:tc>
        <w:tc>
          <w:tcPr>
            <w:tcW w:w="1746" w:type="dxa"/>
          </w:tcPr>
          <w:p w14:paraId="5D076A70">
            <w:pPr>
              <w:pStyle w:val="58"/>
            </w:pPr>
            <w:r>
              <w:t>I</w:t>
            </w:r>
          </w:p>
        </w:tc>
      </w:tr>
      <w:tr w14:paraId="7BE4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538DE62">
            <w:pPr>
              <w:pStyle w:val="58"/>
            </w:pPr>
            <w:r>
              <w:t>SYC-GYSJ-WXYG-ZHPG-AIFX-ZSTP-03</w:t>
            </w:r>
          </w:p>
        </w:tc>
        <w:tc>
          <w:tcPr>
            <w:tcW w:w="1746" w:type="dxa"/>
          </w:tcPr>
          <w:p w14:paraId="21B857E8">
            <w:pPr>
              <w:pStyle w:val="58"/>
            </w:pPr>
            <w:r>
              <w:t>下游模块或成果库</w:t>
            </w:r>
          </w:p>
        </w:tc>
        <w:tc>
          <w:tcPr>
            <w:tcW w:w="1746" w:type="dxa"/>
          </w:tcPr>
          <w:p w14:paraId="38111980">
            <w:pPr>
              <w:pStyle w:val="58"/>
            </w:pPr>
            <w:r>
              <w:t>知识</w:t>
            </w:r>
            <w:r>
              <w:rPr>
                <w:rFonts w:hint="eastAsia"/>
              </w:rPr>
              <w:t>库</w:t>
            </w:r>
          </w:p>
        </w:tc>
        <w:tc>
          <w:tcPr>
            <w:tcW w:w="1746" w:type="dxa"/>
          </w:tcPr>
          <w:p w14:paraId="030C2283">
            <w:pPr>
              <w:pStyle w:val="58"/>
            </w:pPr>
            <w:r>
              <w:t>关联任务或源数据标识、生成时间、成果类型、核心结果字段、质量状态。</w:t>
            </w:r>
          </w:p>
        </w:tc>
        <w:tc>
          <w:tcPr>
            <w:tcW w:w="1746" w:type="dxa"/>
          </w:tcPr>
          <w:p w14:paraId="0394BB5C">
            <w:pPr>
              <w:pStyle w:val="58"/>
            </w:pPr>
            <w:r>
              <w:t>O</w:t>
            </w:r>
          </w:p>
        </w:tc>
      </w:tr>
      <w:tr w14:paraId="317F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29C7B4A">
            <w:pPr>
              <w:pStyle w:val="58"/>
            </w:pPr>
            <w:r>
              <w:t>SYC-GYSJ-WXYG-ZHPG-AIFX-ZSTP-04</w:t>
            </w:r>
          </w:p>
        </w:tc>
        <w:tc>
          <w:tcPr>
            <w:tcW w:w="1746" w:type="dxa"/>
          </w:tcPr>
          <w:p w14:paraId="48326C9F">
            <w:pPr>
              <w:pStyle w:val="58"/>
            </w:pPr>
            <w:r>
              <w:t>下游模块或成果库</w:t>
            </w:r>
          </w:p>
        </w:tc>
        <w:tc>
          <w:tcPr>
            <w:tcW w:w="1746" w:type="dxa"/>
          </w:tcPr>
          <w:p w14:paraId="517DE615">
            <w:pPr>
              <w:pStyle w:val="58"/>
            </w:pPr>
            <w:r>
              <w:t>查询结果</w:t>
            </w:r>
          </w:p>
        </w:tc>
        <w:tc>
          <w:tcPr>
            <w:tcW w:w="1746" w:type="dxa"/>
          </w:tcPr>
          <w:p w14:paraId="65F087B2">
            <w:pPr>
              <w:pStyle w:val="58"/>
            </w:pPr>
            <w:r>
              <w:t>关联任务或源数据标识、生成时间、成果类型、核心结果字段、质量状态。</w:t>
            </w:r>
          </w:p>
        </w:tc>
        <w:tc>
          <w:tcPr>
            <w:tcW w:w="1746" w:type="dxa"/>
          </w:tcPr>
          <w:p w14:paraId="5792B039">
            <w:pPr>
              <w:pStyle w:val="58"/>
            </w:pPr>
            <w:r>
              <w:t>O</w:t>
            </w:r>
          </w:p>
        </w:tc>
      </w:tr>
      <w:tr w14:paraId="6B10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E599F54">
            <w:pPr>
              <w:pStyle w:val="58"/>
            </w:pPr>
            <w:r>
              <w:t>SYC-GYSJ-WXYG-ZHPG-AIFX-ZSTP-05</w:t>
            </w:r>
          </w:p>
        </w:tc>
        <w:tc>
          <w:tcPr>
            <w:tcW w:w="1746" w:type="dxa"/>
          </w:tcPr>
          <w:p w14:paraId="4F424E41">
            <w:pPr>
              <w:pStyle w:val="58"/>
            </w:pPr>
            <w:r>
              <w:t>下游模块或成果库</w:t>
            </w:r>
          </w:p>
        </w:tc>
        <w:tc>
          <w:tcPr>
            <w:tcW w:w="1746" w:type="dxa"/>
          </w:tcPr>
          <w:p w14:paraId="3DC0ED74">
            <w:pPr>
              <w:pStyle w:val="58"/>
            </w:pPr>
            <w:r>
              <w:t>语义解析结果</w:t>
            </w:r>
          </w:p>
        </w:tc>
        <w:tc>
          <w:tcPr>
            <w:tcW w:w="1746" w:type="dxa"/>
          </w:tcPr>
          <w:p w14:paraId="2D624CD0">
            <w:pPr>
              <w:pStyle w:val="58"/>
            </w:pPr>
            <w:r>
              <w:t>关联任务或源数据标识、生成时间、成果类型、核心结果字段、质量状态。</w:t>
            </w:r>
          </w:p>
        </w:tc>
        <w:tc>
          <w:tcPr>
            <w:tcW w:w="1746" w:type="dxa"/>
          </w:tcPr>
          <w:p w14:paraId="2F29A0F4">
            <w:pPr>
              <w:pStyle w:val="58"/>
            </w:pPr>
            <w:r>
              <w:t>O</w:t>
            </w:r>
          </w:p>
        </w:tc>
      </w:tr>
    </w:tbl>
    <w:p w14:paraId="72DFD666">
      <w:pPr>
        <w:ind w:firstLine="480"/>
      </w:pPr>
    </w:p>
    <w:p w14:paraId="1030F979">
      <w:pPr>
        <w:pStyle w:val="7"/>
      </w:pPr>
      <w:r>
        <w:rPr>
          <w:rFonts w:hint="eastAsia"/>
        </w:rPr>
        <w:t>处理逻辑</w:t>
      </w:r>
    </w:p>
    <w:p w14:paraId="41DF5885">
      <w:pPr>
        <w:widowControl w:val="0"/>
        <w:numPr>
          <w:ilvl w:val="0"/>
          <w:numId w:val="49"/>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数据导入：接收地震事件、区域、建筑物、灾害类型和评估规则等结构化或非结构化知识数据</w:t>
      </w:r>
      <w:r>
        <w:rPr>
          <w:rFonts w:hint="eastAsia" w:asciiTheme="minorEastAsia" w:hAnsiTheme="minorEastAsia" w:cstheme="minorEastAsia"/>
          <w:szCs w:val="21"/>
        </w:rPr>
        <w:t>。</w:t>
      </w:r>
    </w:p>
    <w:p w14:paraId="3053BDAF">
      <w:pPr>
        <w:widowControl w:val="0"/>
        <w:numPr>
          <w:ilvl w:val="0"/>
          <w:numId w:val="49"/>
        </w:numPr>
        <w:snapToGrid/>
        <w:ind w:firstLine="480"/>
        <w:rPr>
          <w:rFonts w:hint="eastAsia" w:asciiTheme="minorEastAsia" w:hAnsiTheme="minorEastAsia" w:cstheme="minorEastAsia"/>
          <w:szCs w:val="21"/>
        </w:rPr>
      </w:pPr>
      <w:r>
        <w:rPr>
          <w:rFonts w:asciiTheme="minorEastAsia" w:hAnsiTheme="minorEastAsia" w:cstheme="minorEastAsia"/>
          <w:szCs w:val="21"/>
        </w:rPr>
        <w:t>图谱优化：识别知识实体及其关系，完成实体消歧、重复合并、关系补充和图谱质量检查</w:t>
      </w:r>
      <w:r>
        <w:rPr>
          <w:rFonts w:hint="eastAsia" w:asciiTheme="minorEastAsia" w:hAnsiTheme="minorEastAsia" w:cstheme="minorEastAsia"/>
          <w:szCs w:val="21"/>
        </w:rPr>
        <w:t>。</w:t>
      </w:r>
    </w:p>
    <w:p w14:paraId="17A0B479">
      <w:pPr>
        <w:widowControl w:val="0"/>
        <w:numPr>
          <w:ilvl w:val="0"/>
          <w:numId w:val="49"/>
        </w:numPr>
        <w:snapToGrid/>
        <w:ind w:firstLine="480"/>
        <w:rPr>
          <w:rFonts w:hint="eastAsia" w:asciiTheme="minorEastAsia" w:hAnsiTheme="minorEastAsia" w:cstheme="minorEastAsia"/>
          <w:szCs w:val="21"/>
        </w:rPr>
      </w:pPr>
      <w:r>
        <w:rPr>
          <w:rFonts w:asciiTheme="minorEastAsia" w:hAnsiTheme="minorEastAsia" w:cstheme="minorEastAsia"/>
          <w:szCs w:val="21"/>
        </w:rPr>
        <w:t>查询服务：根据实体、属性或关系条件检索知识库，返回关联实体、关系路径和参考资料</w:t>
      </w:r>
      <w:r>
        <w:rPr>
          <w:rFonts w:hint="eastAsia" w:asciiTheme="minorEastAsia" w:hAnsiTheme="minorEastAsia" w:cstheme="minorEastAsia"/>
          <w:szCs w:val="21"/>
        </w:rPr>
        <w:t>。</w:t>
      </w:r>
    </w:p>
    <w:p w14:paraId="0B384DE4">
      <w:pPr>
        <w:widowControl w:val="0"/>
        <w:numPr>
          <w:ilvl w:val="0"/>
          <w:numId w:val="49"/>
        </w:numPr>
        <w:snapToGrid/>
        <w:ind w:firstLine="480"/>
        <w:rPr>
          <w:rFonts w:hint="eastAsia" w:asciiTheme="minorEastAsia" w:hAnsiTheme="minorEastAsia" w:cstheme="minorEastAsia"/>
          <w:szCs w:val="21"/>
        </w:rPr>
      </w:pPr>
      <w:r>
        <w:rPr>
          <w:rFonts w:asciiTheme="minorEastAsia" w:hAnsiTheme="minorEastAsia" w:cstheme="minorEastAsia"/>
          <w:szCs w:val="21"/>
        </w:rPr>
        <w:t>语义解析：解析用户自然语言问题，提取查询意图和关键实体，并转换为知识库查询条件</w:t>
      </w:r>
      <w:r>
        <w:rPr>
          <w:rFonts w:hint="eastAsia" w:asciiTheme="minorEastAsia" w:hAnsiTheme="minorEastAsia" w:cstheme="minorEastAsia"/>
          <w:szCs w:val="21"/>
        </w:rPr>
        <w:t>。</w:t>
      </w:r>
    </w:p>
    <w:p w14:paraId="0A10E5B2">
      <w:pPr>
        <w:pStyle w:val="7"/>
      </w:pPr>
      <w:r>
        <w:rPr>
          <w:rFonts w:hint="eastAsia"/>
        </w:rPr>
        <w:t>异常与错误处理</w:t>
      </w:r>
    </w:p>
    <w:p w14:paraId="4548842D">
      <w:pPr>
        <w:ind w:firstLine="480"/>
      </w:pPr>
      <w:r>
        <w:rPr>
          <w:rFonts w:hint="eastAsia"/>
        </w:rPr>
        <w:t>当结构化数据导入失败时，系统记录失败数据条目并提示管理员核查数据格式；非结构化文献实体提取准确率低于80%时，触发人工审核流程，补充修正提取结果；用户查询语义解析失败（实体匹配度＜60%）时，返回引导提示（如“请明确查询区域或损失类型”），辅助用户优化查询语句。</w:t>
      </w:r>
    </w:p>
    <w:p w14:paraId="0A039A21">
      <w:pPr>
        <w:pStyle w:val="6"/>
      </w:pPr>
      <w:r>
        <w:rPr>
          <w:rFonts w:hint="eastAsia"/>
        </w:rPr>
        <w:t>多模态信息融合功能（SYC</w:t>
      </w:r>
      <w:r>
        <w:t>-</w:t>
      </w:r>
      <w:r>
        <w:rPr>
          <w:rFonts w:hint="eastAsia"/>
        </w:rPr>
        <w:t>GYSJ-WXYG</w:t>
      </w:r>
      <w:r>
        <w:t>-</w:t>
      </w:r>
      <w:r>
        <w:rPr>
          <w:rFonts w:hint="eastAsia"/>
        </w:rPr>
        <w:t>ZHPG-AIFX-XXRH）</w:t>
      </w:r>
    </w:p>
    <w:p w14:paraId="473C870E">
      <w:pPr>
        <w:pStyle w:val="7"/>
      </w:pPr>
      <w:r>
        <w:rPr>
          <w:rFonts w:hint="eastAsia"/>
        </w:rPr>
        <w:t>功能描述</w:t>
      </w:r>
    </w:p>
    <w:p w14:paraId="7815FE39">
      <w:pPr>
        <w:ind w:firstLine="480"/>
      </w:pPr>
      <w:r>
        <w:rPr>
          <w:rFonts w:hint="eastAsia"/>
        </w:rPr>
        <w:t>该功能整合文本、图像、视频多模态信息，交叉验证专属模型评估结果，修正单一数据导致的偏差。文本数据提取关键损毁信息，图像/视频数据识别损毁特征与空间分布，通过注意力机制加权融合各模态结果与专属模型计算结果，确保评估结果的全面性与准确性，多模态融合评估偏差≤10%。</w:t>
      </w:r>
    </w:p>
    <w:p w14:paraId="7EC6BE40">
      <w:pPr>
        <w:pStyle w:val="7"/>
      </w:pPr>
      <w:r>
        <w:rPr>
          <w:rFonts w:hint="eastAsia"/>
        </w:rPr>
        <w:t>输入输出</w:t>
      </w:r>
    </w:p>
    <w:p w14:paraId="297D8CAC">
      <w:pPr>
        <w:pStyle w:val="106"/>
        <w:rPr>
          <w:rFonts w:hint="eastAsia"/>
        </w:rPr>
      </w:pPr>
      <w:bookmarkStart w:id="430" w:name="_Toc24054997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36</w:t>
      </w:r>
      <w:r>
        <w:rPr>
          <w:rFonts w:hint="eastAsia"/>
        </w:rPr>
        <w:fldChar w:fldCharType="end"/>
      </w:r>
      <w:r>
        <w:rPr>
          <w:rFonts w:hint="eastAsia"/>
        </w:rPr>
        <w:t>多模态信息融合功能输入输出表</w:t>
      </w:r>
      <w:bookmarkEnd w:id="43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1C87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508A59DB">
            <w:pPr>
              <w:pStyle w:val="57"/>
            </w:pPr>
            <w:r>
              <w:t>标识</w:t>
            </w:r>
          </w:p>
        </w:tc>
        <w:tc>
          <w:tcPr>
            <w:tcW w:w="1746" w:type="dxa"/>
            <w:shd w:val="clear" w:color="auto" w:fill="D8D8D8" w:themeFill="background1" w:themeFillShade="D9"/>
          </w:tcPr>
          <w:p w14:paraId="66A60950">
            <w:pPr>
              <w:pStyle w:val="57"/>
            </w:pPr>
            <w:r>
              <w:t>交互对象</w:t>
            </w:r>
          </w:p>
        </w:tc>
        <w:tc>
          <w:tcPr>
            <w:tcW w:w="1746" w:type="dxa"/>
            <w:shd w:val="clear" w:color="auto" w:fill="D8D8D8" w:themeFill="background1" w:themeFillShade="D9"/>
          </w:tcPr>
          <w:p w14:paraId="0AC02B57">
            <w:pPr>
              <w:pStyle w:val="57"/>
            </w:pPr>
            <w:r>
              <w:t>数据名称</w:t>
            </w:r>
          </w:p>
        </w:tc>
        <w:tc>
          <w:tcPr>
            <w:tcW w:w="1746" w:type="dxa"/>
            <w:shd w:val="clear" w:color="auto" w:fill="D8D8D8" w:themeFill="background1" w:themeFillShade="D9"/>
          </w:tcPr>
          <w:p w14:paraId="094B63F4">
            <w:pPr>
              <w:pStyle w:val="57"/>
            </w:pPr>
            <w:r>
              <w:t>数据内容</w:t>
            </w:r>
          </w:p>
        </w:tc>
        <w:tc>
          <w:tcPr>
            <w:tcW w:w="1746" w:type="dxa"/>
            <w:shd w:val="clear" w:color="auto" w:fill="D8D8D8" w:themeFill="background1" w:themeFillShade="D9"/>
          </w:tcPr>
          <w:p w14:paraId="2C4635B9">
            <w:pPr>
              <w:pStyle w:val="57"/>
            </w:pPr>
            <w:r>
              <w:t>I/O</w:t>
            </w:r>
          </w:p>
        </w:tc>
      </w:tr>
      <w:tr w14:paraId="688E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032554E">
            <w:pPr>
              <w:pStyle w:val="58"/>
            </w:pPr>
            <w:r>
              <w:t>SYC-GYSJ-WXYG-GN-MTRH-01</w:t>
            </w:r>
          </w:p>
        </w:tc>
        <w:tc>
          <w:tcPr>
            <w:tcW w:w="1746" w:type="dxa"/>
          </w:tcPr>
          <w:p w14:paraId="45FF4496">
            <w:pPr>
              <w:pStyle w:val="58"/>
            </w:pPr>
            <w:r>
              <w:t>数据接入模块</w:t>
            </w:r>
          </w:p>
        </w:tc>
        <w:tc>
          <w:tcPr>
            <w:tcW w:w="1746" w:type="dxa"/>
          </w:tcPr>
          <w:p w14:paraId="6CF7119F">
            <w:pPr>
              <w:pStyle w:val="58"/>
            </w:pPr>
            <w:r>
              <w:t>文本数据</w:t>
            </w:r>
          </w:p>
        </w:tc>
        <w:tc>
          <w:tcPr>
            <w:tcW w:w="1746" w:type="dxa"/>
          </w:tcPr>
          <w:p w14:paraId="5D6BE683">
            <w:pPr>
              <w:pStyle w:val="58"/>
            </w:pPr>
            <w:r>
              <w:t>来源标识、数据类型、业务时间、空间范围、格式/结构。</w:t>
            </w:r>
          </w:p>
        </w:tc>
        <w:tc>
          <w:tcPr>
            <w:tcW w:w="1746" w:type="dxa"/>
          </w:tcPr>
          <w:p w14:paraId="0F772335">
            <w:pPr>
              <w:pStyle w:val="58"/>
            </w:pPr>
            <w:r>
              <w:t>I</w:t>
            </w:r>
          </w:p>
        </w:tc>
      </w:tr>
      <w:tr w14:paraId="7AF3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9F174A1">
            <w:pPr>
              <w:pStyle w:val="58"/>
            </w:pPr>
            <w:r>
              <w:t>SYC-GYSJ-WXYG-GN-MTRH-02</w:t>
            </w:r>
          </w:p>
        </w:tc>
        <w:tc>
          <w:tcPr>
            <w:tcW w:w="1746" w:type="dxa"/>
          </w:tcPr>
          <w:p w14:paraId="7F14207F">
            <w:pPr>
              <w:pStyle w:val="58"/>
            </w:pPr>
            <w:r>
              <w:t>数据接入模块</w:t>
            </w:r>
          </w:p>
        </w:tc>
        <w:tc>
          <w:tcPr>
            <w:tcW w:w="1746" w:type="dxa"/>
          </w:tcPr>
          <w:p w14:paraId="422FAA70">
            <w:pPr>
              <w:pStyle w:val="58"/>
            </w:pPr>
            <w:r>
              <w:t>图像数据</w:t>
            </w:r>
          </w:p>
        </w:tc>
        <w:tc>
          <w:tcPr>
            <w:tcW w:w="1746" w:type="dxa"/>
          </w:tcPr>
          <w:p w14:paraId="39AA5FBB">
            <w:pPr>
              <w:pStyle w:val="58"/>
            </w:pPr>
            <w:r>
              <w:t>来源标识、数据类型、业务时间、空间范围、格式/结构。</w:t>
            </w:r>
          </w:p>
        </w:tc>
        <w:tc>
          <w:tcPr>
            <w:tcW w:w="1746" w:type="dxa"/>
          </w:tcPr>
          <w:p w14:paraId="582768FE">
            <w:pPr>
              <w:pStyle w:val="58"/>
            </w:pPr>
            <w:r>
              <w:t>I</w:t>
            </w:r>
          </w:p>
        </w:tc>
      </w:tr>
      <w:tr w14:paraId="2F07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13B9D42">
            <w:pPr>
              <w:pStyle w:val="58"/>
            </w:pPr>
            <w:r>
              <w:t>SYC-GYSJ-WXYG-GN-MTRH-03</w:t>
            </w:r>
          </w:p>
        </w:tc>
        <w:tc>
          <w:tcPr>
            <w:tcW w:w="1746" w:type="dxa"/>
          </w:tcPr>
          <w:p w14:paraId="170CDA4D">
            <w:pPr>
              <w:pStyle w:val="58"/>
            </w:pPr>
            <w:r>
              <w:t>专属模型构建模块</w:t>
            </w:r>
          </w:p>
        </w:tc>
        <w:tc>
          <w:tcPr>
            <w:tcW w:w="1746" w:type="dxa"/>
          </w:tcPr>
          <w:p w14:paraId="631F700C">
            <w:pPr>
              <w:pStyle w:val="58"/>
            </w:pPr>
            <w:r>
              <w:t>模型数据</w:t>
            </w:r>
          </w:p>
        </w:tc>
        <w:tc>
          <w:tcPr>
            <w:tcW w:w="1746" w:type="dxa"/>
          </w:tcPr>
          <w:p w14:paraId="481A5F6A">
            <w:pPr>
              <w:pStyle w:val="58"/>
            </w:pPr>
            <w:r>
              <w:t>来源标识、数据类型、业务时间、空间范围、格式/结构。</w:t>
            </w:r>
          </w:p>
        </w:tc>
        <w:tc>
          <w:tcPr>
            <w:tcW w:w="1746" w:type="dxa"/>
          </w:tcPr>
          <w:p w14:paraId="36CB444B">
            <w:pPr>
              <w:pStyle w:val="58"/>
            </w:pPr>
            <w:r>
              <w:t>I</w:t>
            </w:r>
          </w:p>
        </w:tc>
      </w:tr>
      <w:tr w14:paraId="46F9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7BC4B89">
            <w:pPr>
              <w:pStyle w:val="58"/>
            </w:pPr>
            <w:r>
              <w:t>SYC-GYSJ-WXYG-GN-MTRH-04</w:t>
            </w:r>
          </w:p>
        </w:tc>
        <w:tc>
          <w:tcPr>
            <w:tcW w:w="1746" w:type="dxa"/>
          </w:tcPr>
          <w:p w14:paraId="6DAAADB8">
            <w:pPr>
              <w:pStyle w:val="58"/>
            </w:pPr>
            <w:r>
              <w:t>下游模块或成果库</w:t>
            </w:r>
          </w:p>
        </w:tc>
        <w:tc>
          <w:tcPr>
            <w:tcW w:w="1746" w:type="dxa"/>
          </w:tcPr>
          <w:p w14:paraId="47D75BB6">
            <w:pPr>
              <w:pStyle w:val="58"/>
            </w:pPr>
            <w:r>
              <w:t>融合评估结果</w:t>
            </w:r>
          </w:p>
        </w:tc>
        <w:tc>
          <w:tcPr>
            <w:tcW w:w="1746" w:type="dxa"/>
          </w:tcPr>
          <w:p w14:paraId="2BE6364D">
            <w:pPr>
              <w:pStyle w:val="58"/>
            </w:pPr>
            <w:r>
              <w:t>关联任务或源数据标识、生成时间、成果类型、核心结果字段、质量状态。</w:t>
            </w:r>
          </w:p>
        </w:tc>
        <w:tc>
          <w:tcPr>
            <w:tcW w:w="1746" w:type="dxa"/>
          </w:tcPr>
          <w:p w14:paraId="39BDF201">
            <w:pPr>
              <w:pStyle w:val="58"/>
            </w:pPr>
            <w:r>
              <w:t>O</w:t>
            </w:r>
          </w:p>
        </w:tc>
      </w:tr>
      <w:tr w14:paraId="04BC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9814241">
            <w:pPr>
              <w:pStyle w:val="58"/>
            </w:pPr>
            <w:r>
              <w:t>SYC-GYSJ-WXYG-GN-MTRH-05</w:t>
            </w:r>
          </w:p>
        </w:tc>
        <w:tc>
          <w:tcPr>
            <w:tcW w:w="1746" w:type="dxa"/>
          </w:tcPr>
          <w:p w14:paraId="6ED7A9E0">
            <w:pPr>
              <w:pStyle w:val="58"/>
            </w:pPr>
            <w:r>
              <w:t>、提取结果、融合过程、偏差分析</w:t>
            </w:r>
          </w:p>
        </w:tc>
        <w:tc>
          <w:tcPr>
            <w:tcW w:w="1746" w:type="dxa"/>
          </w:tcPr>
          <w:p w14:paraId="629CF6BA">
            <w:pPr>
              <w:pStyle w:val="58"/>
            </w:pPr>
            <w:r>
              <w:t>各模态</w:t>
            </w:r>
          </w:p>
        </w:tc>
        <w:tc>
          <w:tcPr>
            <w:tcW w:w="1746" w:type="dxa"/>
          </w:tcPr>
          <w:p w14:paraId="3AB21D41">
            <w:pPr>
              <w:pStyle w:val="58"/>
            </w:pPr>
            <w:r>
              <w:t>模态类型、源数据、特征结果、质量评分及融合权重。</w:t>
            </w:r>
          </w:p>
        </w:tc>
        <w:tc>
          <w:tcPr>
            <w:tcW w:w="1746" w:type="dxa"/>
          </w:tcPr>
          <w:p w14:paraId="5E191EBA">
            <w:pPr>
              <w:pStyle w:val="58"/>
            </w:pPr>
            <w:r>
              <w:t>O</w:t>
            </w:r>
          </w:p>
        </w:tc>
      </w:tr>
    </w:tbl>
    <w:p w14:paraId="56BD2877">
      <w:pPr>
        <w:ind w:firstLine="480"/>
      </w:pPr>
    </w:p>
    <w:p w14:paraId="31C64934">
      <w:pPr>
        <w:pStyle w:val="7"/>
      </w:pPr>
      <w:r>
        <w:rPr>
          <w:rFonts w:hint="eastAsia"/>
        </w:rPr>
        <w:t>处理逻辑</w:t>
      </w:r>
    </w:p>
    <w:p w14:paraId="1EF31FEB">
      <w:pPr>
        <w:widowControl w:val="0"/>
        <w:numPr>
          <w:ilvl w:val="0"/>
          <w:numId w:val="50"/>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数据解析：解析文本、遥感影像、现场图片和结构化评估数据，统一数据标识及时间空间信息</w:t>
      </w:r>
      <w:r>
        <w:rPr>
          <w:rFonts w:hint="eastAsia" w:asciiTheme="minorEastAsia" w:hAnsiTheme="minorEastAsia" w:cstheme="minorEastAsia"/>
          <w:szCs w:val="21"/>
        </w:rPr>
        <w:t>。</w:t>
      </w:r>
    </w:p>
    <w:p w14:paraId="701C2D8B">
      <w:pPr>
        <w:widowControl w:val="0"/>
        <w:numPr>
          <w:ilvl w:val="0"/>
          <w:numId w:val="50"/>
        </w:numPr>
        <w:snapToGrid/>
        <w:ind w:firstLine="480"/>
        <w:rPr>
          <w:rFonts w:hint="eastAsia" w:asciiTheme="minorEastAsia" w:hAnsiTheme="minorEastAsia" w:cstheme="minorEastAsia"/>
          <w:szCs w:val="21"/>
        </w:rPr>
      </w:pPr>
      <w:r>
        <w:rPr>
          <w:rFonts w:asciiTheme="minorEastAsia" w:hAnsiTheme="minorEastAsia" w:cstheme="minorEastAsia"/>
          <w:szCs w:val="21"/>
        </w:rPr>
        <w:t>特征提取：分别提取文本语义、影像目标、空间分布和统计指标等多模态特征</w:t>
      </w:r>
      <w:r>
        <w:rPr>
          <w:rFonts w:hint="eastAsia" w:asciiTheme="minorEastAsia" w:hAnsiTheme="minorEastAsia" w:cstheme="minorEastAsia"/>
          <w:szCs w:val="21"/>
        </w:rPr>
        <w:t>。</w:t>
      </w:r>
    </w:p>
    <w:p w14:paraId="040C3006">
      <w:pPr>
        <w:widowControl w:val="0"/>
        <w:numPr>
          <w:ilvl w:val="0"/>
          <w:numId w:val="50"/>
        </w:numPr>
        <w:snapToGrid/>
        <w:ind w:firstLine="480"/>
        <w:rPr>
          <w:rFonts w:hint="eastAsia" w:asciiTheme="minorEastAsia" w:hAnsiTheme="minorEastAsia" w:cstheme="minorEastAsia"/>
          <w:szCs w:val="21"/>
        </w:rPr>
      </w:pPr>
      <w:r>
        <w:rPr>
          <w:rFonts w:asciiTheme="minorEastAsia" w:hAnsiTheme="minorEastAsia" w:cstheme="minorEastAsia"/>
          <w:szCs w:val="21"/>
        </w:rPr>
        <w:t>权重计算：根据数据质量、时效性、可信度和任务类型确定各模态数据的融合权重</w:t>
      </w:r>
      <w:r>
        <w:rPr>
          <w:rFonts w:hint="eastAsia" w:asciiTheme="minorEastAsia" w:hAnsiTheme="minorEastAsia" w:cstheme="minorEastAsia"/>
          <w:szCs w:val="21"/>
        </w:rPr>
        <w:t>。</w:t>
      </w:r>
    </w:p>
    <w:p w14:paraId="629B19D7">
      <w:pPr>
        <w:widowControl w:val="0"/>
        <w:numPr>
          <w:ilvl w:val="0"/>
          <w:numId w:val="50"/>
        </w:numPr>
        <w:snapToGrid/>
        <w:ind w:firstLine="480"/>
        <w:rPr>
          <w:rFonts w:hint="eastAsia" w:asciiTheme="minorEastAsia" w:hAnsiTheme="minorEastAsia" w:cstheme="minorEastAsia"/>
          <w:szCs w:val="21"/>
        </w:rPr>
      </w:pPr>
      <w:r>
        <w:rPr>
          <w:rFonts w:asciiTheme="minorEastAsia" w:hAnsiTheme="minorEastAsia" w:cstheme="minorEastAsia"/>
          <w:szCs w:val="21"/>
        </w:rPr>
        <w:t>融合计算：按照融合规则综合各模态特征，形成区域损失、灾害迹象和风险等级等评估结果</w:t>
      </w:r>
      <w:r>
        <w:rPr>
          <w:rFonts w:hint="eastAsia" w:asciiTheme="minorEastAsia" w:hAnsiTheme="minorEastAsia" w:cstheme="minorEastAsia"/>
          <w:szCs w:val="21"/>
        </w:rPr>
        <w:t>。</w:t>
      </w:r>
    </w:p>
    <w:p w14:paraId="733B27C4">
      <w:pPr>
        <w:widowControl w:val="0"/>
        <w:numPr>
          <w:ilvl w:val="0"/>
          <w:numId w:val="50"/>
        </w:numPr>
        <w:snapToGrid/>
        <w:ind w:firstLine="480"/>
        <w:rPr>
          <w:rFonts w:hint="eastAsia" w:asciiTheme="minorEastAsia" w:hAnsiTheme="minorEastAsia" w:cstheme="minorEastAsia"/>
          <w:szCs w:val="21"/>
        </w:rPr>
      </w:pPr>
      <w:r>
        <w:rPr>
          <w:rFonts w:asciiTheme="minorEastAsia" w:hAnsiTheme="minorEastAsia" w:cstheme="minorEastAsia"/>
          <w:szCs w:val="21"/>
        </w:rPr>
        <w:t>偏差校验：将融合结果与专业算法及已有数据进行对比，识别偏差并调整权重或标记人工复核</w:t>
      </w:r>
      <w:r>
        <w:rPr>
          <w:rFonts w:hint="eastAsia" w:asciiTheme="minorEastAsia" w:hAnsiTheme="minorEastAsia" w:cstheme="minorEastAsia"/>
          <w:szCs w:val="21"/>
        </w:rPr>
        <w:t>。</w:t>
      </w:r>
    </w:p>
    <w:p w14:paraId="3F71822A">
      <w:pPr>
        <w:pStyle w:val="7"/>
      </w:pPr>
      <w:r>
        <w:rPr>
          <w:rFonts w:hint="eastAsia"/>
        </w:rPr>
        <w:t>异常与错误处理</w:t>
      </w:r>
    </w:p>
    <w:p w14:paraId="009B57C2">
      <w:pPr>
        <w:ind w:firstLine="480"/>
      </w:pPr>
      <w:r>
        <w:rPr>
          <w:rFonts w:hint="eastAsia"/>
        </w:rPr>
        <w:t>当某类模态数据缺失（如无现场视频），系统自动调整其他模态权重（文本与图像权重各提升0.05）并在报告中说明；图像/视频识别置信度低于85%时，标记该模态结果“参考级”，降低其权重；融合结果与模型结果偏差超20%且人工复核无法判定时，以多模态数据中置信度最高的两类结果均值作为最终结果，确保评估的合理性。</w:t>
      </w:r>
    </w:p>
    <w:p w14:paraId="6282606D">
      <w:pPr>
        <w:pStyle w:val="5"/>
      </w:pPr>
      <w:bookmarkStart w:id="431" w:name="_Toc220368526"/>
      <w:bookmarkStart w:id="432" w:name="_Toc240550144"/>
      <w:r>
        <w:rPr>
          <w:rFonts w:hint="eastAsia"/>
        </w:rPr>
        <w:t>风险评估模块</w:t>
      </w:r>
      <w:bookmarkEnd w:id="431"/>
      <w:r>
        <w:rPr>
          <w:rFonts w:hint="eastAsia"/>
        </w:rPr>
        <w:t>（SYC</w:t>
      </w:r>
      <w:r>
        <w:t>-</w:t>
      </w:r>
      <w:r>
        <w:rPr>
          <w:rFonts w:hint="eastAsia"/>
        </w:rPr>
        <w:t>GYSJ-WXYG</w:t>
      </w:r>
      <w:r>
        <w:t>-</w:t>
      </w:r>
      <w:r>
        <w:rPr>
          <w:rFonts w:hint="eastAsia"/>
        </w:rPr>
        <w:t>ZHPG-FXPG）</w:t>
      </w:r>
      <w:bookmarkEnd w:id="432"/>
    </w:p>
    <w:p w14:paraId="3EBA2338">
      <w:pPr>
        <w:pStyle w:val="6"/>
      </w:pPr>
      <w:r>
        <w:rPr>
          <w:rFonts w:hint="eastAsia"/>
        </w:rPr>
        <w:t>概述</w:t>
      </w:r>
    </w:p>
    <w:p w14:paraId="05E5F6AF">
      <w:pPr>
        <w:ind w:firstLine="480"/>
      </w:pPr>
      <w:r>
        <w:rPr>
          <w:rFonts w:hint="eastAsia"/>
        </w:rPr>
        <w:t>风险评估模块基于AI分析模块输出的融合评估结果，开展地震影响范围划定与损失风险量化评估，核心目标是明确地震本体及次生灾害的影响区域、风险等级与损失明细，为应急救援提供优先级依据。模块通过空间分析技术划定风险区域，按人员伤亡、建筑损毁、经济损失、次生灾害等维度统计损失，形成分区域、分类型的评估成果，支撑应急决策的科学性与针对性。</w:t>
      </w:r>
    </w:p>
    <w:p w14:paraId="62355B28">
      <w:pPr>
        <w:pStyle w:val="6"/>
      </w:pPr>
      <w:r>
        <w:rPr>
          <w:rFonts w:hint="eastAsia"/>
        </w:rPr>
        <w:t>模块组成</w:t>
      </w:r>
    </w:p>
    <w:p w14:paraId="33F70797">
      <w:pPr>
        <w:pStyle w:val="59"/>
        <w:rPr>
          <w:color w:val="C00000"/>
        </w:rPr>
      </w:pPr>
      <w:r>
        <w:object>
          <v:shape id="_x0000_i1076" o:spt="75" type="#_x0000_t75" style="height:208.65pt;width:174.85pt;" o:ole="t" filled="f" o:preferrelative="t" stroked="f" coordsize="21600,21600">
            <v:path/>
            <v:fill on="f" focussize="0,0"/>
            <v:stroke on="f" joinstyle="miter"/>
            <v:imagedata r:id="rId132" o:title=""/>
            <o:lock v:ext="edit" aspectratio="f"/>
            <w10:wrap type="none"/>
            <w10:anchorlock/>
          </v:shape>
          <o:OLEObject Type="Embed" ProgID="Visio.Drawing.15" ShapeID="_x0000_i1076" DrawAspect="Content" ObjectID="_1468075776" r:id="rId131">
            <o:LockedField>false</o:LockedField>
          </o:OLEObject>
        </w:object>
      </w:r>
    </w:p>
    <w:p w14:paraId="26EB0193">
      <w:pPr>
        <w:pStyle w:val="110"/>
        <w:rPr>
          <w:rFonts w:hint="eastAsia"/>
        </w:rPr>
      </w:pPr>
      <w:bookmarkStart w:id="433" w:name="_Toc240550047"/>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35</w:t>
      </w:r>
      <w:r>
        <w:rPr>
          <w:rFonts w:hint="eastAsia"/>
        </w:rPr>
        <w:fldChar w:fldCharType="end"/>
      </w:r>
      <w:r>
        <w:rPr>
          <w:rFonts w:hint="eastAsia"/>
        </w:rPr>
        <w:t>风险评估模块组成图</w:t>
      </w:r>
      <w:bookmarkEnd w:id="433"/>
    </w:p>
    <w:p w14:paraId="20A83673">
      <w:pPr>
        <w:pStyle w:val="6"/>
      </w:pPr>
      <w:r>
        <w:rPr>
          <w:rFonts w:hint="eastAsia"/>
        </w:rPr>
        <w:t>交互关系</w:t>
      </w:r>
    </w:p>
    <w:p w14:paraId="703DAFA4">
      <w:pPr>
        <w:ind w:firstLine="480"/>
      </w:pPr>
      <w:r>
        <w:rPr>
          <w:rFonts w:hint="eastAsia"/>
        </w:rPr>
        <w:t>模块交互关系图如下所示：</w:t>
      </w:r>
    </w:p>
    <w:p w14:paraId="09882CEE">
      <w:pPr>
        <w:pStyle w:val="59"/>
      </w:pPr>
      <w:r>
        <w:rPr>
          <w:rFonts w:hint="eastAsia"/>
        </w:rPr>
        <w:object>
          <v:shape id="_x0000_i1077" o:spt="75" type="#_x0000_t75" style="height:178.8pt;width:228.25pt;" o:ole="t" filled="f" o:preferrelative="t" stroked="f" coordsize="21600,21600">
            <v:path/>
            <v:fill on="f" focussize="0,0"/>
            <v:stroke on="f" joinstyle="miter"/>
            <v:imagedata r:id="rId134" o:title=""/>
            <o:lock v:ext="edit" aspectratio="f"/>
            <w10:wrap type="none"/>
            <w10:anchorlock/>
          </v:shape>
          <o:OLEObject Type="Embed" ProgID="Visio.Drawing.15" ShapeID="_x0000_i1077" DrawAspect="Content" ObjectID="_1468075777" r:id="rId133">
            <o:LockedField>false</o:LockedField>
          </o:OLEObject>
        </w:object>
      </w:r>
    </w:p>
    <w:p w14:paraId="48304DCC">
      <w:pPr>
        <w:pStyle w:val="110"/>
        <w:rPr>
          <w:rFonts w:hint="eastAsia"/>
        </w:rPr>
      </w:pPr>
      <w:bookmarkStart w:id="434" w:name="_Toc240550048"/>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36</w:t>
      </w:r>
      <w:r>
        <w:rPr>
          <w:rFonts w:hint="eastAsia"/>
        </w:rPr>
        <w:fldChar w:fldCharType="end"/>
      </w:r>
      <w:r>
        <w:rPr>
          <w:rFonts w:hint="eastAsia"/>
        </w:rPr>
        <w:t>风险评估模块交互关系图</w:t>
      </w:r>
      <w:bookmarkEnd w:id="434"/>
    </w:p>
    <w:p w14:paraId="002572D0">
      <w:pPr>
        <w:pStyle w:val="6"/>
      </w:pPr>
      <w:r>
        <w:rPr>
          <w:rFonts w:hint="eastAsia"/>
        </w:rPr>
        <w:t>影响范围评估功能（SYC</w:t>
      </w:r>
      <w:r>
        <w:t>-</w:t>
      </w:r>
      <w:r>
        <w:rPr>
          <w:rFonts w:hint="eastAsia"/>
        </w:rPr>
        <w:t>GYSJ-WXYG</w:t>
      </w:r>
      <w:r>
        <w:t>-</w:t>
      </w:r>
      <w:r>
        <w:rPr>
          <w:rFonts w:hint="eastAsia"/>
        </w:rPr>
        <w:t>ZHPG-FXPG-FWPG）</w:t>
      </w:r>
    </w:p>
    <w:p w14:paraId="37B25806">
      <w:pPr>
        <w:pStyle w:val="7"/>
      </w:pPr>
      <w:r>
        <w:rPr>
          <w:rFonts w:hint="eastAsia"/>
        </w:rPr>
        <w:t>功能描述</w:t>
      </w:r>
    </w:p>
    <w:p w14:paraId="4FE7BC71">
      <w:pPr>
        <w:ind w:firstLine="480"/>
      </w:pPr>
      <w:r>
        <w:rPr>
          <w:rFonts w:hint="eastAsia"/>
        </w:rPr>
        <w:t>该功能结合PGA数据与次生灾害分析结果，划定地震本体及次生灾害的影响范围，划分风险等级并标注救援优先级。通过PostGIS空间分析生成震中缓冲区，结合PGA阈值划分高、中、低风险区域，叠加次生灾害影响范围识别“高风险叠加区”，为应急救援提供区域优先级依据。</w:t>
      </w:r>
    </w:p>
    <w:p w14:paraId="0835103F">
      <w:pPr>
        <w:pStyle w:val="7"/>
      </w:pPr>
      <w:r>
        <w:rPr>
          <w:rFonts w:hint="eastAsia"/>
        </w:rPr>
        <w:t>输入输出</w:t>
      </w:r>
    </w:p>
    <w:p w14:paraId="76BD0884">
      <w:pPr>
        <w:pStyle w:val="106"/>
        <w:rPr>
          <w:rFonts w:hint="eastAsia"/>
        </w:rPr>
      </w:pPr>
      <w:bookmarkStart w:id="435" w:name="_Toc24054997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37</w:t>
      </w:r>
      <w:r>
        <w:rPr>
          <w:rFonts w:hint="eastAsia"/>
        </w:rPr>
        <w:fldChar w:fldCharType="end"/>
      </w:r>
      <w:r>
        <w:rPr>
          <w:rFonts w:hint="eastAsia"/>
        </w:rPr>
        <w:t>影响范围评估功能输入输出表</w:t>
      </w:r>
      <w:bookmarkEnd w:id="43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1744"/>
        <w:gridCol w:w="1744"/>
        <w:gridCol w:w="1745"/>
        <w:gridCol w:w="1744"/>
      </w:tblGrid>
      <w:tr w14:paraId="3692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CFCA2AB">
            <w:pPr>
              <w:pStyle w:val="57"/>
            </w:pPr>
            <w:r>
              <w:t>标识</w:t>
            </w:r>
          </w:p>
        </w:tc>
        <w:tc>
          <w:tcPr>
            <w:tcW w:w="1746" w:type="dxa"/>
            <w:shd w:val="clear" w:color="auto" w:fill="D8D8D8" w:themeFill="background1" w:themeFillShade="D9"/>
          </w:tcPr>
          <w:p w14:paraId="12F9578F">
            <w:pPr>
              <w:pStyle w:val="57"/>
            </w:pPr>
            <w:r>
              <w:t>交互对象</w:t>
            </w:r>
          </w:p>
        </w:tc>
        <w:tc>
          <w:tcPr>
            <w:tcW w:w="1746" w:type="dxa"/>
            <w:shd w:val="clear" w:color="auto" w:fill="D8D8D8" w:themeFill="background1" w:themeFillShade="D9"/>
          </w:tcPr>
          <w:p w14:paraId="02A0CFD6">
            <w:pPr>
              <w:pStyle w:val="57"/>
            </w:pPr>
            <w:r>
              <w:t>数据名称</w:t>
            </w:r>
          </w:p>
        </w:tc>
        <w:tc>
          <w:tcPr>
            <w:tcW w:w="1746" w:type="dxa"/>
            <w:shd w:val="clear" w:color="auto" w:fill="D8D8D8" w:themeFill="background1" w:themeFillShade="D9"/>
          </w:tcPr>
          <w:p w14:paraId="6E51F1C6">
            <w:pPr>
              <w:pStyle w:val="57"/>
            </w:pPr>
            <w:r>
              <w:t>数据内容</w:t>
            </w:r>
          </w:p>
        </w:tc>
        <w:tc>
          <w:tcPr>
            <w:tcW w:w="1746" w:type="dxa"/>
            <w:shd w:val="clear" w:color="auto" w:fill="D8D8D8" w:themeFill="background1" w:themeFillShade="D9"/>
          </w:tcPr>
          <w:p w14:paraId="58B51924">
            <w:pPr>
              <w:pStyle w:val="57"/>
            </w:pPr>
            <w:r>
              <w:t>I/O</w:t>
            </w:r>
          </w:p>
        </w:tc>
      </w:tr>
      <w:tr w14:paraId="75B3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5AD3B6D">
            <w:pPr>
              <w:pStyle w:val="58"/>
            </w:pPr>
            <w:r>
              <w:t>SYC-GYSJ-WXYG-ZHPG-FXPG-FWPG-01</w:t>
            </w:r>
          </w:p>
        </w:tc>
        <w:tc>
          <w:tcPr>
            <w:tcW w:w="1746" w:type="dxa"/>
          </w:tcPr>
          <w:p w14:paraId="01CD8903">
            <w:pPr>
              <w:pStyle w:val="58"/>
            </w:pPr>
            <w:r>
              <w:t>专属模型构建模块</w:t>
            </w:r>
          </w:p>
        </w:tc>
        <w:tc>
          <w:tcPr>
            <w:tcW w:w="1746" w:type="dxa"/>
          </w:tcPr>
          <w:p w14:paraId="450DE559">
            <w:pPr>
              <w:pStyle w:val="58"/>
            </w:pPr>
            <w:r>
              <w:t>PGA数据</w:t>
            </w:r>
          </w:p>
        </w:tc>
        <w:tc>
          <w:tcPr>
            <w:tcW w:w="1746" w:type="dxa"/>
          </w:tcPr>
          <w:p w14:paraId="41245616">
            <w:pPr>
              <w:pStyle w:val="58"/>
            </w:pPr>
            <w:r>
              <w:t>来源标识、数据类型、业务时间、空间范围、格式/结构。</w:t>
            </w:r>
          </w:p>
        </w:tc>
        <w:tc>
          <w:tcPr>
            <w:tcW w:w="1746" w:type="dxa"/>
          </w:tcPr>
          <w:p w14:paraId="2A0750CD">
            <w:pPr>
              <w:pStyle w:val="58"/>
            </w:pPr>
            <w:r>
              <w:t>I</w:t>
            </w:r>
          </w:p>
        </w:tc>
      </w:tr>
      <w:tr w14:paraId="057A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5641FE3">
            <w:pPr>
              <w:pStyle w:val="58"/>
            </w:pPr>
            <w:r>
              <w:t>SYC-GYSJ-WXYG-ZHPG-FXPG-FWPG-02</w:t>
            </w:r>
          </w:p>
        </w:tc>
        <w:tc>
          <w:tcPr>
            <w:tcW w:w="1746" w:type="dxa"/>
          </w:tcPr>
          <w:p w14:paraId="6D280355">
            <w:pPr>
              <w:pStyle w:val="58"/>
            </w:pPr>
            <w:r>
              <w:t>多模态信息融合模块</w:t>
            </w:r>
          </w:p>
        </w:tc>
        <w:tc>
          <w:tcPr>
            <w:tcW w:w="1746" w:type="dxa"/>
          </w:tcPr>
          <w:p w14:paraId="3314B2BD">
            <w:pPr>
              <w:pStyle w:val="58"/>
            </w:pPr>
            <w:r>
              <w:t>融合评估结果</w:t>
            </w:r>
          </w:p>
        </w:tc>
        <w:tc>
          <w:tcPr>
            <w:tcW w:w="1746" w:type="dxa"/>
          </w:tcPr>
          <w:p w14:paraId="3C19D500">
            <w:pPr>
              <w:pStyle w:val="58"/>
            </w:pPr>
            <w:r>
              <w:t>来源标识、数据类型、业务时间、空间范围、格式/结构。</w:t>
            </w:r>
          </w:p>
        </w:tc>
        <w:tc>
          <w:tcPr>
            <w:tcW w:w="1746" w:type="dxa"/>
          </w:tcPr>
          <w:p w14:paraId="460D40C2">
            <w:pPr>
              <w:pStyle w:val="58"/>
            </w:pPr>
            <w:r>
              <w:t>I</w:t>
            </w:r>
          </w:p>
        </w:tc>
      </w:tr>
      <w:tr w14:paraId="3284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BCC280C">
            <w:pPr>
              <w:pStyle w:val="58"/>
            </w:pPr>
            <w:r>
              <w:t>SYC-GYSJ-WXYG-ZHPG-FXPG-FWPG-03</w:t>
            </w:r>
          </w:p>
        </w:tc>
        <w:tc>
          <w:tcPr>
            <w:tcW w:w="1746" w:type="dxa"/>
          </w:tcPr>
          <w:p w14:paraId="222919D2">
            <w:pPr>
              <w:pStyle w:val="58"/>
            </w:pPr>
            <w:r>
              <w:t>模型接入模块</w:t>
            </w:r>
          </w:p>
        </w:tc>
        <w:tc>
          <w:tcPr>
            <w:tcW w:w="1746" w:type="dxa"/>
          </w:tcPr>
          <w:p w14:paraId="1DD04F61">
            <w:pPr>
              <w:pStyle w:val="58"/>
            </w:pPr>
            <w:r>
              <w:t>次生灾害数据</w:t>
            </w:r>
          </w:p>
        </w:tc>
        <w:tc>
          <w:tcPr>
            <w:tcW w:w="1746" w:type="dxa"/>
          </w:tcPr>
          <w:p w14:paraId="5B81F7A8">
            <w:pPr>
              <w:pStyle w:val="58"/>
            </w:pPr>
            <w:r>
              <w:t>来源标识、数据类型、业务时间、空间范围、格式/结构。</w:t>
            </w:r>
          </w:p>
        </w:tc>
        <w:tc>
          <w:tcPr>
            <w:tcW w:w="1746" w:type="dxa"/>
          </w:tcPr>
          <w:p w14:paraId="2406C372">
            <w:pPr>
              <w:pStyle w:val="58"/>
            </w:pPr>
            <w:r>
              <w:t>I</w:t>
            </w:r>
          </w:p>
        </w:tc>
      </w:tr>
      <w:tr w14:paraId="331B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86C17AB">
            <w:pPr>
              <w:pStyle w:val="58"/>
            </w:pPr>
            <w:r>
              <w:t>SYC-GYSJ-WXYG-ZHPG-FXPG-FWPG-04</w:t>
            </w:r>
          </w:p>
        </w:tc>
        <w:tc>
          <w:tcPr>
            <w:tcW w:w="1746" w:type="dxa"/>
          </w:tcPr>
          <w:p w14:paraId="55D4D136">
            <w:pPr>
              <w:pStyle w:val="58"/>
            </w:pPr>
            <w:r>
              <w:t>数据接入模块</w:t>
            </w:r>
          </w:p>
        </w:tc>
        <w:tc>
          <w:tcPr>
            <w:tcW w:w="1746" w:type="dxa"/>
          </w:tcPr>
          <w:p w14:paraId="606AF981">
            <w:pPr>
              <w:pStyle w:val="58"/>
            </w:pPr>
            <w:r>
              <w:t>承灾能力数据</w:t>
            </w:r>
          </w:p>
        </w:tc>
        <w:tc>
          <w:tcPr>
            <w:tcW w:w="1746" w:type="dxa"/>
          </w:tcPr>
          <w:p w14:paraId="02F2B17E">
            <w:pPr>
              <w:pStyle w:val="58"/>
            </w:pPr>
            <w:r>
              <w:t>来源标识、数据类型、业务时间、空间范围、格式/结构。</w:t>
            </w:r>
          </w:p>
        </w:tc>
        <w:tc>
          <w:tcPr>
            <w:tcW w:w="1746" w:type="dxa"/>
          </w:tcPr>
          <w:p w14:paraId="338FEA45">
            <w:pPr>
              <w:pStyle w:val="58"/>
            </w:pPr>
            <w:r>
              <w:t>I</w:t>
            </w:r>
          </w:p>
        </w:tc>
      </w:tr>
      <w:tr w14:paraId="0DBE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104CA6E">
            <w:pPr>
              <w:pStyle w:val="58"/>
            </w:pPr>
            <w:r>
              <w:t>SYC-GYSJ-WXYG-ZHPG-FXPG-FWPG-05</w:t>
            </w:r>
          </w:p>
        </w:tc>
        <w:tc>
          <w:tcPr>
            <w:tcW w:w="1746" w:type="dxa"/>
          </w:tcPr>
          <w:p w14:paraId="1FD6A4D8">
            <w:pPr>
              <w:pStyle w:val="58"/>
            </w:pPr>
            <w:r>
              <w:t>下游模块或成果库</w:t>
            </w:r>
          </w:p>
        </w:tc>
        <w:tc>
          <w:tcPr>
            <w:tcW w:w="1746" w:type="dxa"/>
          </w:tcPr>
          <w:p w14:paraId="087EC5DE">
            <w:pPr>
              <w:pStyle w:val="58"/>
            </w:pPr>
            <w:r>
              <w:t>风险区域数据</w:t>
            </w:r>
          </w:p>
        </w:tc>
        <w:tc>
          <w:tcPr>
            <w:tcW w:w="1746" w:type="dxa"/>
          </w:tcPr>
          <w:p w14:paraId="02798F7F">
            <w:pPr>
              <w:pStyle w:val="58"/>
            </w:pPr>
            <w:r>
              <w:t>风险区域数据（GeoJSON/Shapefile格式）、含区域ID、风险等级、优先级、边界坐标。</w:t>
            </w:r>
          </w:p>
        </w:tc>
        <w:tc>
          <w:tcPr>
            <w:tcW w:w="1746" w:type="dxa"/>
          </w:tcPr>
          <w:p w14:paraId="0C82B74F">
            <w:pPr>
              <w:pStyle w:val="58"/>
            </w:pPr>
            <w:r>
              <w:t>O</w:t>
            </w:r>
          </w:p>
        </w:tc>
      </w:tr>
    </w:tbl>
    <w:p w14:paraId="7364A173">
      <w:pPr>
        <w:ind w:firstLine="480"/>
      </w:pPr>
    </w:p>
    <w:p w14:paraId="7692C082">
      <w:pPr>
        <w:pStyle w:val="7"/>
      </w:pPr>
      <w:r>
        <w:rPr>
          <w:rFonts w:hint="eastAsia"/>
        </w:rPr>
        <w:t>处理逻辑</w:t>
      </w:r>
    </w:p>
    <w:p w14:paraId="76F029E5">
      <w:pPr>
        <w:widowControl w:val="0"/>
        <w:numPr>
          <w:ilvl w:val="0"/>
          <w:numId w:val="51"/>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本体范围计算：根据地震参数、PGA、烈度和承灾体分布计算地震直接影响区域</w:t>
      </w:r>
      <w:r>
        <w:rPr>
          <w:rFonts w:hint="eastAsia" w:asciiTheme="minorEastAsia" w:hAnsiTheme="minorEastAsia" w:cstheme="minorEastAsia"/>
          <w:szCs w:val="21"/>
        </w:rPr>
        <w:t>。</w:t>
      </w:r>
    </w:p>
    <w:p w14:paraId="76841AF8">
      <w:pPr>
        <w:widowControl w:val="0"/>
        <w:numPr>
          <w:ilvl w:val="0"/>
          <w:numId w:val="51"/>
        </w:numPr>
        <w:snapToGrid/>
        <w:ind w:firstLine="480"/>
        <w:rPr>
          <w:rFonts w:hint="eastAsia" w:asciiTheme="minorEastAsia" w:hAnsiTheme="minorEastAsia" w:cstheme="minorEastAsia"/>
          <w:szCs w:val="21"/>
        </w:rPr>
      </w:pPr>
      <w:r>
        <w:rPr>
          <w:rFonts w:asciiTheme="minorEastAsia" w:hAnsiTheme="minorEastAsia" w:cstheme="minorEastAsia"/>
          <w:szCs w:val="21"/>
        </w:rPr>
        <w:t>次生范围叠加：叠加滑坡、道路中断等次生灾害识别成果，修正综合影响范围</w:t>
      </w:r>
      <w:r>
        <w:rPr>
          <w:rFonts w:hint="eastAsia" w:asciiTheme="minorEastAsia" w:hAnsiTheme="minorEastAsia" w:cstheme="minorEastAsia"/>
          <w:szCs w:val="21"/>
        </w:rPr>
        <w:t>。</w:t>
      </w:r>
    </w:p>
    <w:p w14:paraId="450B81C5">
      <w:pPr>
        <w:widowControl w:val="0"/>
        <w:numPr>
          <w:ilvl w:val="0"/>
          <w:numId w:val="51"/>
        </w:numPr>
        <w:snapToGrid/>
        <w:ind w:firstLine="480"/>
        <w:rPr>
          <w:rFonts w:hint="eastAsia" w:asciiTheme="minorEastAsia" w:hAnsiTheme="minorEastAsia" w:cstheme="minorEastAsia"/>
          <w:szCs w:val="21"/>
        </w:rPr>
      </w:pPr>
      <w:r>
        <w:rPr>
          <w:rFonts w:asciiTheme="minorEastAsia" w:hAnsiTheme="minorEastAsia" w:cstheme="minorEastAsia"/>
          <w:szCs w:val="21"/>
        </w:rPr>
        <w:t>优先级标注：依据风险等级、人口密度、</w:t>
      </w:r>
      <w:r>
        <w:rPr>
          <w:rFonts w:hint="eastAsia" w:asciiTheme="minorEastAsia" w:hAnsiTheme="minorEastAsia" w:cstheme="minorEastAsia"/>
          <w:szCs w:val="21"/>
        </w:rPr>
        <w:t>经济分布、</w:t>
      </w:r>
      <w:r>
        <w:rPr>
          <w:rFonts w:asciiTheme="minorEastAsia" w:hAnsiTheme="minorEastAsia" w:cstheme="minorEastAsia"/>
          <w:szCs w:val="21"/>
        </w:rPr>
        <w:t>损毁程度和应急重要性确定区域处置优先级</w:t>
      </w:r>
      <w:r>
        <w:rPr>
          <w:rFonts w:hint="eastAsia" w:asciiTheme="minorEastAsia" w:hAnsiTheme="minorEastAsia" w:cstheme="minorEastAsia"/>
          <w:szCs w:val="21"/>
        </w:rPr>
        <w:t>。</w:t>
      </w:r>
    </w:p>
    <w:p w14:paraId="657E4F23">
      <w:pPr>
        <w:widowControl w:val="0"/>
        <w:numPr>
          <w:ilvl w:val="0"/>
          <w:numId w:val="51"/>
        </w:numPr>
        <w:snapToGrid/>
        <w:ind w:firstLine="480"/>
        <w:rPr>
          <w:rFonts w:hint="eastAsia" w:asciiTheme="minorEastAsia" w:hAnsiTheme="minorEastAsia" w:cstheme="minorEastAsia"/>
          <w:szCs w:val="21"/>
        </w:rPr>
      </w:pPr>
      <w:r>
        <w:rPr>
          <w:rFonts w:asciiTheme="minorEastAsia" w:hAnsiTheme="minorEastAsia" w:cstheme="minorEastAsia"/>
          <w:szCs w:val="21"/>
        </w:rPr>
        <w:t>矢量输出：将评估范围转换为标准矢量图层，写入区域标识、风险等级和评估指标</w:t>
      </w:r>
      <w:r>
        <w:rPr>
          <w:rFonts w:hint="eastAsia" w:asciiTheme="minorEastAsia" w:hAnsiTheme="minorEastAsia" w:cstheme="minorEastAsia"/>
          <w:szCs w:val="21"/>
        </w:rPr>
        <w:t>。</w:t>
      </w:r>
    </w:p>
    <w:p w14:paraId="39AED31F">
      <w:pPr>
        <w:widowControl w:val="0"/>
        <w:numPr>
          <w:ilvl w:val="0"/>
          <w:numId w:val="51"/>
        </w:numPr>
        <w:snapToGrid/>
        <w:ind w:firstLine="480"/>
        <w:rPr>
          <w:rFonts w:hint="eastAsia" w:asciiTheme="minorEastAsia" w:hAnsiTheme="minorEastAsia" w:cstheme="minorEastAsia"/>
          <w:szCs w:val="21"/>
        </w:rPr>
      </w:pPr>
      <w:r>
        <w:rPr>
          <w:rFonts w:asciiTheme="minorEastAsia" w:hAnsiTheme="minorEastAsia" w:cstheme="minorEastAsia"/>
          <w:szCs w:val="21"/>
        </w:rPr>
        <w:t>可视化渲染：按照风险等级配置颜色和符号，在地图上展示影响范围及重点区域</w:t>
      </w:r>
      <w:r>
        <w:rPr>
          <w:rFonts w:hint="eastAsia" w:asciiTheme="minorEastAsia" w:hAnsiTheme="minorEastAsia" w:cstheme="minorEastAsia"/>
          <w:szCs w:val="21"/>
        </w:rPr>
        <w:t>。</w:t>
      </w:r>
    </w:p>
    <w:p w14:paraId="02E62B33">
      <w:pPr>
        <w:pStyle w:val="7"/>
      </w:pPr>
      <w:r>
        <w:rPr>
          <w:rFonts w:hint="eastAsia"/>
        </w:rPr>
        <w:t>异常与错误处理</w:t>
      </w:r>
    </w:p>
    <w:p w14:paraId="5313FC52">
      <w:pPr>
        <w:ind w:firstLine="480"/>
      </w:pPr>
      <w:r>
        <w:rPr>
          <w:rFonts w:hint="eastAsia"/>
        </w:rPr>
        <w:t>当PGA数据部分缺失导致风险等级划分不完整时，采用相邻区域PGA均值替代并标记区域“数据估算”，提示管理员补充实测数据；次生灾害影响范围叠加失败时，单独展示本体风险范围与次生灾害范围，标注“未叠加”状态；救援资源分布数据缺失时，按区域人口密度标注优先级，确保救援导向的合理性。</w:t>
      </w:r>
    </w:p>
    <w:p w14:paraId="40C3C9DB">
      <w:pPr>
        <w:pStyle w:val="6"/>
      </w:pPr>
      <w:r>
        <w:rPr>
          <w:rFonts w:hint="eastAsia"/>
        </w:rPr>
        <w:t>损失风险评估功能（SYC</w:t>
      </w:r>
      <w:r>
        <w:t>-</w:t>
      </w:r>
      <w:r>
        <w:rPr>
          <w:rFonts w:hint="eastAsia"/>
        </w:rPr>
        <w:t>GYSJ-WXYG</w:t>
      </w:r>
      <w:r>
        <w:t>-</w:t>
      </w:r>
      <w:r>
        <w:rPr>
          <w:rFonts w:hint="eastAsia"/>
        </w:rPr>
        <w:t>ZHPG-FXPG-SSPG）</w:t>
      </w:r>
    </w:p>
    <w:p w14:paraId="3223AEE6">
      <w:pPr>
        <w:pStyle w:val="7"/>
      </w:pPr>
      <w:r>
        <w:rPr>
          <w:rFonts w:hint="eastAsia"/>
        </w:rPr>
        <w:t>功能描述</w:t>
      </w:r>
    </w:p>
    <w:p w14:paraId="1DF98D51">
      <w:pPr>
        <w:ind w:firstLine="480"/>
      </w:pPr>
      <w:r>
        <w:rPr>
          <w:rFonts w:hint="eastAsia"/>
        </w:rPr>
        <w:t>该功能基于融合评估结果与承灾体数据，量化统计地震直接损失（人员伤亡、建筑损毁、基础设施损失）与间接损失（经济活动损失），生成分区域、分类型的损失明细。按风险区域统计伤亡人数、建筑损毁成本、基础设施修复成本及停产损失，形成总损失数据，为灾害损失核算与灾后重建提供数据支撑。</w:t>
      </w:r>
    </w:p>
    <w:p w14:paraId="09AF1526">
      <w:pPr>
        <w:pStyle w:val="7"/>
      </w:pPr>
      <w:r>
        <w:rPr>
          <w:rFonts w:hint="eastAsia"/>
        </w:rPr>
        <w:t>输入输出</w:t>
      </w:r>
    </w:p>
    <w:p w14:paraId="1CCB198A">
      <w:pPr>
        <w:pStyle w:val="106"/>
        <w:rPr>
          <w:rFonts w:hint="eastAsia"/>
        </w:rPr>
      </w:pPr>
      <w:bookmarkStart w:id="436" w:name="_Toc24054998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38</w:t>
      </w:r>
      <w:r>
        <w:rPr>
          <w:rFonts w:hint="eastAsia"/>
        </w:rPr>
        <w:fldChar w:fldCharType="end"/>
      </w:r>
      <w:r>
        <w:rPr>
          <w:rFonts w:hint="eastAsia"/>
        </w:rPr>
        <w:t>损失风险评估功能输入输出表</w:t>
      </w:r>
      <w:bookmarkEnd w:id="43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3FE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69F8898">
            <w:pPr>
              <w:pStyle w:val="57"/>
            </w:pPr>
            <w:r>
              <w:t>标识</w:t>
            </w:r>
          </w:p>
        </w:tc>
        <w:tc>
          <w:tcPr>
            <w:tcW w:w="1746" w:type="dxa"/>
            <w:shd w:val="clear" w:color="auto" w:fill="D8D8D8" w:themeFill="background1" w:themeFillShade="D9"/>
          </w:tcPr>
          <w:p w14:paraId="2147F14F">
            <w:pPr>
              <w:pStyle w:val="57"/>
            </w:pPr>
            <w:r>
              <w:t>交互对象</w:t>
            </w:r>
          </w:p>
        </w:tc>
        <w:tc>
          <w:tcPr>
            <w:tcW w:w="1746" w:type="dxa"/>
            <w:shd w:val="clear" w:color="auto" w:fill="D8D8D8" w:themeFill="background1" w:themeFillShade="D9"/>
          </w:tcPr>
          <w:p w14:paraId="60011F1E">
            <w:pPr>
              <w:pStyle w:val="57"/>
            </w:pPr>
            <w:r>
              <w:t>数据名称</w:t>
            </w:r>
          </w:p>
        </w:tc>
        <w:tc>
          <w:tcPr>
            <w:tcW w:w="1746" w:type="dxa"/>
            <w:shd w:val="clear" w:color="auto" w:fill="D8D8D8" w:themeFill="background1" w:themeFillShade="D9"/>
          </w:tcPr>
          <w:p w14:paraId="26139D50">
            <w:pPr>
              <w:pStyle w:val="57"/>
            </w:pPr>
            <w:r>
              <w:t>数据内容</w:t>
            </w:r>
          </w:p>
        </w:tc>
        <w:tc>
          <w:tcPr>
            <w:tcW w:w="1746" w:type="dxa"/>
            <w:shd w:val="clear" w:color="auto" w:fill="D8D8D8" w:themeFill="background1" w:themeFillShade="D9"/>
          </w:tcPr>
          <w:p w14:paraId="5986D09D">
            <w:pPr>
              <w:pStyle w:val="57"/>
            </w:pPr>
            <w:r>
              <w:t>I/O</w:t>
            </w:r>
          </w:p>
        </w:tc>
      </w:tr>
      <w:tr w14:paraId="731B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444828C">
            <w:pPr>
              <w:pStyle w:val="58"/>
            </w:pPr>
            <w:r>
              <w:t>SYC-GYSJ-WXYG-ZHPG-FXPG-SSPG-01</w:t>
            </w:r>
          </w:p>
        </w:tc>
        <w:tc>
          <w:tcPr>
            <w:tcW w:w="1746" w:type="dxa"/>
          </w:tcPr>
          <w:p w14:paraId="335129C0">
            <w:pPr>
              <w:pStyle w:val="58"/>
            </w:pPr>
            <w:r>
              <w:t>多模态信息融合模块</w:t>
            </w:r>
          </w:p>
        </w:tc>
        <w:tc>
          <w:tcPr>
            <w:tcW w:w="1746" w:type="dxa"/>
          </w:tcPr>
          <w:p w14:paraId="4BBB6C03">
            <w:pPr>
              <w:pStyle w:val="58"/>
            </w:pPr>
            <w:r>
              <w:t>融合评估结果</w:t>
            </w:r>
          </w:p>
        </w:tc>
        <w:tc>
          <w:tcPr>
            <w:tcW w:w="1746" w:type="dxa"/>
          </w:tcPr>
          <w:p w14:paraId="702B90F2">
            <w:pPr>
              <w:pStyle w:val="58"/>
            </w:pPr>
            <w:r>
              <w:t>来源标识、数据类型、业务时间、空间范围、格式/结构。</w:t>
            </w:r>
          </w:p>
        </w:tc>
        <w:tc>
          <w:tcPr>
            <w:tcW w:w="1746" w:type="dxa"/>
          </w:tcPr>
          <w:p w14:paraId="5264764B">
            <w:pPr>
              <w:pStyle w:val="58"/>
            </w:pPr>
            <w:r>
              <w:t>I</w:t>
            </w:r>
          </w:p>
        </w:tc>
      </w:tr>
      <w:tr w14:paraId="4EED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F133DD0">
            <w:pPr>
              <w:pStyle w:val="58"/>
            </w:pPr>
            <w:r>
              <w:t>SYC-GYSJ-WXYG-ZHPG-FXPG-SSPG-02</w:t>
            </w:r>
          </w:p>
        </w:tc>
        <w:tc>
          <w:tcPr>
            <w:tcW w:w="1746" w:type="dxa"/>
          </w:tcPr>
          <w:p w14:paraId="50374960">
            <w:pPr>
              <w:pStyle w:val="58"/>
            </w:pPr>
            <w:r>
              <w:t>数据接入模块</w:t>
            </w:r>
          </w:p>
        </w:tc>
        <w:tc>
          <w:tcPr>
            <w:tcW w:w="1746" w:type="dxa"/>
          </w:tcPr>
          <w:p w14:paraId="7406C89B">
            <w:pPr>
              <w:pStyle w:val="58"/>
            </w:pPr>
            <w:r>
              <w:t>承灾体数据</w:t>
            </w:r>
            <w:r>
              <w:rPr>
                <w:rFonts w:hint="eastAsia"/>
              </w:rPr>
              <w:t>（房屋抗震能力系数分布）</w:t>
            </w:r>
          </w:p>
        </w:tc>
        <w:tc>
          <w:tcPr>
            <w:tcW w:w="1746" w:type="dxa"/>
          </w:tcPr>
          <w:p w14:paraId="434ACF41">
            <w:pPr>
              <w:pStyle w:val="58"/>
            </w:pPr>
            <w:r>
              <w:t>来源标识、数据类型、业务时间、空间范围、格式/结构。</w:t>
            </w:r>
          </w:p>
        </w:tc>
        <w:tc>
          <w:tcPr>
            <w:tcW w:w="1746" w:type="dxa"/>
          </w:tcPr>
          <w:p w14:paraId="27FDCEA6">
            <w:pPr>
              <w:pStyle w:val="58"/>
            </w:pPr>
            <w:r>
              <w:t>I</w:t>
            </w:r>
          </w:p>
        </w:tc>
      </w:tr>
      <w:tr w14:paraId="2CA9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A834FD5">
            <w:pPr>
              <w:pStyle w:val="58"/>
            </w:pPr>
            <w:r>
              <w:t>SYC-GYSJ-WXYG-ZHPG-FXPG-SSPG-03</w:t>
            </w:r>
          </w:p>
        </w:tc>
        <w:tc>
          <w:tcPr>
            <w:tcW w:w="1746" w:type="dxa"/>
          </w:tcPr>
          <w:p w14:paraId="6A9A5B38">
            <w:pPr>
              <w:pStyle w:val="58"/>
            </w:pPr>
            <w:r>
              <w:t>数据接入模块</w:t>
            </w:r>
          </w:p>
        </w:tc>
        <w:tc>
          <w:tcPr>
            <w:tcW w:w="1746" w:type="dxa"/>
          </w:tcPr>
          <w:p w14:paraId="3EAA6011">
            <w:pPr>
              <w:pStyle w:val="58"/>
            </w:pPr>
            <w:r>
              <w:t>社会</w:t>
            </w:r>
            <w:r>
              <w:rPr>
                <w:rFonts w:hint="eastAsia"/>
              </w:rPr>
              <w:t>人口</w:t>
            </w:r>
            <w:r>
              <w:t>经济数据</w:t>
            </w:r>
          </w:p>
        </w:tc>
        <w:tc>
          <w:tcPr>
            <w:tcW w:w="1746" w:type="dxa"/>
          </w:tcPr>
          <w:p w14:paraId="29343528">
            <w:pPr>
              <w:pStyle w:val="58"/>
            </w:pPr>
            <w:r>
              <w:t>来源标识、数据类型、业务时间、空间范围、格式/结构。</w:t>
            </w:r>
          </w:p>
        </w:tc>
        <w:tc>
          <w:tcPr>
            <w:tcW w:w="1746" w:type="dxa"/>
          </w:tcPr>
          <w:p w14:paraId="52E81639">
            <w:pPr>
              <w:pStyle w:val="58"/>
            </w:pPr>
            <w:r>
              <w:t>I</w:t>
            </w:r>
          </w:p>
        </w:tc>
      </w:tr>
      <w:tr w14:paraId="6354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A1F3C0D">
            <w:pPr>
              <w:pStyle w:val="58"/>
            </w:pPr>
            <w:r>
              <w:t>SYC-GYSJ-WXYG-ZHPG-FXPG-SSPG-04</w:t>
            </w:r>
          </w:p>
        </w:tc>
        <w:tc>
          <w:tcPr>
            <w:tcW w:w="1746" w:type="dxa"/>
          </w:tcPr>
          <w:p w14:paraId="1B4FC9F1">
            <w:pPr>
              <w:pStyle w:val="58"/>
            </w:pPr>
            <w:r>
              <w:rPr>
                <w:rFonts w:hint="eastAsia"/>
              </w:rPr>
              <w:t>地震数据灾备与大数据管理部件</w:t>
            </w:r>
          </w:p>
        </w:tc>
        <w:tc>
          <w:tcPr>
            <w:tcW w:w="1746" w:type="dxa"/>
          </w:tcPr>
          <w:p w14:paraId="5F02E8E8">
            <w:pPr>
              <w:pStyle w:val="58"/>
            </w:pPr>
            <w:r>
              <w:t>救援数据</w:t>
            </w:r>
          </w:p>
        </w:tc>
        <w:tc>
          <w:tcPr>
            <w:tcW w:w="1746" w:type="dxa"/>
          </w:tcPr>
          <w:p w14:paraId="0DADFBA1">
            <w:pPr>
              <w:pStyle w:val="58"/>
            </w:pPr>
            <w:r>
              <w:t>来源标识、数据类型、业务时间、空间范围、格式/结构。</w:t>
            </w:r>
          </w:p>
        </w:tc>
        <w:tc>
          <w:tcPr>
            <w:tcW w:w="1746" w:type="dxa"/>
          </w:tcPr>
          <w:p w14:paraId="669AFFD1">
            <w:pPr>
              <w:pStyle w:val="58"/>
            </w:pPr>
            <w:r>
              <w:t>I</w:t>
            </w:r>
          </w:p>
        </w:tc>
      </w:tr>
      <w:tr w14:paraId="42C5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875DC66">
            <w:pPr>
              <w:pStyle w:val="58"/>
            </w:pPr>
            <w:r>
              <w:t>SYC-GYSJ-WXYG-ZHPG-FXPG-SSPG-05</w:t>
            </w:r>
          </w:p>
        </w:tc>
        <w:tc>
          <w:tcPr>
            <w:tcW w:w="1746" w:type="dxa"/>
          </w:tcPr>
          <w:p w14:paraId="6C9519E8">
            <w:pPr>
              <w:pStyle w:val="58"/>
            </w:pPr>
            <w:r>
              <w:t>下游模块或成果库</w:t>
            </w:r>
          </w:p>
        </w:tc>
        <w:tc>
          <w:tcPr>
            <w:tcW w:w="1746" w:type="dxa"/>
          </w:tcPr>
          <w:p w14:paraId="2F0FC5DB">
            <w:pPr>
              <w:pStyle w:val="58"/>
            </w:pPr>
            <w:r>
              <w:t>损失明细数据</w:t>
            </w:r>
          </w:p>
        </w:tc>
        <w:tc>
          <w:tcPr>
            <w:tcW w:w="1746" w:type="dxa"/>
          </w:tcPr>
          <w:p w14:paraId="0B261DAE">
            <w:pPr>
              <w:pStyle w:val="58"/>
            </w:pPr>
            <w:r>
              <w:t>损失明细数据（CSV格式）、含区域ID、损失类型（直接/间接）、细分项（死亡人数/建筑损失/停产损失）、金额/数量。</w:t>
            </w:r>
          </w:p>
        </w:tc>
        <w:tc>
          <w:tcPr>
            <w:tcW w:w="1746" w:type="dxa"/>
          </w:tcPr>
          <w:p w14:paraId="504D5BC0">
            <w:pPr>
              <w:pStyle w:val="58"/>
            </w:pPr>
            <w:r>
              <w:t>O</w:t>
            </w:r>
          </w:p>
        </w:tc>
      </w:tr>
      <w:tr w14:paraId="08BA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4F5A676">
            <w:pPr>
              <w:pStyle w:val="58"/>
            </w:pPr>
            <w:r>
              <w:t>SYC-GYSJ-WXYG-ZHPG-FXPG-SSPG-06</w:t>
            </w:r>
          </w:p>
        </w:tc>
        <w:tc>
          <w:tcPr>
            <w:tcW w:w="1746" w:type="dxa"/>
          </w:tcPr>
          <w:p w14:paraId="4EFFBAAF">
            <w:pPr>
              <w:pStyle w:val="58"/>
            </w:pPr>
            <w:r>
              <w:t>下游模块或成果库</w:t>
            </w:r>
          </w:p>
        </w:tc>
        <w:tc>
          <w:tcPr>
            <w:tcW w:w="1746" w:type="dxa"/>
          </w:tcPr>
          <w:p w14:paraId="43A99FCB">
            <w:pPr>
              <w:pStyle w:val="58"/>
            </w:pPr>
            <w:r>
              <w:t>损失统计图表</w:t>
            </w:r>
          </w:p>
        </w:tc>
        <w:tc>
          <w:tcPr>
            <w:tcW w:w="1746" w:type="dxa"/>
          </w:tcPr>
          <w:p w14:paraId="5D640EE1">
            <w:pPr>
              <w:pStyle w:val="58"/>
            </w:pPr>
            <w:r>
              <w:t>关联任务或源数据标识、生成时间、成果类型、核心结果字段、质量状态。</w:t>
            </w:r>
          </w:p>
        </w:tc>
        <w:tc>
          <w:tcPr>
            <w:tcW w:w="1746" w:type="dxa"/>
          </w:tcPr>
          <w:p w14:paraId="629BA94D">
            <w:pPr>
              <w:pStyle w:val="58"/>
            </w:pPr>
            <w:r>
              <w:t>O</w:t>
            </w:r>
          </w:p>
        </w:tc>
      </w:tr>
    </w:tbl>
    <w:p w14:paraId="0082E791">
      <w:pPr>
        <w:ind w:firstLine="480"/>
      </w:pPr>
    </w:p>
    <w:p w14:paraId="38FA5628">
      <w:pPr>
        <w:pStyle w:val="7"/>
      </w:pPr>
      <w:r>
        <w:rPr>
          <w:rFonts w:hint="eastAsia"/>
        </w:rPr>
        <w:t>处理逻辑</w:t>
      </w:r>
    </w:p>
    <w:p w14:paraId="76C80403">
      <w:pPr>
        <w:widowControl w:val="0"/>
        <w:numPr>
          <w:ilvl w:val="0"/>
          <w:numId w:val="52"/>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直接损失计算：结合人员伤亡、建筑物损毁、基础设施破坏和资产价值计算直接损失</w:t>
      </w:r>
      <w:r>
        <w:rPr>
          <w:rFonts w:hint="eastAsia" w:asciiTheme="minorEastAsia" w:hAnsiTheme="minorEastAsia" w:cstheme="minorEastAsia"/>
          <w:szCs w:val="21"/>
        </w:rPr>
        <w:t>。</w:t>
      </w:r>
    </w:p>
    <w:p w14:paraId="724ED754">
      <w:pPr>
        <w:widowControl w:val="0"/>
        <w:numPr>
          <w:ilvl w:val="0"/>
          <w:numId w:val="52"/>
        </w:numPr>
        <w:snapToGrid/>
        <w:ind w:firstLine="480"/>
        <w:rPr>
          <w:rFonts w:hint="eastAsia" w:asciiTheme="minorEastAsia" w:hAnsiTheme="minorEastAsia" w:cstheme="minorEastAsia"/>
          <w:szCs w:val="21"/>
        </w:rPr>
      </w:pPr>
      <w:r>
        <w:rPr>
          <w:rFonts w:asciiTheme="minorEastAsia" w:hAnsiTheme="minorEastAsia" w:cstheme="minorEastAsia"/>
          <w:szCs w:val="21"/>
        </w:rPr>
        <w:t>间接损失计算：根据停产停业、交通中断和公共服务受影响情况估算间接经济损失</w:t>
      </w:r>
      <w:r>
        <w:rPr>
          <w:rFonts w:hint="eastAsia" w:asciiTheme="minorEastAsia" w:hAnsiTheme="minorEastAsia" w:cstheme="minorEastAsia"/>
          <w:szCs w:val="21"/>
        </w:rPr>
        <w:t>。</w:t>
      </w:r>
    </w:p>
    <w:p w14:paraId="55A7B59D">
      <w:pPr>
        <w:widowControl w:val="0"/>
        <w:numPr>
          <w:ilvl w:val="0"/>
          <w:numId w:val="52"/>
        </w:numPr>
        <w:snapToGrid/>
        <w:ind w:firstLine="480"/>
        <w:rPr>
          <w:rFonts w:hint="eastAsia" w:asciiTheme="minorEastAsia" w:hAnsiTheme="minorEastAsia" w:cstheme="minorEastAsia"/>
          <w:szCs w:val="21"/>
        </w:rPr>
      </w:pPr>
      <w:r>
        <w:rPr>
          <w:rFonts w:asciiTheme="minorEastAsia" w:hAnsiTheme="minorEastAsia" w:cstheme="minorEastAsia"/>
          <w:szCs w:val="21"/>
        </w:rPr>
        <w:t>损失汇总：按照行政区域和损失类型汇总评估结果，形成损失明细、统计指标和风险等级</w:t>
      </w:r>
      <w:r>
        <w:rPr>
          <w:rFonts w:hint="eastAsia" w:asciiTheme="minorEastAsia" w:hAnsiTheme="minorEastAsia" w:cstheme="minorEastAsia"/>
          <w:szCs w:val="21"/>
        </w:rPr>
        <w:t>。</w:t>
      </w:r>
    </w:p>
    <w:p w14:paraId="1DEF2ADE">
      <w:pPr>
        <w:pStyle w:val="7"/>
      </w:pPr>
      <w:r>
        <w:rPr>
          <w:rFonts w:hint="eastAsia"/>
        </w:rPr>
        <w:t>异常与错误处理</w:t>
      </w:r>
    </w:p>
    <w:p w14:paraId="7B4C5086">
      <w:pPr>
        <w:ind w:firstLine="480"/>
      </w:pPr>
      <w:r>
        <w:rPr>
          <w:rFonts w:hint="eastAsia"/>
        </w:rPr>
        <w:t>当建筑修复单价、基础设施重建成本等参数缺失时，调用区域默认价格标准并记录替代日志；产业结构占比数据缺失导致间接损失计算偏差时，采用区域平均产业占比替代；损失明细与历史案例偏差超15%且无合理原因时，触发多模态信息融合结果复核，修正损失数据，确保评估结果的准确性。</w:t>
      </w:r>
    </w:p>
    <w:p w14:paraId="39BA28A1">
      <w:pPr>
        <w:pStyle w:val="5"/>
      </w:pPr>
      <w:bookmarkStart w:id="437" w:name="_Toc220368527"/>
      <w:bookmarkStart w:id="438" w:name="_Toc240550145"/>
      <w:r>
        <w:rPr>
          <w:rFonts w:hint="eastAsia"/>
        </w:rPr>
        <w:t>结果输出模块</w:t>
      </w:r>
      <w:bookmarkEnd w:id="437"/>
      <w:r>
        <w:rPr>
          <w:rFonts w:hint="eastAsia"/>
        </w:rPr>
        <w:t>（SYC</w:t>
      </w:r>
      <w:r>
        <w:t>-</w:t>
      </w:r>
      <w:r>
        <w:rPr>
          <w:rFonts w:hint="eastAsia"/>
        </w:rPr>
        <w:t>GYSJ-WXYG</w:t>
      </w:r>
      <w:r>
        <w:t>-</w:t>
      </w:r>
      <w:r>
        <w:rPr>
          <w:rFonts w:hint="eastAsia"/>
        </w:rPr>
        <w:t>ZHPG-JGSC）</w:t>
      </w:r>
      <w:bookmarkEnd w:id="438"/>
    </w:p>
    <w:p w14:paraId="35B57D62">
      <w:pPr>
        <w:pStyle w:val="6"/>
      </w:pPr>
      <w:r>
        <w:rPr>
          <w:rFonts w:hint="eastAsia"/>
        </w:rPr>
        <w:t>概述</w:t>
      </w:r>
    </w:p>
    <w:p w14:paraId="0E97EABA">
      <w:pPr>
        <w:ind w:firstLine="480"/>
      </w:pPr>
      <w:r>
        <w:t>结果输出模块按震后不同时效要求，自动生成标准化评估报告并支持多格式输出与推送，核心目标是为应急指挥部门提供及时、规范的决策依据。模块基于风险评估结果与可视化资源，按简报、专报、详细报告三类模板自动填充数据，支持PDF、Excel、HTML等格式导出，通过邮件、短信推送至指定人员，同时同步至数据接收质控管理软件归档</w:t>
      </w:r>
      <w:r>
        <w:rPr>
          <w:rFonts w:hint="eastAsia"/>
        </w:rPr>
        <w:t>。</w:t>
      </w:r>
    </w:p>
    <w:p w14:paraId="7514980A">
      <w:pPr>
        <w:pStyle w:val="6"/>
      </w:pPr>
      <w:r>
        <w:rPr>
          <w:rFonts w:hint="eastAsia"/>
        </w:rPr>
        <w:t>模块组成</w:t>
      </w:r>
    </w:p>
    <w:p w14:paraId="3219B9DC">
      <w:pPr>
        <w:ind w:firstLine="0" w:firstLineChars="0"/>
        <w:jc w:val="center"/>
        <w:rPr>
          <w:color w:val="C00000"/>
        </w:rPr>
      </w:pPr>
      <w:r>
        <w:object>
          <v:shape id="_x0000_i1078" o:spt="75" type="#_x0000_t75" style="height:200.8pt;width:108.75pt;" o:ole="t" filled="f" o:preferrelative="t" stroked="f" coordsize="21600,21600">
            <v:path/>
            <v:fill on="f" focussize="0,0"/>
            <v:stroke on="f" joinstyle="miter"/>
            <v:imagedata r:id="rId136" o:title=""/>
            <o:lock v:ext="edit" aspectratio="f"/>
            <w10:wrap type="none"/>
            <w10:anchorlock/>
          </v:shape>
          <o:OLEObject Type="Embed" ProgID="Visio.Drawing.15" ShapeID="_x0000_i1078" DrawAspect="Content" ObjectID="_1468075778" r:id="rId135">
            <o:LockedField>false</o:LockedField>
          </o:OLEObject>
        </w:object>
      </w:r>
    </w:p>
    <w:p w14:paraId="1FFBFB13">
      <w:pPr>
        <w:pStyle w:val="110"/>
        <w:rPr>
          <w:rFonts w:hint="eastAsia"/>
        </w:rPr>
      </w:pPr>
      <w:bookmarkStart w:id="439" w:name="_Toc24055004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37</w:t>
      </w:r>
      <w:r>
        <w:rPr>
          <w:rFonts w:hint="eastAsia"/>
        </w:rPr>
        <w:fldChar w:fldCharType="end"/>
      </w:r>
      <w:r>
        <w:rPr>
          <w:rFonts w:hint="eastAsia"/>
        </w:rPr>
        <w:t>结果输出模块组成图</w:t>
      </w:r>
      <w:bookmarkEnd w:id="439"/>
    </w:p>
    <w:p w14:paraId="20DBCCB0">
      <w:pPr>
        <w:pStyle w:val="6"/>
      </w:pPr>
      <w:r>
        <w:rPr>
          <w:rFonts w:hint="eastAsia"/>
        </w:rPr>
        <w:t>交互关系</w:t>
      </w:r>
    </w:p>
    <w:p w14:paraId="2B484C0A">
      <w:pPr>
        <w:ind w:firstLine="480"/>
      </w:pPr>
      <w:r>
        <w:rPr>
          <w:rFonts w:hint="eastAsia"/>
        </w:rPr>
        <w:t>模块交互关系图如下所示：</w:t>
      </w:r>
    </w:p>
    <w:p w14:paraId="0F99D5C8">
      <w:pPr>
        <w:ind w:firstLine="0" w:firstLineChars="0"/>
        <w:jc w:val="center"/>
        <w:rPr>
          <w:color w:val="C00000"/>
        </w:rPr>
      </w:pPr>
      <w:r>
        <w:rPr>
          <w:rFonts w:hint="eastAsia"/>
          <w:color w:val="C00000"/>
        </w:rPr>
        <w:object>
          <v:shape id="_x0000_i1079" o:spt="75" type="#_x0000_t75" style="height:108.75pt;width:207.2pt;" o:ole="t" filled="f" o:preferrelative="t" stroked="f" coordsize="21600,21600">
            <v:path/>
            <v:fill on="f" focussize="0,0"/>
            <v:stroke on="f" joinstyle="miter"/>
            <v:imagedata r:id="rId138" o:title=""/>
            <o:lock v:ext="edit" aspectratio="f"/>
            <w10:wrap type="none"/>
            <w10:anchorlock/>
          </v:shape>
          <o:OLEObject Type="Embed" ProgID="Visio.Drawing.15" ShapeID="_x0000_i1079" DrawAspect="Content" ObjectID="_1468075779" r:id="rId137">
            <o:LockedField>false</o:LockedField>
          </o:OLEObject>
        </w:object>
      </w:r>
    </w:p>
    <w:p w14:paraId="1BAB0B56">
      <w:pPr>
        <w:pStyle w:val="110"/>
        <w:rPr>
          <w:rFonts w:hint="eastAsia"/>
        </w:rPr>
      </w:pPr>
      <w:bookmarkStart w:id="440" w:name="_Toc24055005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38</w:t>
      </w:r>
      <w:r>
        <w:rPr>
          <w:rFonts w:hint="eastAsia"/>
        </w:rPr>
        <w:fldChar w:fldCharType="end"/>
      </w:r>
      <w:r>
        <w:rPr>
          <w:rFonts w:hint="eastAsia"/>
        </w:rPr>
        <w:t>（结果输出模块交互关系图）</w:t>
      </w:r>
      <w:bookmarkEnd w:id="440"/>
    </w:p>
    <w:p w14:paraId="0BDEA621">
      <w:pPr>
        <w:pStyle w:val="6"/>
      </w:pPr>
      <w:r>
        <w:rPr>
          <w:rFonts w:hint="eastAsia"/>
        </w:rPr>
        <w:t>报告生成与输出功能（SYC</w:t>
      </w:r>
      <w:r>
        <w:t>-</w:t>
      </w:r>
      <w:r>
        <w:rPr>
          <w:rFonts w:hint="eastAsia"/>
        </w:rPr>
        <w:t>GYSJ-WXYG</w:t>
      </w:r>
      <w:r>
        <w:t>-</w:t>
      </w:r>
      <w:r>
        <w:rPr>
          <w:rFonts w:hint="eastAsia"/>
        </w:rPr>
        <w:t>ZHPG-JGSC-BGSC）</w:t>
      </w:r>
    </w:p>
    <w:p w14:paraId="77980931">
      <w:pPr>
        <w:pStyle w:val="7"/>
      </w:pPr>
      <w:r>
        <w:rPr>
          <w:rFonts w:hint="eastAsia"/>
        </w:rPr>
        <w:t>功能描述</w:t>
      </w:r>
    </w:p>
    <w:p w14:paraId="1EA58866">
      <w:pPr>
        <w:ind w:firstLine="480"/>
      </w:pPr>
      <w:r>
        <w:rPr>
          <w:rFonts w:hint="eastAsia"/>
        </w:rPr>
        <w:t>该功能按震后15分钟、40分钟、6小时的时效要求，自动生成三类标准化报告：快速评估简报（含核心参数与损失概览）、快速评估专报（补充分区域明细与救援建议）、详细评估报告（含完整评估过程与重建建议）。支持多格式导出与自动推送，确保报告及时送达相关人员，同时完成报告归档。</w:t>
      </w:r>
    </w:p>
    <w:p w14:paraId="4F6E8499">
      <w:pPr>
        <w:pStyle w:val="7"/>
      </w:pPr>
      <w:r>
        <w:rPr>
          <w:rFonts w:hint="eastAsia"/>
        </w:rPr>
        <w:t>输入输出</w:t>
      </w:r>
    </w:p>
    <w:p w14:paraId="5DE1CFBA">
      <w:pPr>
        <w:pStyle w:val="106"/>
        <w:rPr>
          <w:rFonts w:hint="eastAsia"/>
        </w:rPr>
      </w:pPr>
      <w:bookmarkStart w:id="441" w:name="_Toc24054998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39</w:t>
      </w:r>
      <w:r>
        <w:rPr>
          <w:rFonts w:hint="eastAsia"/>
        </w:rPr>
        <w:fldChar w:fldCharType="end"/>
      </w:r>
      <w:r>
        <w:rPr>
          <w:rFonts w:hint="eastAsia"/>
        </w:rPr>
        <w:t>报告生成与输出功能输入输出表</w:t>
      </w:r>
      <w:bookmarkEnd w:id="44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939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AEAECDC">
            <w:pPr>
              <w:pStyle w:val="57"/>
            </w:pPr>
            <w:r>
              <w:t>标识</w:t>
            </w:r>
          </w:p>
        </w:tc>
        <w:tc>
          <w:tcPr>
            <w:tcW w:w="1746" w:type="dxa"/>
            <w:shd w:val="clear" w:color="auto" w:fill="D8D8D8" w:themeFill="background1" w:themeFillShade="D9"/>
          </w:tcPr>
          <w:p w14:paraId="618D890A">
            <w:pPr>
              <w:pStyle w:val="57"/>
            </w:pPr>
            <w:r>
              <w:t>交互对象</w:t>
            </w:r>
          </w:p>
        </w:tc>
        <w:tc>
          <w:tcPr>
            <w:tcW w:w="1746" w:type="dxa"/>
            <w:shd w:val="clear" w:color="auto" w:fill="D8D8D8" w:themeFill="background1" w:themeFillShade="D9"/>
          </w:tcPr>
          <w:p w14:paraId="0DCF2BAA">
            <w:pPr>
              <w:pStyle w:val="57"/>
            </w:pPr>
            <w:r>
              <w:t>数据名称</w:t>
            </w:r>
          </w:p>
        </w:tc>
        <w:tc>
          <w:tcPr>
            <w:tcW w:w="1746" w:type="dxa"/>
            <w:shd w:val="clear" w:color="auto" w:fill="D8D8D8" w:themeFill="background1" w:themeFillShade="D9"/>
          </w:tcPr>
          <w:p w14:paraId="5FCAC2DE">
            <w:pPr>
              <w:pStyle w:val="57"/>
            </w:pPr>
            <w:r>
              <w:t>数据内容</w:t>
            </w:r>
          </w:p>
        </w:tc>
        <w:tc>
          <w:tcPr>
            <w:tcW w:w="1746" w:type="dxa"/>
            <w:shd w:val="clear" w:color="auto" w:fill="D8D8D8" w:themeFill="background1" w:themeFillShade="D9"/>
          </w:tcPr>
          <w:p w14:paraId="00A29BA3">
            <w:pPr>
              <w:pStyle w:val="57"/>
            </w:pPr>
            <w:r>
              <w:t>I/O</w:t>
            </w:r>
          </w:p>
        </w:tc>
      </w:tr>
      <w:tr w14:paraId="2BCA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DE2EF6E">
            <w:pPr>
              <w:pStyle w:val="58"/>
            </w:pPr>
            <w:r>
              <w:t>SYC-GYSJ-WXYG-ZHPG-JGSC-BGSC-01</w:t>
            </w:r>
          </w:p>
        </w:tc>
        <w:tc>
          <w:tcPr>
            <w:tcW w:w="1746" w:type="dxa"/>
          </w:tcPr>
          <w:p w14:paraId="7608122B">
            <w:pPr>
              <w:pStyle w:val="58"/>
            </w:pPr>
            <w:r>
              <w:t>数据接入模块</w:t>
            </w:r>
          </w:p>
        </w:tc>
        <w:tc>
          <w:tcPr>
            <w:tcW w:w="1746" w:type="dxa"/>
          </w:tcPr>
          <w:p w14:paraId="2EADF934">
            <w:pPr>
              <w:pStyle w:val="58"/>
            </w:pPr>
            <w:r>
              <w:t>地震参数</w:t>
            </w:r>
          </w:p>
        </w:tc>
        <w:tc>
          <w:tcPr>
            <w:tcW w:w="1746" w:type="dxa"/>
          </w:tcPr>
          <w:p w14:paraId="633E03D9">
            <w:pPr>
              <w:pStyle w:val="58"/>
            </w:pPr>
            <w:r>
              <w:t>来源标识、数据类型、业务时间、空间范围、格式/结构。</w:t>
            </w:r>
          </w:p>
        </w:tc>
        <w:tc>
          <w:tcPr>
            <w:tcW w:w="1746" w:type="dxa"/>
          </w:tcPr>
          <w:p w14:paraId="5D26925E">
            <w:pPr>
              <w:pStyle w:val="58"/>
            </w:pPr>
            <w:r>
              <w:t>I</w:t>
            </w:r>
          </w:p>
        </w:tc>
      </w:tr>
      <w:tr w14:paraId="2A15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093590D">
            <w:pPr>
              <w:pStyle w:val="58"/>
            </w:pPr>
            <w:r>
              <w:t>SYC-GYSJ-WXYG-ZHPG-JGSC-BGSC-02</w:t>
            </w:r>
          </w:p>
        </w:tc>
        <w:tc>
          <w:tcPr>
            <w:tcW w:w="1746" w:type="dxa"/>
          </w:tcPr>
          <w:p w14:paraId="2FCBE59F">
            <w:pPr>
              <w:pStyle w:val="58"/>
            </w:pPr>
            <w:r>
              <w:t>损失风险评估模块、影响范围评估模块</w:t>
            </w:r>
          </w:p>
        </w:tc>
        <w:tc>
          <w:tcPr>
            <w:tcW w:w="1746" w:type="dxa"/>
          </w:tcPr>
          <w:p w14:paraId="3C34CA72">
            <w:pPr>
              <w:pStyle w:val="58"/>
            </w:pPr>
            <w:r>
              <w:t>评估结果</w:t>
            </w:r>
          </w:p>
        </w:tc>
        <w:tc>
          <w:tcPr>
            <w:tcW w:w="1746" w:type="dxa"/>
          </w:tcPr>
          <w:p w14:paraId="504759E8">
            <w:pPr>
              <w:pStyle w:val="58"/>
            </w:pPr>
            <w:r>
              <w:t>来源标识、数据类型、业务时间、空间范围、格式/结构。</w:t>
            </w:r>
          </w:p>
        </w:tc>
        <w:tc>
          <w:tcPr>
            <w:tcW w:w="1746" w:type="dxa"/>
          </w:tcPr>
          <w:p w14:paraId="5C50FD62">
            <w:pPr>
              <w:pStyle w:val="58"/>
            </w:pPr>
            <w:r>
              <w:t>I</w:t>
            </w:r>
          </w:p>
        </w:tc>
      </w:tr>
      <w:tr w14:paraId="1981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7B0FE3D">
            <w:pPr>
              <w:pStyle w:val="58"/>
            </w:pPr>
            <w:r>
              <w:t>SYC-GYSJ-WXYG-ZHPG-JGSC-BGSC-03</w:t>
            </w:r>
          </w:p>
        </w:tc>
        <w:tc>
          <w:tcPr>
            <w:tcW w:w="1746" w:type="dxa"/>
          </w:tcPr>
          <w:p w14:paraId="7C161EFB">
            <w:pPr>
              <w:pStyle w:val="58"/>
            </w:pPr>
            <w:r>
              <w:t>损失风险评估模块、影响范围评估模块</w:t>
            </w:r>
          </w:p>
        </w:tc>
        <w:tc>
          <w:tcPr>
            <w:tcW w:w="1746" w:type="dxa"/>
          </w:tcPr>
          <w:p w14:paraId="77AF858E">
            <w:pPr>
              <w:pStyle w:val="58"/>
            </w:pPr>
            <w:r>
              <w:t>可视化资源</w:t>
            </w:r>
          </w:p>
        </w:tc>
        <w:tc>
          <w:tcPr>
            <w:tcW w:w="1746" w:type="dxa"/>
          </w:tcPr>
          <w:p w14:paraId="23A39AE3">
            <w:pPr>
              <w:pStyle w:val="58"/>
            </w:pPr>
            <w:r>
              <w:t>来源标识、数据类型、业务时间、空间范围、格式/结构。</w:t>
            </w:r>
          </w:p>
        </w:tc>
        <w:tc>
          <w:tcPr>
            <w:tcW w:w="1746" w:type="dxa"/>
          </w:tcPr>
          <w:p w14:paraId="5679CB82">
            <w:pPr>
              <w:pStyle w:val="58"/>
            </w:pPr>
            <w:r>
              <w:t>I</w:t>
            </w:r>
          </w:p>
        </w:tc>
      </w:tr>
      <w:tr w14:paraId="6A4B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8DA371E">
            <w:pPr>
              <w:pStyle w:val="58"/>
            </w:pPr>
            <w:r>
              <w:t>SYC-GYSJ-WXYG-ZHPG-JGSC-BGSC-04</w:t>
            </w:r>
          </w:p>
        </w:tc>
        <w:tc>
          <w:tcPr>
            <w:tcW w:w="1746" w:type="dxa"/>
          </w:tcPr>
          <w:p w14:paraId="36813026">
            <w:pPr>
              <w:pStyle w:val="58"/>
            </w:pPr>
            <w:r>
              <w:t>系统配置</w:t>
            </w:r>
          </w:p>
        </w:tc>
        <w:tc>
          <w:tcPr>
            <w:tcW w:w="1746" w:type="dxa"/>
          </w:tcPr>
          <w:p w14:paraId="1520E8C4">
            <w:pPr>
              <w:pStyle w:val="58"/>
            </w:pPr>
            <w:r>
              <w:t>报告配置</w:t>
            </w:r>
          </w:p>
        </w:tc>
        <w:tc>
          <w:tcPr>
            <w:tcW w:w="1746" w:type="dxa"/>
          </w:tcPr>
          <w:p w14:paraId="2A8E5B34">
            <w:pPr>
              <w:pStyle w:val="58"/>
            </w:pPr>
            <w:r>
              <w:t>报告类型、模板、区域范围、输出格式及发布设置。</w:t>
            </w:r>
          </w:p>
        </w:tc>
        <w:tc>
          <w:tcPr>
            <w:tcW w:w="1746" w:type="dxa"/>
          </w:tcPr>
          <w:p w14:paraId="324DB5FB">
            <w:pPr>
              <w:pStyle w:val="58"/>
            </w:pPr>
            <w:r>
              <w:t>I</w:t>
            </w:r>
          </w:p>
        </w:tc>
      </w:tr>
      <w:tr w14:paraId="111C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E4D226B">
            <w:pPr>
              <w:pStyle w:val="58"/>
            </w:pPr>
            <w:r>
              <w:t>SYC-GYSJ-WXYG-ZHPG-JGSC-BGSC-05</w:t>
            </w:r>
          </w:p>
        </w:tc>
        <w:tc>
          <w:tcPr>
            <w:tcW w:w="1746" w:type="dxa"/>
          </w:tcPr>
          <w:p w14:paraId="502E3C56">
            <w:pPr>
              <w:pStyle w:val="58"/>
            </w:pPr>
            <w:r>
              <w:t>下游模块或成果库</w:t>
            </w:r>
          </w:p>
        </w:tc>
        <w:tc>
          <w:tcPr>
            <w:tcW w:w="1746" w:type="dxa"/>
          </w:tcPr>
          <w:p w14:paraId="18CD8470">
            <w:pPr>
              <w:pStyle w:val="58"/>
            </w:pPr>
            <w:r>
              <w:t>标准化报告</w:t>
            </w:r>
          </w:p>
        </w:tc>
        <w:tc>
          <w:tcPr>
            <w:tcW w:w="1746" w:type="dxa"/>
          </w:tcPr>
          <w:p w14:paraId="1F5E8452">
            <w:pPr>
              <w:pStyle w:val="58"/>
            </w:pPr>
            <w:r>
              <w:t>关联任务或源数据标识、生成时间、成果类型、核心结果字段、质量状态。</w:t>
            </w:r>
          </w:p>
        </w:tc>
        <w:tc>
          <w:tcPr>
            <w:tcW w:w="1746" w:type="dxa"/>
          </w:tcPr>
          <w:p w14:paraId="08070A25">
            <w:pPr>
              <w:pStyle w:val="58"/>
            </w:pPr>
            <w:r>
              <w:t>O</w:t>
            </w:r>
          </w:p>
        </w:tc>
      </w:tr>
      <w:tr w14:paraId="054A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C7482F8">
            <w:pPr>
              <w:pStyle w:val="58"/>
            </w:pPr>
            <w:r>
              <w:t>SYC-GYSJ-WXYG-ZHPG-JGSC-BGSC-06</w:t>
            </w:r>
          </w:p>
        </w:tc>
        <w:tc>
          <w:tcPr>
            <w:tcW w:w="1746" w:type="dxa"/>
          </w:tcPr>
          <w:p w14:paraId="3CD1153F">
            <w:pPr>
              <w:pStyle w:val="58"/>
            </w:pPr>
            <w:r>
              <w:t>下游模块或成果库</w:t>
            </w:r>
          </w:p>
        </w:tc>
        <w:tc>
          <w:tcPr>
            <w:tcW w:w="1746" w:type="dxa"/>
          </w:tcPr>
          <w:p w14:paraId="3C28F1B8">
            <w:pPr>
              <w:pStyle w:val="58"/>
            </w:pPr>
            <w:r>
              <w:t>推送记录</w:t>
            </w:r>
          </w:p>
        </w:tc>
        <w:tc>
          <w:tcPr>
            <w:tcW w:w="1746" w:type="dxa"/>
          </w:tcPr>
          <w:p w14:paraId="09CE05E6">
            <w:pPr>
              <w:pStyle w:val="58"/>
            </w:pPr>
            <w:r>
              <w:t>关联任务或源数据标识、生成时间、成果类型、核心结果字段、质量状态。</w:t>
            </w:r>
          </w:p>
        </w:tc>
        <w:tc>
          <w:tcPr>
            <w:tcW w:w="1746" w:type="dxa"/>
          </w:tcPr>
          <w:p w14:paraId="3FC50B2B">
            <w:pPr>
              <w:pStyle w:val="58"/>
            </w:pPr>
            <w:r>
              <w:t>O</w:t>
            </w:r>
          </w:p>
        </w:tc>
      </w:tr>
      <w:tr w14:paraId="653D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B17E513">
            <w:pPr>
              <w:pStyle w:val="58"/>
            </w:pPr>
            <w:r>
              <w:t>SYC-GYSJ-WXYG-ZHPG-JGSC-BGSC-07</w:t>
            </w:r>
          </w:p>
        </w:tc>
        <w:tc>
          <w:tcPr>
            <w:tcW w:w="1746" w:type="dxa"/>
          </w:tcPr>
          <w:p w14:paraId="2EBBB0B7">
            <w:pPr>
              <w:pStyle w:val="58"/>
            </w:pPr>
            <w:r>
              <w:t>下游模块或成果库</w:t>
            </w:r>
          </w:p>
        </w:tc>
        <w:tc>
          <w:tcPr>
            <w:tcW w:w="1746" w:type="dxa"/>
          </w:tcPr>
          <w:p w14:paraId="717739C3">
            <w:pPr>
              <w:pStyle w:val="58"/>
            </w:pPr>
            <w:r>
              <w:t>报告API</w:t>
            </w:r>
          </w:p>
        </w:tc>
        <w:tc>
          <w:tcPr>
            <w:tcW w:w="1746" w:type="dxa"/>
          </w:tcPr>
          <w:p w14:paraId="05EFF384">
            <w:pPr>
              <w:pStyle w:val="58"/>
            </w:pPr>
            <w:r>
              <w:t>关联任务或源数据标识、生成时间、成果类型、核心结果字段、质量状态。</w:t>
            </w:r>
          </w:p>
        </w:tc>
        <w:tc>
          <w:tcPr>
            <w:tcW w:w="1746" w:type="dxa"/>
          </w:tcPr>
          <w:p w14:paraId="615DC43A">
            <w:pPr>
              <w:pStyle w:val="58"/>
            </w:pPr>
            <w:r>
              <w:t>O</w:t>
            </w:r>
          </w:p>
        </w:tc>
      </w:tr>
    </w:tbl>
    <w:p w14:paraId="34B97C9E">
      <w:pPr>
        <w:pStyle w:val="7"/>
      </w:pPr>
      <w:r>
        <w:rPr>
          <w:rFonts w:hint="eastAsia"/>
        </w:rPr>
        <w:t>处理逻辑</w:t>
      </w:r>
    </w:p>
    <w:p w14:paraId="4AEE7D5C">
      <w:pPr>
        <w:widowControl w:val="0"/>
        <w:numPr>
          <w:ilvl w:val="0"/>
          <w:numId w:val="53"/>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模板加载：根据简报、专报或详细报告类型加载对应报告模板、章节结构和制图配置</w:t>
      </w:r>
      <w:r>
        <w:rPr>
          <w:rFonts w:hint="eastAsia" w:asciiTheme="minorEastAsia" w:hAnsiTheme="minorEastAsia" w:cstheme="minorEastAsia"/>
          <w:szCs w:val="21"/>
        </w:rPr>
        <w:t>。</w:t>
      </w:r>
    </w:p>
    <w:p w14:paraId="3A4C0299">
      <w:pPr>
        <w:widowControl w:val="0"/>
        <w:numPr>
          <w:ilvl w:val="0"/>
          <w:numId w:val="53"/>
        </w:numPr>
        <w:snapToGrid/>
        <w:ind w:firstLine="480"/>
        <w:rPr>
          <w:rFonts w:hint="eastAsia" w:asciiTheme="minorEastAsia" w:hAnsiTheme="minorEastAsia" w:cstheme="minorEastAsia"/>
          <w:szCs w:val="21"/>
        </w:rPr>
      </w:pPr>
      <w:r>
        <w:rPr>
          <w:rFonts w:asciiTheme="minorEastAsia" w:hAnsiTheme="minorEastAsia" w:cstheme="minorEastAsia"/>
          <w:szCs w:val="21"/>
        </w:rPr>
        <w:t>数据填充：读取地震参数、影响范围、损失结果和专题图，将内容填充到相应章节和表格</w:t>
      </w:r>
      <w:r>
        <w:rPr>
          <w:rFonts w:hint="eastAsia" w:asciiTheme="minorEastAsia" w:hAnsiTheme="minorEastAsia" w:cstheme="minorEastAsia"/>
          <w:szCs w:val="21"/>
        </w:rPr>
        <w:t>。</w:t>
      </w:r>
    </w:p>
    <w:p w14:paraId="110C68B3">
      <w:pPr>
        <w:widowControl w:val="0"/>
        <w:numPr>
          <w:ilvl w:val="0"/>
          <w:numId w:val="53"/>
        </w:numPr>
        <w:snapToGrid/>
        <w:ind w:firstLine="480"/>
        <w:rPr>
          <w:rFonts w:hint="eastAsia" w:asciiTheme="minorEastAsia" w:hAnsiTheme="minorEastAsia" w:cstheme="minorEastAsia"/>
          <w:szCs w:val="21"/>
        </w:rPr>
      </w:pPr>
      <w:r>
        <w:rPr>
          <w:rFonts w:asciiTheme="minorEastAsia" w:hAnsiTheme="minorEastAsia" w:cstheme="minorEastAsia"/>
          <w:szCs w:val="21"/>
        </w:rPr>
        <w:t>格式转换：将报告转换为PDF、Word、WPS或Excel等规定格式，并检查文字、图表和分页完整性</w:t>
      </w:r>
      <w:r>
        <w:rPr>
          <w:rFonts w:hint="eastAsia" w:asciiTheme="minorEastAsia" w:hAnsiTheme="minorEastAsia" w:cstheme="minorEastAsia"/>
          <w:szCs w:val="21"/>
        </w:rPr>
        <w:t>。</w:t>
      </w:r>
    </w:p>
    <w:p w14:paraId="24194896">
      <w:pPr>
        <w:widowControl w:val="0"/>
        <w:numPr>
          <w:ilvl w:val="0"/>
          <w:numId w:val="53"/>
        </w:numPr>
        <w:snapToGrid/>
        <w:ind w:firstLine="480"/>
        <w:rPr>
          <w:rFonts w:hint="eastAsia" w:asciiTheme="minorEastAsia" w:hAnsiTheme="minorEastAsia" w:cstheme="minorEastAsia"/>
          <w:szCs w:val="21"/>
        </w:rPr>
      </w:pPr>
      <w:r>
        <w:rPr>
          <w:rFonts w:asciiTheme="minorEastAsia" w:hAnsiTheme="minorEastAsia" w:cstheme="minorEastAsia"/>
          <w:szCs w:val="21"/>
        </w:rPr>
        <w:t>报告推送：完成报告审核后，将报告归档并通过数据接收质控管理软件或平台消息能力进行发布</w:t>
      </w:r>
      <w:r>
        <w:rPr>
          <w:rFonts w:hint="eastAsia" w:asciiTheme="minorEastAsia" w:hAnsiTheme="minorEastAsia" w:cstheme="minorEastAsia"/>
          <w:szCs w:val="21"/>
        </w:rPr>
        <w:t>。</w:t>
      </w:r>
    </w:p>
    <w:p w14:paraId="790266C0">
      <w:pPr>
        <w:widowControl w:val="0"/>
        <w:numPr>
          <w:ilvl w:val="0"/>
          <w:numId w:val="53"/>
        </w:numPr>
        <w:snapToGrid/>
        <w:ind w:firstLine="480"/>
        <w:rPr>
          <w:rFonts w:hint="eastAsia" w:asciiTheme="minorEastAsia" w:hAnsiTheme="minorEastAsia" w:cstheme="minorEastAsia"/>
          <w:szCs w:val="21"/>
        </w:rPr>
      </w:pPr>
      <w:r>
        <w:rPr>
          <w:rFonts w:asciiTheme="minorEastAsia" w:hAnsiTheme="minorEastAsia" w:cstheme="minorEastAsia"/>
          <w:szCs w:val="21"/>
        </w:rPr>
        <w:t>人工干预：允许授权人员补充现场数据、修正评估结果和完善应急建议，保留人工修改记录和报告版本</w:t>
      </w:r>
      <w:r>
        <w:rPr>
          <w:rFonts w:hint="eastAsia" w:asciiTheme="minorEastAsia" w:hAnsiTheme="minorEastAsia" w:cstheme="minorEastAsia"/>
          <w:szCs w:val="21"/>
        </w:rPr>
        <w:t>。</w:t>
      </w:r>
    </w:p>
    <w:p w14:paraId="6C2CBFCB">
      <w:pPr>
        <w:pStyle w:val="7"/>
      </w:pPr>
      <w:r>
        <w:rPr>
          <w:rFonts w:hint="eastAsia"/>
        </w:rPr>
        <w:t>异常与错误处理</w:t>
      </w:r>
    </w:p>
    <w:p w14:paraId="0BC6CC41">
      <w:pPr>
        <w:ind w:firstLine="480"/>
      </w:pPr>
      <w:r>
        <w:rPr>
          <w:rFonts w:hint="eastAsia"/>
        </w:rPr>
        <w:t>当模板加载失败时，系统调用备用模板并发送告警通知管理员修复；数据填充过程中部分字段缺失时，标记缺失字段并在报告中注明“数据待补充”；报告推送失败（如邮箱错误、短信发送失败）时，触发重试机制（最多3次），重试失败记录失败原因并提示管理员手动推送；报告格式转换失败时，优先输出PDF格式，其他格式标记“转换失败”，确保核心报告可正常使用。</w:t>
      </w:r>
    </w:p>
    <w:p w14:paraId="649696AE">
      <w:pPr>
        <w:pStyle w:val="6"/>
      </w:pPr>
      <w:r>
        <w:rPr>
          <w:rFonts w:hint="eastAsia"/>
        </w:rPr>
        <w:t>CUI功能（SYC</w:t>
      </w:r>
      <w:r>
        <w:t>-</w:t>
      </w:r>
      <w:r>
        <w:rPr>
          <w:rFonts w:hint="eastAsia"/>
        </w:rPr>
        <w:t>GYSJ-WXYG</w:t>
      </w:r>
      <w:r>
        <w:t>-</w:t>
      </w:r>
      <w:r>
        <w:rPr>
          <w:rFonts w:hint="eastAsia"/>
        </w:rPr>
        <w:t>ZHPG-JGSC-CUI）</w:t>
      </w:r>
    </w:p>
    <w:p w14:paraId="001F6C7A">
      <w:pPr>
        <w:pStyle w:val="7"/>
      </w:pPr>
      <w:r>
        <w:rPr>
          <w:rFonts w:hint="eastAsia"/>
        </w:rPr>
        <w:t>功能描述</w:t>
      </w:r>
    </w:p>
    <w:p w14:paraId="509140F0">
      <w:pPr>
        <w:ind w:firstLine="480"/>
      </w:pPr>
      <w:r>
        <w:rPr>
          <w:rFonts w:hint="eastAsia"/>
        </w:rPr>
        <w:t>该功能支持用户通过自然语言（文本/语音）查询地震损失评估、风险区域等信息，实现实时交互反馈。支持文本输入联想、语音识别（含方言）、多条件查询与多轮对话，基于知识库强化语义理解，提升用户操作便捷性。</w:t>
      </w:r>
    </w:p>
    <w:p w14:paraId="6F750F01">
      <w:pPr>
        <w:pStyle w:val="7"/>
      </w:pPr>
      <w:r>
        <w:rPr>
          <w:rFonts w:hint="eastAsia"/>
        </w:rPr>
        <w:t>输入输出</w:t>
      </w:r>
    </w:p>
    <w:p w14:paraId="78CD7D17">
      <w:pPr>
        <w:pStyle w:val="106"/>
        <w:rPr>
          <w:rFonts w:hint="eastAsia"/>
        </w:rPr>
      </w:pPr>
      <w:bookmarkStart w:id="442" w:name="_Toc24054998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40</w:t>
      </w:r>
      <w:r>
        <w:rPr>
          <w:rFonts w:hint="eastAsia"/>
        </w:rPr>
        <w:fldChar w:fldCharType="end"/>
      </w:r>
      <w:r>
        <w:rPr>
          <w:rFonts w:hint="eastAsia"/>
        </w:rPr>
        <w:t xml:space="preserve"> CUI功能输入输出表</w:t>
      </w:r>
      <w:bookmarkEnd w:id="442"/>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888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E44D290">
            <w:pPr>
              <w:pStyle w:val="57"/>
            </w:pPr>
            <w:r>
              <w:t>标识</w:t>
            </w:r>
          </w:p>
        </w:tc>
        <w:tc>
          <w:tcPr>
            <w:tcW w:w="1746" w:type="dxa"/>
            <w:shd w:val="clear" w:color="auto" w:fill="D8D8D8" w:themeFill="background1" w:themeFillShade="D9"/>
          </w:tcPr>
          <w:p w14:paraId="314EDE37">
            <w:pPr>
              <w:pStyle w:val="57"/>
            </w:pPr>
            <w:r>
              <w:t>交互对象</w:t>
            </w:r>
          </w:p>
        </w:tc>
        <w:tc>
          <w:tcPr>
            <w:tcW w:w="1746" w:type="dxa"/>
            <w:shd w:val="clear" w:color="auto" w:fill="D8D8D8" w:themeFill="background1" w:themeFillShade="D9"/>
          </w:tcPr>
          <w:p w14:paraId="39AFC038">
            <w:pPr>
              <w:pStyle w:val="57"/>
            </w:pPr>
            <w:r>
              <w:t>数据名称</w:t>
            </w:r>
          </w:p>
        </w:tc>
        <w:tc>
          <w:tcPr>
            <w:tcW w:w="1746" w:type="dxa"/>
            <w:shd w:val="clear" w:color="auto" w:fill="D8D8D8" w:themeFill="background1" w:themeFillShade="D9"/>
          </w:tcPr>
          <w:p w14:paraId="266DEED3">
            <w:pPr>
              <w:pStyle w:val="57"/>
            </w:pPr>
            <w:r>
              <w:t>数据内容</w:t>
            </w:r>
          </w:p>
        </w:tc>
        <w:tc>
          <w:tcPr>
            <w:tcW w:w="1746" w:type="dxa"/>
            <w:shd w:val="clear" w:color="auto" w:fill="D8D8D8" w:themeFill="background1" w:themeFillShade="D9"/>
          </w:tcPr>
          <w:p w14:paraId="626FDD42">
            <w:pPr>
              <w:pStyle w:val="57"/>
            </w:pPr>
            <w:r>
              <w:t>I/O</w:t>
            </w:r>
          </w:p>
        </w:tc>
      </w:tr>
      <w:tr w14:paraId="7B45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588B0F4">
            <w:pPr>
              <w:pStyle w:val="58"/>
            </w:pPr>
            <w:r>
              <w:t>SYC-GYSJ-WXYG-ZHPG-JGSC-CUI-01</w:t>
            </w:r>
          </w:p>
        </w:tc>
        <w:tc>
          <w:tcPr>
            <w:tcW w:w="1746" w:type="dxa"/>
          </w:tcPr>
          <w:p w14:paraId="37F94580">
            <w:pPr>
              <w:pStyle w:val="58"/>
            </w:pPr>
            <w:r>
              <w:t>用户交互</w:t>
            </w:r>
          </w:p>
        </w:tc>
        <w:tc>
          <w:tcPr>
            <w:tcW w:w="1746" w:type="dxa"/>
          </w:tcPr>
          <w:p w14:paraId="70EC1690">
            <w:pPr>
              <w:pStyle w:val="58"/>
            </w:pPr>
            <w:r>
              <w:t>用户输入</w:t>
            </w:r>
          </w:p>
        </w:tc>
        <w:tc>
          <w:tcPr>
            <w:tcW w:w="1746" w:type="dxa"/>
          </w:tcPr>
          <w:p w14:paraId="2C2A9510">
            <w:pPr>
              <w:pStyle w:val="58"/>
            </w:pPr>
            <w:r>
              <w:t>来源标识、数据类型、业务时间、空间范围、格式/结构。</w:t>
            </w:r>
          </w:p>
        </w:tc>
        <w:tc>
          <w:tcPr>
            <w:tcW w:w="1746" w:type="dxa"/>
          </w:tcPr>
          <w:p w14:paraId="78A55F4D">
            <w:pPr>
              <w:pStyle w:val="58"/>
            </w:pPr>
            <w:r>
              <w:t>I</w:t>
            </w:r>
          </w:p>
        </w:tc>
      </w:tr>
      <w:tr w14:paraId="1A5B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AE48F7">
            <w:pPr>
              <w:pStyle w:val="58"/>
            </w:pPr>
            <w:r>
              <w:t>SYC-GYSJ-WXYG-ZHPG-JGSC-CUI-02</w:t>
            </w:r>
          </w:p>
        </w:tc>
        <w:tc>
          <w:tcPr>
            <w:tcW w:w="1746" w:type="dxa"/>
          </w:tcPr>
          <w:p w14:paraId="2731F34A">
            <w:pPr>
              <w:pStyle w:val="58"/>
            </w:pPr>
            <w:r>
              <w:t>损失风险评估模块、影响范围评估模块、报告生成与输出模块</w:t>
            </w:r>
          </w:p>
        </w:tc>
        <w:tc>
          <w:tcPr>
            <w:tcW w:w="1746" w:type="dxa"/>
          </w:tcPr>
          <w:p w14:paraId="424F2344">
            <w:pPr>
              <w:pStyle w:val="58"/>
            </w:pPr>
            <w:r>
              <w:t>支撑数据</w:t>
            </w:r>
          </w:p>
        </w:tc>
        <w:tc>
          <w:tcPr>
            <w:tcW w:w="1746" w:type="dxa"/>
          </w:tcPr>
          <w:p w14:paraId="7108C92F">
            <w:pPr>
              <w:pStyle w:val="58"/>
            </w:pPr>
            <w:r>
              <w:t>来源标识、数据类型、业务时间、空间范围、格式/结构。</w:t>
            </w:r>
          </w:p>
        </w:tc>
        <w:tc>
          <w:tcPr>
            <w:tcW w:w="1746" w:type="dxa"/>
          </w:tcPr>
          <w:p w14:paraId="791AF5F9">
            <w:pPr>
              <w:pStyle w:val="58"/>
            </w:pPr>
            <w:r>
              <w:t>I</w:t>
            </w:r>
          </w:p>
        </w:tc>
      </w:tr>
      <w:tr w14:paraId="0396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C869013">
            <w:pPr>
              <w:pStyle w:val="58"/>
            </w:pPr>
            <w:r>
              <w:t>SYC-GYSJ-WXYG-ZHPG-JGSC-CUI-03</w:t>
            </w:r>
          </w:p>
        </w:tc>
        <w:tc>
          <w:tcPr>
            <w:tcW w:w="1746" w:type="dxa"/>
          </w:tcPr>
          <w:p w14:paraId="1151EDB1">
            <w:pPr>
              <w:pStyle w:val="58"/>
            </w:pPr>
            <w:r>
              <w:t>知识图谱模块、系统配置</w:t>
            </w:r>
          </w:p>
        </w:tc>
        <w:tc>
          <w:tcPr>
            <w:tcW w:w="1746" w:type="dxa"/>
          </w:tcPr>
          <w:p w14:paraId="0F18490A">
            <w:pPr>
              <w:pStyle w:val="58"/>
            </w:pPr>
            <w:r>
              <w:t>语义资源</w:t>
            </w:r>
          </w:p>
        </w:tc>
        <w:tc>
          <w:tcPr>
            <w:tcW w:w="1746" w:type="dxa"/>
          </w:tcPr>
          <w:p w14:paraId="31B6BEC7">
            <w:pPr>
              <w:pStyle w:val="58"/>
            </w:pPr>
            <w:r>
              <w:t>来源标识、数据类型、业务时间、空间范围、格式/结构。</w:t>
            </w:r>
          </w:p>
        </w:tc>
        <w:tc>
          <w:tcPr>
            <w:tcW w:w="1746" w:type="dxa"/>
          </w:tcPr>
          <w:p w14:paraId="4AC1B055">
            <w:pPr>
              <w:pStyle w:val="58"/>
            </w:pPr>
            <w:r>
              <w:t>I</w:t>
            </w:r>
          </w:p>
        </w:tc>
      </w:tr>
      <w:tr w14:paraId="3B59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3309631">
            <w:pPr>
              <w:pStyle w:val="58"/>
            </w:pPr>
            <w:r>
              <w:t>SYC-GYSJ-WXYG-ZHPG-JGSC-CUI-04</w:t>
            </w:r>
          </w:p>
        </w:tc>
        <w:tc>
          <w:tcPr>
            <w:tcW w:w="1746" w:type="dxa"/>
          </w:tcPr>
          <w:p w14:paraId="39FEC166">
            <w:pPr>
              <w:pStyle w:val="58"/>
            </w:pPr>
            <w:r>
              <w:t>下游模块或成果库</w:t>
            </w:r>
          </w:p>
        </w:tc>
        <w:tc>
          <w:tcPr>
            <w:tcW w:w="1746" w:type="dxa"/>
          </w:tcPr>
          <w:p w14:paraId="7D4E3999">
            <w:pPr>
              <w:pStyle w:val="58"/>
            </w:pPr>
            <w:r>
              <w:t>交互结果</w:t>
            </w:r>
          </w:p>
        </w:tc>
        <w:tc>
          <w:tcPr>
            <w:tcW w:w="1746" w:type="dxa"/>
          </w:tcPr>
          <w:p w14:paraId="3D0490BA">
            <w:pPr>
              <w:pStyle w:val="58"/>
            </w:pPr>
            <w:r>
              <w:t>关联任务或源数据标识、生成时间、成果类型、核心结果字段、质量状态。</w:t>
            </w:r>
          </w:p>
        </w:tc>
        <w:tc>
          <w:tcPr>
            <w:tcW w:w="1746" w:type="dxa"/>
          </w:tcPr>
          <w:p w14:paraId="73310A02">
            <w:pPr>
              <w:pStyle w:val="58"/>
            </w:pPr>
            <w:r>
              <w:t>O</w:t>
            </w:r>
          </w:p>
        </w:tc>
      </w:tr>
      <w:tr w14:paraId="643F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FD1C496">
            <w:pPr>
              <w:pStyle w:val="58"/>
            </w:pPr>
            <w:r>
              <w:t>SYC-GYSJ-WXYG-ZHPG-JGSC-CUI-05</w:t>
            </w:r>
          </w:p>
        </w:tc>
        <w:tc>
          <w:tcPr>
            <w:tcW w:w="1746" w:type="dxa"/>
          </w:tcPr>
          <w:p w14:paraId="2D6FB404">
            <w:pPr>
              <w:pStyle w:val="58"/>
            </w:pPr>
            <w:r>
              <w:t>下游模块或成果库</w:t>
            </w:r>
          </w:p>
        </w:tc>
        <w:tc>
          <w:tcPr>
            <w:tcW w:w="1746" w:type="dxa"/>
          </w:tcPr>
          <w:p w14:paraId="3159CB4E">
            <w:pPr>
              <w:pStyle w:val="58"/>
            </w:pPr>
            <w:r>
              <w:t>对话日志</w:t>
            </w:r>
          </w:p>
        </w:tc>
        <w:tc>
          <w:tcPr>
            <w:tcW w:w="1746" w:type="dxa"/>
          </w:tcPr>
          <w:p w14:paraId="5CD93E9C">
            <w:pPr>
              <w:pStyle w:val="58"/>
            </w:pPr>
            <w:r>
              <w:t>关联任务或源数据标识、生成时间、成果类型、核心结果字段、质量状态。</w:t>
            </w:r>
          </w:p>
        </w:tc>
        <w:tc>
          <w:tcPr>
            <w:tcW w:w="1746" w:type="dxa"/>
          </w:tcPr>
          <w:p w14:paraId="1543C742">
            <w:pPr>
              <w:pStyle w:val="58"/>
            </w:pPr>
            <w:r>
              <w:t>O</w:t>
            </w:r>
          </w:p>
        </w:tc>
      </w:tr>
      <w:tr w14:paraId="5F5B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2A5A4E5">
            <w:pPr>
              <w:pStyle w:val="58"/>
            </w:pPr>
            <w:r>
              <w:t>SYC-GYSJ-WXYG-ZHPG-JGSC-CUI-06</w:t>
            </w:r>
          </w:p>
        </w:tc>
        <w:tc>
          <w:tcPr>
            <w:tcW w:w="1746" w:type="dxa"/>
          </w:tcPr>
          <w:p w14:paraId="27B38869">
            <w:pPr>
              <w:pStyle w:val="58"/>
            </w:pPr>
            <w:r>
              <w:t>下游模块或成果库</w:t>
            </w:r>
          </w:p>
        </w:tc>
        <w:tc>
          <w:tcPr>
            <w:tcW w:w="1746" w:type="dxa"/>
          </w:tcPr>
          <w:p w14:paraId="2D84E5DC">
            <w:pPr>
              <w:pStyle w:val="58"/>
            </w:pPr>
            <w:r>
              <w:t>错误提示</w:t>
            </w:r>
          </w:p>
        </w:tc>
        <w:tc>
          <w:tcPr>
            <w:tcW w:w="1746" w:type="dxa"/>
          </w:tcPr>
          <w:p w14:paraId="5E72FEDD">
            <w:pPr>
              <w:pStyle w:val="58"/>
            </w:pPr>
            <w:r>
              <w:t>关联任务或源数据标识、生成时间、成果类型、核心结果字段、质量状态。</w:t>
            </w:r>
          </w:p>
        </w:tc>
        <w:tc>
          <w:tcPr>
            <w:tcW w:w="1746" w:type="dxa"/>
          </w:tcPr>
          <w:p w14:paraId="7CA84B3C">
            <w:pPr>
              <w:pStyle w:val="58"/>
            </w:pPr>
            <w:r>
              <w:t>O</w:t>
            </w:r>
          </w:p>
        </w:tc>
      </w:tr>
    </w:tbl>
    <w:p w14:paraId="2B8D2595">
      <w:pPr>
        <w:pStyle w:val="7"/>
      </w:pPr>
      <w:r>
        <w:rPr>
          <w:rFonts w:hint="eastAsia"/>
        </w:rPr>
        <w:t>处理逻辑</w:t>
      </w:r>
    </w:p>
    <w:p w14:paraId="60E78A49">
      <w:pPr>
        <w:widowControl w:val="0"/>
        <w:numPr>
          <w:ilvl w:val="0"/>
          <w:numId w:val="54"/>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输入处理：接收用户输入的文本或语音内容，完成语音转写、字符清洗和会话上下文关联</w:t>
      </w:r>
      <w:r>
        <w:rPr>
          <w:rFonts w:hint="eastAsia" w:asciiTheme="minorEastAsia" w:hAnsiTheme="minorEastAsia" w:cstheme="minorEastAsia"/>
          <w:szCs w:val="21"/>
        </w:rPr>
        <w:t>。</w:t>
      </w:r>
    </w:p>
    <w:p w14:paraId="2DB10576">
      <w:pPr>
        <w:widowControl w:val="0"/>
        <w:numPr>
          <w:ilvl w:val="0"/>
          <w:numId w:val="54"/>
        </w:numPr>
        <w:snapToGrid/>
        <w:ind w:firstLine="480"/>
        <w:rPr>
          <w:rFonts w:hint="eastAsia" w:asciiTheme="minorEastAsia" w:hAnsiTheme="minorEastAsia" w:cstheme="minorEastAsia"/>
          <w:szCs w:val="21"/>
        </w:rPr>
      </w:pPr>
      <w:r>
        <w:rPr>
          <w:rFonts w:asciiTheme="minorEastAsia" w:hAnsiTheme="minorEastAsia" w:cstheme="minorEastAsia"/>
          <w:szCs w:val="21"/>
        </w:rPr>
        <w:t>语义解析：识别用户意图、地震事件、区域、时间和查询指标等关键信息，形成结构化查询请求</w:t>
      </w:r>
      <w:r>
        <w:rPr>
          <w:rFonts w:hint="eastAsia" w:asciiTheme="minorEastAsia" w:hAnsiTheme="minorEastAsia" w:cstheme="minorEastAsia"/>
          <w:szCs w:val="21"/>
        </w:rPr>
        <w:t>。</w:t>
      </w:r>
    </w:p>
    <w:p w14:paraId="7B2B4BC4">
      <w:pPr>
        <w:widowControl w:val="0"/>
        <w:numPr>
          <w:ilvl w:val="0"/>
          <w:numId w:val="54"/>
        </w:numPr>
        <w:snapToGrid/>
        <w:ind w:firstLine="480"/>
        <w:rPr>
          <w:rFonts w:hint="eastAsia" w:asciiTheme="minorEastAsia" w:hAnsiTheme="minorEastAsia" w:cstheme="minorEastAsia"/>
          <w:szCs w:val="21"/>
        </w:rPr>
      </w:pPr>
      <w:r>
        <w:rPr>
          <w:rFonts w:asciiTheme="minorEastAsia" w:hAnsiTheme="minorEastAsia" w:cstheme="minorEastAsia"/>
          <w:szCs w:val="21"/>
        </w:rPr>
        <w:t>结果查询：根据查询请求调用评估结果、知识库、专题图和报告服务，获取符合权限的数据</w:t>
      </w:r>
      <w:r>
        <w:rPr>
          <w:rFonts w:hint="eastAsia" w:asciiTheme="minorEastAsia" w:hAnsiTheme="minorEastAsia" w:cstheme="minorEastAsia"/>
          <w:szCs w:val="21"/>
        </w:rPr>
        <w:t>。</w:t>
      </w:r>
    </w:p>
    <w:p w14:paraId="47069E7B">
      <w:pPr>
        <w:widowControl w:val="0"/>
        <w:numPr>
          <w:ilvl w:val="0"/>
          <w:numId w:val="54"/>
        </w:numPr>
        <w:snapToGrid/>
        <w:ind w:firstLine="480"/>
        <w:rPr>
          <w:rFonts w:hint="eastAsia" w:asciiTheme="minorEastAsia" w:hAnsiTheme="minorEastAsia" w:cstheme="minorEastAsia"/>
          <w:szCs w:val="21"/>
        </w:rPr>
      </w:pPr>
      <w:r>
        <w:rPr>
          <w:rFonts w:asciiTheme="minorEastAsia" w:hAnsiTheme="minorEastAsia" w:cstheme="minorEastAsia"/>
          <w:szCs w:val="21"/>
        </w:rPr>
        <w:t>结果反馈：将查询结果组织为文本、图表或地图信息返回用户，并记录会话过程和引用的数据来源</w:t>
      </w:r>
      <w:r>
        <w:rPr>
          <w:rFonts w:hint="eastAsia" w:asciiTheme="minorEastAsia" w:hAnsiTheme="minorEastAsia" w:cstheme="minorEastAsia"/>
          <w:szCs w:val="21"/>
        </w:rPr>
        <w:t>。</w:t>
      </w:r>
    </w:p>
    <w:p w14:paraId="63FAAD52">
      <w:pPr>
        <w:pStyle w:val="7"/>
      </w:pPr>
      <w:r>
        <w:rPr>
          <w:rFonts w:hint="eastAsia"/>
        </w:rPr>
        <w:t>异常与错误处理</w:t>
      </w:r>
    </w:p>
    <w:p w14:paraId="22D81E6C">
      <w:pPr>
        <w:ind w:firstLine="480"/>
      </w:pPr>
      <w:r>
        <w:rPr>
          <w:rFonts w:hint="eastAsia"/>
        </w:rPr>
        <w:t>当语音识别失败时，提示用户重新输入语音或切换文本输入；语义解析失败时，返回引导提示（如“常用查询示例：查询震中周边10km人员伤亡”）；查询结果为空时，提示用户调整查询条件（如扩大时间范围、调整区域）；多轮对话上下文丢失时，提示用户重新明确查询需求，确保交互有效性。</w:t>
      </w:r>
    </w:p>
    <w:p w14:paraId="5813E3D5">
      <w:pPr>
        <w:pStyle w:val="4"/>
      </w:pPr>
      <w:bookmarkStart w:id="443" w:name="_Toc220368528"/>
      <w:bookmarkStart w:id="444" w:name="_Toc240550146"/>
      <w:r>
        <w:rPr>
          <w:rFonts w:hint="eastAsia"/>
        </w:rPr>
        <w:t>地震数据灾备与大数据管理部件</w:t>
      </w:r>
      <w:bookmarkEnd w:id="443"/>
      <w:r>
        <w:rPr>
          <w:rFonts w:hint="eastAsia"/>
        </w:rPr>
        <w:t>（SYC</w:t>
      </w:r>
      <w:r>
        <w:t>-</w:t>
      </w:r>
      <w:r>
        <w:rPr>
          <w:rFonts w:hint="eastAsia"/>
        </w:rPr>
        <w:t>GYSJ-WXYG</w:t>
      </w:r>
      <w:r>
        <w:t>-</w:t>
      </w:r>
      <w:r>
        <w:rPr>
          <w:rFonts w:hint="eastAsia"/>
        </w:rPr>
        <w:t>SJGL）</w:t>
      </w:r>
      <w:bookmarkEnd w:id="444"/>
    </w:p>
    <w:p w14:paraId="0E1850FA">
      <w:pPr>
        <w:pStyle w:val="5"/>
      </w:pPr>
      <w:bookmarkStart w:id="445" w:name="_Toc220368529"/>
      <w:bookmarkStart w:id="446" w:name="_Toc240550147"/>
      <w:r>
        <w:rPr>
          <w:rFonts w:hint="eastAsia"/>
        </w:rPr>
        <w:t>概述</w:t>
      </w:r>
      <w:bookmarkEnd w:id="445"/>
      <w:bookmarkEnd w:id="446"/>
    </w:p>
    <w:p w14:paraId="55E73E31">
      <w:pPr>
        <w:ind w:firstLine="480"/>
        <w:jc w:val="both"/>
      </w:pPr>
      <w:r>
        <w:rPr>
          <w:rFonts w:hint="eastAsia"/>
        </w:rPr>
        <w:t>地震数据灾备与大数据管理子系统作为卫星遥感软件的“数据中枢”，承担全平台数据统一存储、分级管理、灾备保障与共享服务的核心职责。子系统整合地面站数据预处理与分析、地震风险区域监测等各子系统的输出成果，涵盖遥感影像、矢量数据、文本报告、时序数据等多类型数据，构建“在线-近线-离线”三级存储架构，实现数据全生命周期的智能化管理。依托标准化接口为其他子系统及外部平台提供高效数据共享服务，确保数据的可用性、安全性与可追溯性。</w:t>
      </w:r>
    </w:p>
    <w:p w14:paraId="2349C08F">
      <w:pPr>
        <w:pStyle w:val="5"/>
      </w:pPr>
      <w:bookmarkStart w:id="447" w:name="_Toc220368530"/>
      <w:bookmarkStart w:id="448" w:name="_Toc240550148"/>
      <w:r>
        <w:rPr>
          <w:rFonts w:hint="eastAsia"/>
        </w:rPr>
        <w:t>部件组成</w:t>
      </w:r>
      <w:bookmarkEnd w:id="447"/>
      <w:bookmarkEnd w:id="448"/>
    </w:p>
    <w:p w14:paraId="5F6CF0DC">
      <w:pPr>
        <w:ind w:firstLine="480"/>
      </w:pPr>
      <w:r>
        <w:rPr>
          <w:rFonts w:hint="eastAsia"/>
        </w:rPr>
        <w:t>地震数据灾备与大数据管理部件由数据接入模块、灾备管理模块、数据共享服务模块组成。</w:t>
      </w:r>
    </w:p>
    <w:p w14:paraId="716109A0">
      <w:pPr>
        <w:pStyle w:val="59"/>
      </w:pPr>
      <w:bookmarkStart w:id="449" w:name="_Hlk219200880"/>
      <w:r>
        <w:object>
          <v:shape id="_x0000_i1080" o:spt="75" type="#_x0000_t75" style="height:262.55pt;width:490.8pt;" o:ole="t" filled="f" o:preferrelative="t" stroked="f" coordsize="21600,21600">
            <v:path/>
            <v:fill on="f" focussize="0,0"/>
            <v:stroke on="f" joinstyle="miter"/>
            <v:imagedata r:id="rId140" o:title=""/>
            <o:lock v:ext="edit" aspectratio="f"/>
            <w10:wrap type="none"/>
            <w10:anchorlock/>
          </v:shape>
          <o:OLEObject Type="Embed" ProgID="Visio.Drawing.15" ShapeID="_x0000_i1080" DrawAspect="Content" ObjectID="_1468075780" r:id="rId139">
            <o:LockedField>false</o:LockedField>
          </o:OLEObject>
        </w:object>
      </w:r>
      <w:bookmarkEnd w:id="449"/>
    </w:p>
    <w:p w14:paraId="32BB39EF">
      <w:pPr>
        <w:pStyle w:val="110"/>
        <w:rPr>
          <w:rFonts w:hint="eastAsia"/>
        </w:rPr>
      </w:pPr>
      <w:bookmarkStart w:id="450" w:name="_Toc24055005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39</w:t>
      </w:r>
      <w:r>
        <w:rPr>
          <w:rFonts w:hint="eastAsia"/>
        </w:rPr>
        <w:fldChar w:fldCharType="end"/>
      </w:r>
      <w:r>
        <w:rPr>
          <w:rFonts w:hint="eastAsia"/>
        </w:rPr>
        <w:t>地震数据灾备与大数据管理部件组成图</w:t>
      </w:r>
      <w:bookmarkEnd w:id="450"/>
    </w:p>
    <w:p w14:paraId="53AA5493">
      <w:pPr>
        <w:pStyle w:val="5"/>
      </w:pPr>
      <w:bookmarkStart w:id="451" w:name="_Toc220368531"/>
      <w:bookmarkStart w:id="452" w:name="_Toc240550149"/>
      <w:r>
        <w:rPr>
          <w:rFonts w:hint="eastAsia"/>
        </w:rPr>
        <w:t>交互关系</w:t>
      </w:r>
      <w:bookmarkEnd w:id="451"/>
      <w:bookmarkEnd w:id="452"/>
    </w:p>
    <w:p w14:paraId="487B6192">
      <w:pPr>
        <w:ind w:firstLine="480"/>
      </w:pPr>
      <w:r>
        <w:rPr>
          <w:rFonts w:hint="eastAsia"/>
        </w:rPr>
        <w:t>地震数据灾备与大数据管理部件交互关系图如下所示：</w:t>
      </w:r>
    </w:p>
    <w:p w14:paraId="405AF388">
      <w:pPr>
        <w:pStyle w:val="59"/>
      </w:pPr>
      <w:r>
        <w:rPr>
          <w:rFonts w:hint="eastAsia"/>
        </w:rPr>
        <w:object>
          <v:shape id="_x0000_i1081" o:spt="75" type="#_x0000_t75" style="height:261.05pt;width:393.8pt;" o:ole="t" filled="f" o:preferrelative="t" stroked="f" coordsize="21600,21600">
            <v:path/>
            <v:fill on="f" focussize="0,0"/>
            <v:stroke on="f" joinstyle="miter"/>
            <v:imagedata r:id="rId142" o:title=""/>
            <o:lock v:ext="edit" aspectratio="f"/>
            <w10:wrap type="none"/>
            <w10:anchorlock/>
          </v:shape>
          <o:OLEObject Type="Embed" ProgID="Visio.Drawing.15" ShapeID="_x0000_i1081" DrawAspect="Content" ObjectID="_1468075781" r:id="rId141">
            <o:LockedField>false</o:LockedField>
          </o:OLEObject>
        </w:object>
      </w:r>
    </w:p>
    <w:p w14:paraId="7C3D8BE8">
      <w:pPr>
        <w:pStyle w:val="110"/>
        <w:rPr>
          <w:rFonts w:hint="eastAsia"/>
        </w:rPr>
      </w:pPr>
      <w:bookmarkStart w:id="453" w:name="_Toc24055005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40</w:t>
      </w:r>
      <w:r>
        <w:rPr>
          <w:rFonts w:hint="eastAsia"/>
        </w:rPr>
        <w:fldChar w:fldCharType="end"/>
      </w:r>
      <w:r>
        <w:rPr>
          <w:rFonts w:hint="eastAsia"/>
        </w:rPr>
        <w:t>地震数据灾备与大数据管理部件交互关系图</w:t>
      </w:r>
      <w:bookmarkEnd w:id="453"/>
    </w:p>
    <w:p w14:paraId="602D4BE0">
      <w:pPr>
        <w:ind w:firstLine="480"/>
      </w:pPr>
      <w:r>
        <w:rPr>
          <w:rFonts w:hint="eastAsia"/>
        </w:rPr>
        <w:t>子系统的模块围绕数据“接入-存储-灾备-共享-监控”全链路构建，形成闭环管理体系。数据接入模块负责接收各子系统推送的成果数据，完成格式解析、元数据提取与完整性校验，按数据访问频率自动分配至对应存储层级；灾备管理模块实现核心数据的本地实时备份与异地增量备份，定期开展备份数据完整性校验与恢复演练，确保数据备份成功率与可恢复性；数据共享服务模块提供RESTfulAPI、Pulsar消息队列等标准化接口，支持跨子系统数据查询、推送与订阅，同时基于RBAC模型实现细粒度权限控制；资源池管理模块实时监控存储资源占用状态，对数据进行动态调度与生命周期管理，按策略自动实现数据在不同存储层级间的迁移，优化存储资源利用率；目录管理模块负责数据分类编目与索引构建，支撑数据的快速检索与定位，为全平台数据高效流转提供基础支撑。</w:t>
      </w:r>
    </w:p>
    <w:p w14:paraId="44C4AF4F">
      <w:pPr>
        <w:pStyle w:val="5"/>
      </w:pPr>
      <w:bookmarkStart w:id="454" w:name="_Toc220368532"/>
      <w:bookmarkStart w:id="455" w:name="_Toc240550150"/>
      <w:r>
        <w:rPr>
          <w:rFonts w:hint="eastAsia"/>
        </w:rPr>
        <w:t>数据接入模块</w:t>
      </w:r>
      <w:bookmarkEnd w:id="454"/>
      <w:r>
        <w:rPr>
          <w:rFonts w:hint="eastAsia"/>
        </w:rPr>
        <w:t>（SYC</w:t>
      </w:r>
      <w:r>
        <w:t>-</w:t>
      </w:r>
      <w:r>
        <w:rPr>
          <w:rFonts w:hint="eastAsia"/>
        </w:rPr>
        <w:t>GYSJ-WXYG</w:t>
      </w:r>
      <w:r>
        <w:t>-</w:t>
      </w:r>
      <w:r>
        <w:rPr>
          <w:rFonts w:hint="eastAsia"/>
        </w:rPr>
        <w:t>SJGL-SJJR）</w:t>
      </w:r>
      <w:bookmarkEnd w:id="455"/>
    </w:p>
    <w:p w14:paraId="488648DC">
      <w:pPr>
        <w:pStyle w:val="6"/>
      </w:pPr>
      <w:r>
        <w:rPr>
          <w:rFonts w:hint="eastAsia"/>
        </w:rPr>
        <w:t>概述</w:t>
      </w:r>
    </w:p>
    <w:p w14:paraId="62A5ED9F">
      <w:pPr>
        <w:ind w:firstLine="480"/>
      </w:pPr>
      <w:r>
        <w:rPr>
          <w:rFonts w:hint="eastAsia"/>
        </w:rPr>
        <w:t>数据接入模块是地震数据灾备与大数据管理部件的入口单元，核心职责是实现多源、多格式卫星遥感相关数据的统一接入、格式解析、元数据提取与完整性校验。模块支持GF-1/6、Sentinel等多卫星类型数据，兼容GeoJSON、Shapefile、TIFF等常用格式，通过资源池化管理实现数据的分类存储与动态调度，同时实时监控存储资源占用状态，确保数据接入的高效性与存储的合理性，为后续灾备管理与共享服务奠定基础。</w:t>
      </w:r>
    </w:p>
    <w:p w14:paraId="1299D477">
      <w:pPr>
        <w:pStyle w:val="6"/>
      </w:pPr>
      <w:r>
        <w:rPr>
          <w:rFonts w:hint="eastAsia"/>
        </w:rPr>
        <w:t>模块组成</w:t>
      </w:r>
    </w:p>
    <w:p w14:paraId="32789BB1">
      <w:pPr>
        <w:pStyle w:val="59"/>
        <w:rPr>
          <w:color w:val="C00000"/>
        </w:rPr>
      </w:pPr>
      <w:r>
        <w:object>
          <v:shape id="_x0000_i1082" o:spt="75" type="#_x0000_t75" style="height:200.8pt;width:114.6pt;" o:ole="t" filled="f" o:preferrelative="t" stroked="f" coordsize="21600,21600">
            <v:path/>
            <v:fill on="f" focussize="0,0"/>
            <v:stroke on="f" joinstyle="miter"/>
            <v:imagedata r:id="rId144" o:title=""/>
            <o:lock v:ext="edit" aspectratio="f"/>
            <w10:wrap type="none"/>
            <w10:anchorlock/>
          </v:shape>
          <o:OLEObject Type="Embed" ProgID="Visio.Drawing.15" ShapeID="_x0000_i1082" DrawAspect="Content" ObjectID="_1468075782" r:id="rId143">
            <o:LockedField>false</o:LockedField>
          </o:OLEObject>
        </w:object>
      </w:r>
    </w:p>
    <w:p w14:paraId="57F9B38F">
      <w:pPr>
        <w:pStyle w:val="110"/>
        <w:rPr>
          <w:rFonts w:hint="eastAsia"/>
        </w:rPr>
      </w:pPr>
      <w:bookmarkStart w:id="456" w:name="_Toc24055005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41</w:t>
      </w:r>
      <w:r>
        <w:rPr>
          <w:rFonts w:hint="eastAsia"/>
        </w:rPr>
        <w:fldChar w:fldCharType="end"/>
      </w:r>
      <w:r>
        <w:rPr>
          <w:rFonts w:hint="eastAsia"/>
        </w:rPr>
        <w:t>数据接入模块组成图</w:t>
      </w:r>
      <w:bookmarkEnd w:id="456"/>
    </w:p>
    <w:p w14:paraId="216A621F">
      <w:pPr>
        <w:pStyle w:val="6"/>
      </w:pPr>
      <w:r>
        <w:rPr>
          <w:rFonts w:hint="eastAsia"/>
        </w:rPr>
        <w:t>交互关系</w:t>
      </w:r>
    </w:p>
    <w:p w14:paraId="09430BB1">
      <w:pPr>
        <w:ind w:firstLine="480"/>
      </w:pPr>
      <w:r>
        <w:rPr>
          <w:rFonts w:hint="eastAsia"/>
        </w:rPr>
        <w:t>模块交互关系图如下所示：</w:t>
      </w:r>
    </w:p>
    <w:p w14:paraId="6C244344">
      <w:pPr>
        <w:pStyle w:val="59"/>
        <w:rPr>
          <w:color w:val="C00000"/>
        </w:rPr>
      </w:pPr>
      <w:r>
        <w:rPr>
          <w:rFonts w:hint="eastAsia"/>
        </w:rPr>
        <w:object>
          <v:shape id="_x0000_i1083" o:spt="75" type="#_x0000_t75" style="height:146.45pt;width:159.2pt;" o:ole="t" filled="f" o:preferrelative="t" stroked="f" coordsize="21600,21600">
            <v:path/>
            <v:fill on="f" focussize="0,0"/>
            <v:stroke on="f" joinstyle="miter"/>
            <v:imagedata r:id="rId146" o:title=""/>
            <o:lock v:ext="edit" aspectratio="f"/>
            <w10:wrap type="none"/>
            <w10:anchorlock/>
          </v:shape>
          <o:OLEObject Type="Embed" ProgID="Visio.Drawing.15" ShapeID="_x0000_i1083" DrawAspect="Content" ObjectID="_1468075783" r:id="rId145">
            <o:LockedField>false</o:LockedField>
          </o:OLEObject>
        </w:object>
      </w:r>
    </w:p>
    <w:p w14:paraId="463569DC">
      <w:pPr>
        <w:pStyle w:val="110"/>
        <w:rPr>
          <w:rFonts w:hint="eastAsia"/>
        </w:rPr>
      </w:pPr>
      <w:bookmarkStart w:id="457" w:name="_Toc24055005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42</w:t>
      </w:r>
      <w:r>
        <w:rPr>
          <w:rFonts w:hint="eastAsia"/>
        </w:rPr>
        <w:fldChar w:fldCharType="end"/>
      </w:r>
      <w:r>
        <w:rPr>
          <w:rFonts w:hint="eastAsia"/>
        </w:rPr>
        <w:t>数据接入模块交互关系图</w:t>
      </w:r>
      <w:bookmarkEnd w:id="457"/>
    </w:p>
    <w:p w14:paraId="0A2AF4F7">
      <w:pPr>
        <w:pStyle w:val="6"/>
      </w:pPr>
      <w:r>
        <w:rPr>
          <w:rFonts w:hint="eastAsia"/>
        </w:rPr>
        <w:t>卫星遥感数据资源池管理功能（SYC</w:t>
      </w:r>
      <w:r>
        <w:t>-</w:t>
      </w:r>
      <w:r>
        <w:rPr>
          <w:rFonts w:hint="eastAsia"/>
        </w:rPr>
        <w:t>GYSJ-WXYG</w:t>
      </w:r>
      <w:r>
        <w:t>-</w:t>
      </w:r>
      <w:r>
        <w:rPr>
          <w:rFonts w:hint="eastAsia"/>
        </w:rPr>
        <w:t>SJGL-SJJR-ZYGL）</w:t>
      </w:r>
    </w:p>
    <w:p w14:paraId="2D046B9E">
      <w:pPr>
        <w:pStyle w:val="7"/>
      </w:pPr>
      <w:r>
        <w:rPr>
          <w:rFonts w:hint="eastAsia"/>
        </w:rPr>
        <w:t>功能描述</w:t>
      </w:r>
    </w:p>
    <w:p w14:paraId="1DA1559B">
      <w:pPr>
        <w:ind w:firstLine="480"/>
      </w:pPr>
      <w:r>
        <w:rPr>
          <w:rFonts w:hint="eastAsia"/>
        </w:rPr>
        <w:t>该功能支持管理员创建并管理卫星遥感数据资源池，按卫星类型、数据格式、访问频率等维度进行分类配置，明确资源池存储容量与适配数据类型。实现多源遥感数据的批量接入与格式校验，确保接入数据的完整性与合规性；实时监控各资源池的存储占用率、读写速率等核心指标，当存储占用超阈值（如80%）时触发预警；根据业务优先级与资源占用情况，动态调度存储与计算资源，优先响应高优先级任务（如实时数据共享请求），优化资源利用率。</w:t>
      </w:r>
    </w:p>
    <w:p w14:paraId="515DE08B">
      <w:pPr>
        <w:pStyle w:val="7"/>
      </w:pPr>
      <w:r>
        <w:rPr>
          <w:rFonts w:hint="eastAsia"/>
        </w:rPr>
        <w:t>输入输出</w:t>
      </w:r>
    </w:p>
    <w:p w14:paraId="197C080B">
      <w:pPr>
        <w:pStyle w:val="106"/>
        <w:rPr>
          <w:rFonts w:hint="eastAsia"/>
        </w:rPr>
      </w:pPr>
      <w:bookmarkStart w:id="458" w:name="_Toc24054998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41</w:t>
      </w:r>
      <w:r>
        <w:rPr>
          <w:rFonts w:hint="eastAsia"/>
        </w:rPr>
        <w:fldChar w:fldCharType="end"/>
      </w:r>
      <w:r>
        <w:rPr>
          <w:rFonts w:hint="eastAsia"/>
        </w:rPr>
        <w:t>卫星遥感数据资源池管理功能输入输出表</w:t>
      </w:r>
      <w:bookmarkEnd w:id="45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0C75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64D55C7">
            <w:pPr>
              <w:pStyle w:val="57"/>
            </w:pPr>
            <w:r>
              <w:t>标识</w:t>
            </w:r>
          </w:p>
        </w:tc>
        <w:tc>
          <w:tcPr>
            <w:tcW w:w="1746" w:type="dxa"/>
            <w:shd w:val="clear" w:color="auto" w:fill="D8D8D8" w:themeFill="background1" w:themeFillShade="D9"/>
          </w:tcPr>
          <w:p w14:paraId="1FE08D95">
            <w:pPr>
              <w:pStyle w:val="57"/>
            </w:pPr>
            <w:r>
              <w:t>交互对象</w:t>
            </w:r>
          </w:p>
        </w:tc>
        <w:tc>
          <w:tcPr>
            <w:tcW w:w="1746" w:type="dxa"/>
            <w:shd w:val="clear" w:color="auto" w:fill="D8D8D8" w:themeFill="background1" w:themeFillShade="D9"/>
          </w:tcPr>
          <w:p w14:paraId="04A46240">
            <w:pPr>
              <w:pStyle w:val="57"/>
            </w:pPr>
            <w:r>
              <w:t>数据名称</w:t>
            </w:r>
          </w:p>
        </w:tc>
        <w:tc>
          <w:tcPr>
            <w:tcW w:w="1746" w:type="dxa"/>
            <w:shd w:val="clear" w:color="auto" w:fill="D8D8D8" w:themeFill="background1" w:themeFillShade="D9"/>
          </w:tcPr>
          <w:p w14:paraId="3159F1EA">
            <w:pPr>
              <w:pStyle w:val="57"/>
            </w:pPr>
            <w:r>
              <w:t>数据内容</w:t>
            </w:r>
          </w:p>
        </w:tc>
        <w:tc>
          <w:tcPr>
            <w:tcW w:w="1746" w:type="dxa"/>
            <w:shd w:val="clear" w:color="auto" w:fill="D8D8D8" w:themeFill="background1" w:themeFillShade="D9"/>
          </w:tcPr>
          <w:p w14:paraId="62A26E7B">
            <w:pPr>
              <w:pStyle w:val="57"/>
            </w:pPr>
            <w:r>
              <w:t>I/O</w:t>
            </w:r>
          </w:p>
        </w:tc>
      </w:tr>
      <w:tr w14:paraId="1B18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96526EC">
            <w:pPr>
              <w:pStyle w:val="58"/>
            </w:pPr>
            <w:r>
              <w:t>SYC-GYSJ-WXYG-SJGL-SJJR-ZYGL-01</w:t>
            </w:r>
          </w:p>
        </w:tc>
        <w:tc>
          <w:tcPr>
            <w:tcW w:w="1746" w:type="dxa"/>
          </w:tcPr>
          <w:p w14:paraId="0892F17F">
            <w:pPr>
              <w:pStyle w:val="58"/>
            </w:pPr>
            <w:r>
              <w:t>管理员输入</w:t>
            </w:r>
          </w:p>
        </w:tc>
        <w:tc>
          <w:tcPr>
            <w:tcW w:w="1746" w:type="dxa"/>
          </w:tcPr>
          <w:p w14:paraId="08474CBD">
            <w:pPr>
              <w:pStyle w:val="58"/>
            </w:pPr>
            <w:r>
              <w:t>资源池配置信息</w:t>
            </w:r>
          </w:p>
        </w:tc>
        <w:tc>
          <w:tcPr>
            <w:tcW w:w="1746" w:type="dxa"/>
          </w:tcPr>
          <w:p w14:paraId="32579998">
            <w:pPr>
              <w:pStyle w:val="58"/>
            </w:pPr>
            <w:r>
              <w:t>来源标识、数据类型、业务时间、空间范围、格式/结构。</w:t>
            </w:r>
          </w:p>
        </w:tc>
        <w:tc>
          <w:tcPr>
            <w:tcW w:w="1746" w:type="dxa"/>
          </w:tcPr>
          <w:p w14:paraId="65AC3921">
            <w:pPr>
              <w:pStyle w:val="58"/>
            </w:pPr>
            <w:r>
              <w:t>I</w:t>
            </w:r>
          </w:p>
        </w:tc>
      </w:tr>
      <w:tr w14:paraId="49C1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76C072C">
            <w:pPr>
              <w:pStyle w:val="58"/>
            </w:pPr>
            <w:r>
              <w:rPr>
                <w:rFonts w:hint="eastAsia"/>
              </w:rPr>
              <w:t>SYC</w:t>
            </w:r>
            <w:r>
              <w:t>-</w:t>
            </w:r>
            <w:r>
              <w:rPr>
                <w:rFonts w:hint="eastAsia"/>
              </w:rPr>
              <w:t>GYSJ-WXYG</w:t>
            </w:r>
            <w:r>
              <w:t>-</w:t>
            </w:r>
            <w:r>
              <w:rPr>
                <w:rFonts w:hint="eastAsia"/>
              </w:rPr>
              <w:t>SJGL-SJJR-ZYGL</w:t>
            </w:r>
            <w:r>
              <w:t>-02</w:t>
            </w:r>
          </w:p>
        </w:tc>
        <w:tc>
          <w:tcPr>
            <w:tcW w:w="1746" w:type="dxa"/>
          </w:tcPr>
          <w:p w14:paraId="265BDA35">
            <w:pPr>
              <w:pStyle w:val="58"/>
            </w:pPr>
            <w:r>
              <w:t>内/外部系统（如地面站数据预处理与分析子系统、数据接收质控管理软件）</w:t>
            </w:r>
          </w:p>
        </w:tc>
        <w:tc>
          <w:tcPr>
            <w:tcW w:w="1746" w:type="dxa"/>
          </w:tcPr>
          <w:p w14:paraId="2CCEF813">
            <w:pPr>
              <w:pStyle w:val="58"/>
            </w:pPr>
            <w:r>
              <w:t>多源遥感数据</w:t>
            </w:r>
          </w:p>
        </w:tc>
        <w:tc>
          <w:tcPr>
            <w:tcW w:w="1746" w:type="dxa"/>
          </w:tcPr>
          <w:p w14:paraId="1B0FBC0F">
            <w:pPr>
              <w:pStyle w:val="58"/>
            </w:pPr>
            <w:r>
              <w:t>来源标识、数据类型、业务时间、空间范围、格式/结构。</w:t>
            </w:r>
          </w:p>
        </w:tc>
        <w:tc>
          <w:tcPr>
            <w:tcW w:w="1746" w:type="dxa"/>
          </w:tcPr>
          <w:p w14:paraId="45AE460B">
            <w:pPr>
              <w:pStyle w:val="58"/>
            </w:pPr>
            <w:r>
              <w:t>I</w:t>
            </w:r>
          </w:p>
        </w:tc>
      </w:tr>
      <w:tr w14:paraId="1CF7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00D3992">
            <w:pPr>
              <w:pStyle w:val="58"/>
            </w:pPr>
            <w:r>
              <w:rPr>
                <w:rFonts w:hint="eastAsia"/>
              </w:rPr>
              <w:t>SYC</w:t>
            </w:r>
            <w:r>
              <w:t>-</w:t>
            </w:r>
            <w:r>
              <w:rPr>
                <w:rFonts w:hint="eastAsia"/>
              </w:rPr>
              <w:t>GYSJ-WXYG</w:t>
            </w:r>
            <w:r>
              <w:t>-</w:t>
            </w:r>
            <w:r>
              <w:rPr>
                <w:rFonts w:hint="eastAsia"/>
              </w:rPr>
              <w:t>SJGL-SJJR-ZYGL</w:t>
            </w:r>
            <w:r>
              <w:t>-03</w:t>
            </w:r>
          </w:p>
        </w:tc>
        <w:tc>
          <w:tcPr>
            <w:tcW w:w="1746" w:type="dxa"/>
          </w:tcPr>
          <w:p w14:paraId="0666617F">
            <w:pPr>
              <w:pStyle w:val="58"/>
            </w:pPr>
            <w:r>
              <w:t>服务器监控工具</w:t>
            </w:r>
          </w:p>
        </w:tc>
        <w:tc>
          <w:tcPr>
            <w:tcW w:w="1746" w:type="dxa"/>
          </w:tcPr>
          <w:p w14:paraId="20B6F53E">
            <w:pPr>
              <w:pStyle w:val="58"/>
            </w:pPr>
            <w:r>
              <w:t>硬件资源数据</w:t>
            </w:r>
          </w:p>
        </w:tc>
        <w:tc>
          <w:tcPr>
            <w:tcW w:w="1746" w:type="dxa"/>
          </w:tcPr>
          <w:p w14:paraId="25EB1687">
            <w:pPr>
              <w:pStyle w:val="58"/>
            </w:pPr>
            <w:r>
              <w:t>来源标识、数据类型、业务时间、空间范围、格式/结构。</w:t>
            </w:r>
          </w:p>
        </w:tc>
        <w:tc>
          <w:tcPr>
            <w:tcW w:w="1746" w:type="dxa"/>
          </w:tcPr>
          <w:p w14:paraId="46CC0C10">
            <w:pPr>
              <w:pStyle w:val="58"/>
            </w:pPr>
            <w:r>
              <w:t>I</w:t>
            </w:r>
          </w:p>
        </w:tc>
      </w:tr>
      <w:tr w14:paraId="16EE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3969644">
            <w:pPr>
              <w:pStyle w:val="58"/>
            </w:pPr>
            <w:r>
              <w:rPr>
                <w:rFonts w:hint="eastAsia"/>
              </w:rPr>
              <w:t>SYC</w:t>
            </w:r>
            <w:r>
              <w:t>-</w:t>
            </w:r>
            <w:r>
              <w:rPr>
                <w:rFonts w:hint="eastAsia"/>
              </w:rPr>
              <w:t>GYSJ-WXYG</w:t>
            </w:r>
            <w:r>
              <w:t>-</w:t>
            </w:r>
            <w:r>
              <w:rPr>
                <w:rFonts w:hint="eastAsia"/>
              </w:rPr>
              <w:t>SJGL-SJJR-ZYGL</w:t>
            </w:r>
            <w:r>
              <w:t>-04</w:t>
            </w:r>
          </w:p>
        </w:tc>
        <w:tc>
          <w:tcPr>
            <w:tcW w:w="1746" w:type="dxa"/>
          </w:tcPr>
          <w:p w14:paraId="230FA791">
            <w:pPr>
              <w:pStyle w:val="58"/>
            </w:pPr>
            <w:r>
              <w:t>下游模块或成果库</w:t>
            </w:r>
          </w:p>
        </w:tc>
        <w:tc>
          <w:tcPr>
            <w:tcW w:w="1746" w:type="dxa"/>
          </w:tcPr>
          <w:p w14:paraId="2A9C18A1">
            <w:pPr>
              <w:pStyle w:val="58"/>
            </w:pPr>
            <w:r>
              <w:t>资源池信息</w:t>
            </w:r>
          </w:p>
        </w:tc>
        <w:tc>
          <w:tcPr>
            <w:tcW w:w="1746" w:type="dxa"/>
          </w:tcPr>
          <w:p w14:paraId="41699FBF">
            <w:pPr>
              <w:pStyle w:val="58"/>
            </w:pPr>
            <w:r>
              <w:t>关联任务或源数据标识、生成时间、成果类型、核心结果字段、质量状态。</w:t>
            </w:r>
          </w:p>
        </w:tc>
        <w:tc>
          <w:tcPr>
            <w:tcW w:w="1746" w:type="dxa"/>
          </w:tcPr>
          <w:p w14:paraId="0C223244">
            <w:pPr>
              <w:pStyle w:val="58"/>
            </w:pPr>
            <w:r>
              <w:t>O</w:t>
            </w:r>
          </w:p>
        </w:tc>
      </w:tr>
      <w:tr w14:paraId="2DBF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9DDA4F4">
            <w:pPr>
              <w:pStyle w:val="58"/>
            </w:pPr>
            <w:r>
              <w:rPr>
                <w:rFonts w:hint="eastAsia"/>
              </w:rPr>
              <w:t>SYC</w:t>
            </w:r>
            <w:r>
              <w:t>-</w:t>
            </w:r>
            <w:r>
              <w:rPr>
                <w:rFonts w:hint="eastAsia"/>
              </w:rPr>
              <w:t>GYSJ-WXYG</w:t>
            </w:r>
            <w:r>
              <w:t>-</w:t>
            </w:r>
            <w:r>
              <w:rPr>
                <w:rFonts w:hint="eastAsia"/>
              </w:rPr>
              <w:t>SJGL-SJJR-ZYGL</w:t>
            </w:r>
            <w:r>
              <w:t>-05</w:t>
            </w:r>
          </w:p>
        </w:tc>
        <w:tc>
          <w:tcPr>
            <w:tcW w:w="1746" w:type="dxa"/>
          </w:tcPr>
          <w:p w14:paraId="770E0DC3">
            <w:pPr>
              <w:pStyle w:val="58"/>
            </w:pPr>
            <w:r>
              <w:t>下游模块或成果库</w:t>
            </w:r>
          </w:p>
        </w:tc>
        <w:tc>
          <w:tcPr>
            <w:tcW w:w="1746" w:type="dxa"/>
          </w:tcPr>
          <w:p w14:paraId="7132EBF8">
            <w:pPr>
              <w:pStyle w:val="58"/>
            </w:pPr>
            <w:r>
              <w:t>资源监控报告</w:t>
            </w:r>
          </w:p>
        </w:tc>
        <w:tc>
          <w:tcPr>
            <w:tcW w:w="1746" w:type="dxa"/>
          </w:tcPr>
          <w:p w14:paraId="49938C4B">
            <w:pPr>
              <w:pStyle w:val="58"/>
            </w:pPr>
            <w:r>
              <w:t>关联任务或源数据标识、生成时间、成果类型、核心结果字段、质量状态。</w:t>
            </w:r>
          </w:p>
        </w:tc>
        <w:tc>
          <w:tcPr>
            <w:tcW w:w="1746" w:type="dxa"/>
          </w:tcPr>
          <w:p w14:paraId="3C79F52F">
            <w:pPr>
              <w:pStyle w:val="58"/>
            </w:pPr>
            <w:r>
              <w:t>O</w:t>
            </w:r>
          </w:p>
        </w:tc>
      </w:tr>
      <w:tr w14:paraId="38AB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5293C16">
            <w:pPr>
              <w:pStyle w:val="58"/>
            </w:pPr>
            <w:r>
              <w:rPr>
                <w:rFonts w:hint="eastAsia"/>
              </w:rPr>
              <w:t>SYC</w:t>
            </w:r>
            <w:r>
              <w:t>-</w:t>
            </w:r>
            <w:r>
              <w:rPr>
                <w:rFonts w:hint="eastAsia"/>
              </w:rPr>
              <w:t>GYSJ-WXYG</w:t>
            </w:r>
            <w:r>
              <w:t>-</w:t>
            </w:r>
            <w:r>
              <w:rPr>
                <w:rFonts w:hint="eastAsia"/>
              </w:rPr>
              <w:t>SJGL-SJJR-ZYGL</w:t>
            </w:r>
            <w:r>
              <w:t>-06</w:t>
            </w:r>
          </w:p>
        </w:tc>
        <w:tc>
          <w:tcPr>
            <w:tcW w:w="1746" w:type="dxa"/>
          </w:tcPr>
          <w:p w14:paraId="09F2F0B6">
            <w:pPr>
              <w:pStyle w:val="58"/>
            </w:pPr>
            <w:r>
              <w:t>下游模块或成果库</w:t>
            </w:r>
          </w:p>
        </w:tc>
        <w:tc>
          <w:tcPr>
            <w:tcW w:w="1746" w:type="dxa"/>
          </w:tcPr>
          <w:p w14:paraId="48092BFE">
            <w:pPr>
              <w:pStyle w:val="58"/>
            </w:pPr>
            <w:r>
              <w:t>资源调度日志</w:t>
            </w:r>
          </w:p>
        </w:tc>
        <w:tc>
          <w:tcPr>
            <w:tcW w:w="1746" w:type="dxa"/>
          </w:tcPr>
          <w:p w14:paraId="22E979C1">
            <w:pPr>
              <w:pStyle w:val="58"/>
            </w:pPr>
            <w:r>
              <w:t>关联任务或源数据标识、生成时间、成果类型、核心结果字段、质量状态。</w:t>
            </w:r>
          </w:p>
        </w:tc>
        <w:tc>
          <w:tcPr>
            <w:tcW w:w="1746" w:type="dxa"/>
          </w:tcPr>
          <w:p w14:paraId="71F0A9B7">
            <w:pPr>
              <w:pStyle w:val="58"/>
            </w:pPr>
            <w:r>
              <w:t>O</w:t>
            </w:r>
          </w:p>
        </w:tc>
      </w:tr>
      <w:tr w14:paraId="1A4B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2A6579A">
            <w:pPr>
              <w:pStyle w:val="58"/>
            </w:pPr>
            <w:r>
              <w:rPr>
                <w:rFonts w:hint="eastAsia"/>
              </w:rPr>
              <w:t>SYC</w:t>
            </w:r>
            <w:r>
              <w:t>-</w:t>
            </w:r>
            <w:r>
              <w:rPr>
                <w:rFonts w:hint="eastAsia"/>
              </w:rPr>
              <w:t>GYSJ-WXYG</w:t>
            </w:r>
            <w:r>
              <w:t>-</w:t>
            </w:r>
            <w:r>
              <w:rPr>
                <w:rFonts w:hint="eastAsia"/>
              </w:rPr>
              <w:t>SJGL-SJJR-ZYGL</w:t>
            </w:r>
            <w:r>
              <w:t>-07</w:t>
            </w:r>
          </w:p>
        </w:tc>
        <w:tc>
          <w:tcPr>
            <w:tcW w:w="1746" w:type="dxa"/>
          </w:tcPr>
          <w:p w14:paraId="327B73BB">
            <w:pPr>
              <w:pStyle w:val="58"/>
            </w:pPr>
            <w:r>
              <w:t>下游模块或成果库</w:t>
            </w:r>
          </w:p>
        </w:tc>
        <w:tc>
          <w:tcPr>
            <w:tcW w:w="1746" w:type="dxa"/>
          </w:tcPr>
          <w:p w14:paraId="45139D08">
            <w:pPr>
              <w:pStyle w:val="58"/>
            </w:pPr>
            <w:r>
              <w:t>接入数据校验结果</w:t>
            </w:r>
          </w:p>
        </w:tc>
        <w:tc>
          <w:tcPr>
            <w:tcW w:w="1746" w:type="dxa"/>
          </w:tcPr>
          <w:p w14:paraId="1C7C1C6B">
            <w:pPr>
              <w:pStyle w:val="58"/>
            </w:pPr>
            <w:r>
              <w:t>格式、完整性、必填项、重复性及异常原因。</w:t>
            </w:r>
          </w:p>
        </w:tc>
        <w:tc>
          <w:tcPr>
            <w:tcW w:w="1746" w:type="dxa"/>
          </w:tcPr>
          <w:p w14:paraId="605AE68C">
            <w:pPr>
              <w:pStyle w:val="58"/>
            </w:pPr>
            <w:r>
              <w:t>O</w:t>
            </w:r>
          </w:p>
        </w:tc>
      </w:tr>
    </w:tbl>
    <w:p w14:paraId="5B8BC260">
      <w:pPr>
        <w:pStyle w:val="7"/>
      </w:pPr>
      <w:r>
        <w:rPr>
          <w:rFonts w:hint="eastAsia"/>
        </w:rPr>
        <w:t>处理逻辑</w:t>
      </w:r>
    </w:p>
    <w:p w14:paraId="1BACC879">
      <w:pPr>
        <w:widowControl w:val="0"/>
        <w:numPr>
          <w:ilvl w:val="0"/>
          <w:numId w:val="55"/>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配置资源池：</w:t>
      </w:r>
      <w:r>
        <w:rPr>
          <w:rFonts w:hint="eastAsia" w:asciiTheme="minorEastAsia" w:hAnsiTheme="minorEastAsia" w:cstheme="minorEastAsia"/>
          <w:szCs w:val="21"/>
        </w:rPr>
        <w:t>管理员配置资源池参数，包括名称、存储容量、适配数据类型及分类维度，系统生成唯一资源池标识并初始化存储空间。</w:t>
      </w:r>
    </w:p>
    <w:p w14:paraId="4E939D80">
      <w:pPr>
        <w:widowControl w:val="0"/>
        <w:numPr>
          <w:ilvl w:val="0"/>
          <w:numId w:val="55"/>
        </w:numPr>
        <w:snapToGrid/>
        <w:ind w:firstLine="480"/>
        <w:rPr>
          <w:rFonts w:hint="eastAsia" w:asciiTheme="minorEastAsia" w:hAnsiTheme="minorEastAsia" w:cstheme="minorEastAsia"/>
          <w:szCs w:val="21"/>
        </w:rPr>
      </w:pPr>
      <w:r>
        <w:rPr>
          <w:rFonts w:asciiTheme="minorEastAsia" w:hAnsiTheme="minorEastAsia" w:cstheme="minorEastAsia"/>
          <w:szCs w:val="21"/>
        </w:rPr>
        <w:t>接入并分类数据：接收多源遥感数据后，对数据格式、完整性进行校验，剔除格式错误、关键字段缺失的数据，将合格数据按分类规则存入对应资源池</w:t>
      </w:r>
      <w:r>
        <w:rPr>
          <w:rFonts w:hint="eastAsia" w:asciiTheme="minorEastAsia" w:hAnsiTheme="minorEastAsia" w:cstheme="minorEastAsia"/>
          <w:szCs w:val="21"/>
        </w:rPr>
        <w:t>。</w:t>
      </w:r>
    </w:p>
    <w:p w14:paraId="100E25A6">
      <w:pPr>
        <w:widowControl w:val="0"/>
        <w:numPr>
          <w:ilvl w:val="0"/>
          <w:numId w:val="55"/>
        </w:numPr>
        <w:snapToGrid/>
        <w:ind w:firstLine="480"/>
        <w:rPr>
          <w:rFonts w:hint="eastAsia" w:asciiTheme="minorEastAsia" w:hAnsiTheme="minorEastAsia" w:cstheme="minorEastAsia"/>
          <w:szCs w:val="21"/>
        </w:rPr>
      </w:pPr>
      <w:r>
        <w:rPr>
          <w:rFonts w:asciiTheme="minorEastAsia" w:hAnsiTheme="minorEastAsia" w:cstheme="minorEastAsia"/>
          <w:szCs w:val="21"/>
        </w:rPr>
        <w:t>监控资源状态：实时采集各资源池的存储占用、读写速率等数据，与预设阈值进行比对，超阈值时通过系统弹窗、邮件向管理员发送预警</w:t>
      </w:r>
      <w:r>
        <w:rPr>
          <w:rFonts w:hint="eastAsia" w:asciiTheme="minorEastAsia" w:hAnsiTheme="minorEastAsia" w:cstheme="minorEastAsia"/>
          <w:szCs w:val="21"/>
        </w:rPr>
        <w:t>。</w:t>
      </w:r>
    </w:p>
    <w:p w14:paraId="09C7053C">
      <w:pPr>
        <w:widowControl w:val="0"/>
        <w:numPr>
          <w:ilvl w:val="0"/>
          <w:numId w:val="55"/>
        </w:numPr>
        <w:snapToGrid/>
        <w:ind w:firstLine="480"/>
        <w:rPr>
          <w:rFonts w:hint="eastAsia" w:asciiTheme="minorEastAsia" w:hAnsiTheme="minorEastAsia" w:cstheme="minorEastAsia"/>
          <w:szCs w:val="21"/>
        </w:rPr>
      </w:pPr>
      <w:r>
        <w:rPr>
          <w:rFonts w:asciiTheme="minorEastAsia" w:hAnsiTheme="minorEastAsia" w:cstheme="minorEastAsia"/>
          <w:szCs w:val="21"/>
        </w:rPr>
        <w:t>调度资源：根据任务优先级（如实时共享任务＞离线备份任务）与资源池负载情况，动态分配存储与计算资源，记录资源调度全过程</w:t>
      </w:r>
      <w:r>
        <w:rPr>
          <w:rFonts w:hint="eastAsia" w:asciiTheme="minorEastAsia" w:hAnsiTheme="minorEastAsia" w:cstheme="minorEastAsia"/>
          <w:szCs w:val="21"/>
        </w:rPr>
        <w:t>。</w:t>
      </w:r>
    </w:p>
    <w:p w14:paraId="33207D8E">
      <w:pPr>
        <w:pStyle w:val="7"/>
      </w:pPr>
      <w:r>
        <w:rPr>
          <w:rFonts w:hint="eastAsia"/>
        </w:rPr>
        <w:t>异常与错误处理</w:t>
      </w:r>
    </w:p>
    <w:p w14:paraId="007D7141">
      <w:pPr>
        <w:ind w:firstLine="480"/>
      </w:pPr>
      <w:r>
        <w:rPr>
          <w:rFonts w:hint="eastAsia"/>
        </w:rPr>
        <w:t>当资源池创建参数不完整（如未指定存储容量）时，系统提示必填字段并阻止创建，直至参数配置合规；数据接入过程中格式校验失败的，标记异常数据并记录原因（如Shapefile文件缺少.shx索引文件），支持管理员手动上传修正后的数据；资源监控中发现存储占用超阈值且未及时处理时，系统自动限制非核心数据接入，优先保障核心业务数据存储；资源调度失败（如目标资源池无可用空间）时，记录失败日志并触发重试机制，重试3次仍失败则推送告警，提示管理员扩容或调整调度策略。</w:t>
      </w:r>
    </w:p>
    <w:p w14:paraId="676E74B9">
      <w:pPr>
        <w:pStyle w:val="5"/>
      </w:pPr>
      <w:bookmarkStart w:id="459" w:name="_Toc220368533"/>
      <w:bookmarkStart w:id="460" w:name="_Toc240550151"/>
      <w:r>
        <w:rPr>
          <w:rFonts w:hint="eastAsia"/>
        </w:rPr>
        <w:t>灾备管理模块</w:t>
      </w:r>
      <w:bookmarkEnd w:id="459"/>
      <w:r>
        <w:rPr>
          <w:rFonts w:hint="eastAsia"/>
        </w:rPr>
        <w:t>（SYC</w:t>
      </w:r>
      <w:r>
        <w:t>-</w:t>
      </w:r>
      <w:r>
        <w:rPr>
          <w:rFonts w:hint="eastAsia"/>
        </w:rPr>
        <w:t>GYSJ-WXYG</w:t>
      </w:r>
      <w:r>
        <w:t>-</w:t>
      </w:r>
      <w:r>
        <w:rPr>
          <w:rFonts w:hint="eastAsia"/>
        </w:rPr>
        <w:t>SJGL-ZBGL）</w:t>
      </w:r>
      <w:bookmarkEnd w:id="460"/>
    </w:p>
    <w:p w14:paraId="1380BA32">
      <w:pPr>
        <w:pStyle w:val="6"/>
      </w:pPr>
      <w:r>
        <w:rPr>
          <w:rFonts w:hint="eastAsia"/>
        </w:rPr>
        <w:t>概述</w:t>
      </w:r>
    </w:p>
    <w:p w14:paraId="4C73DF10">
      <w:pPr>
        <w:ind w:firstLine="480"/>
      </w:pPr>
      <w:r>
        <w:rPr>
          <w:rFonts w:hint="eastAsia"/>
        </w:rPr>
        <w:t>灾备管理模块是保障数据安全的核心单元，负责卫星遥感数据元数据的全生命周期维护与数据目录的分级管理。模块支持元数据的自动提取与手动录入，通过完整性与准确性校验确保元数据质量；构建多级数据目录体系，实现数据的结构化分类与元数据关联；同时配合备份机制，确保元数据与目录信息的可追溯性，为数据检索、共享与灾备恢复提供关键支撑。</w:t>
      </w:r>
    </w:p>
    <w:p w14:paraId="14414CEB">
      <w:pPr>
        <w:pStyle w:val="6"/>
      </w:pPr>
      <w:r>
        <w:rPr>
          <w:rFonts w:hint="eastAsia"/>
        </w:rPr>
        <w:t>模块组成</w:t>
      </w:r>
    </w:p>
    <w:p w14:paraId="2830A0A0">
      <w:pPr>
        <w:pStyle w:val="59"/>
        <w:rPr>
          <w:color w:val="C00000"/>
        </w:rPr>
      </w:pPr>
      <w:r>
        <w:object>
          <v:shape id="_x0000_i1084" o:spt="75" type="#_x0000_t75" style="height:204.25pt;width:151.35pt;" o:ole="t" filled="f" o:preferrelative="t" stroked="f" coordsize="21600,21600">
            <v:path/>
            <v:fill on="f" focussize="0,0"/>
            <v:stroke on="f" joinstyle="miter"/>
            <v:imagedata r:id="rId148" o:title=""/>
            <o:lock v:ext="edit" aspectratio="f"/>
            <w10:wrap type="none"/>
            <w10:anchorlock/>
          </v:shape>
          <o:OLEObject Type="Embed" ProgID="Visio.Drawing.15" ShapeID="_x0000_i1084" DrawAspect="Content" ObjectID="_1468075784" r:id="rId147">
            <o:LockedField>false</o:LockedField>
          </o:OLEObject>
        </w:object>
      </w:r>
    </w:p>
    <w:p w14:paraId="6C8ED803">
      <w:pPr>
        <w:pStyle w:val="110"/>
        <w:rPr>
          <w:rFonts w:hint="eastAsia"/>
        </w:rPr>
      </w:pPr>
      <w:bookmarkStart w:id="461" w:name="_Toc24055005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43</w:t>
      </w:r>
      <w:r>
        <w:rPr>
          <w:rFonts w:hint="eastAsia"/>
        </w:rPr>
        <w:fldChar w:fldCharType="end"/>
      </w:r>
      <w:r>
        <w:rPr>
          <w:rFonts w:hint="eastAsia"/>
        </w:rPr>
        <w:t>灾备管理模块组成图</w:t>
      </w:r>
      <w:bookmarkEnd w:id="461"/>
    </w:p>
    <w:p w14:paraId="3F01ECA4">
      <w:pPr>
        <w:pStyle w:val="6"/>
      </w:pPr>
      <w:r>
        <w:rPr>
          <w:rFonts w:hint="eastAsia"/>
        </w:rPr>
        <w:t>交互关系</w:t>
      </w:r>
    </w:p>
    <w:p w14:paraId="47E02BAA">
      <w:pPr>
        <w:ind w:firstLine="480"/>
      </w:pPr>
      <w:r>
        <w:rPr>
          <w:rFonts w:hint="eastAsia"/>
        </w:rPr>
        <w:t>模块交互关系图如下所示：</w:t>
      </w:r>
    </w:p>
    <w:p w14:paraId="7DF7FBA9">
      <w:pPr>
        <w:pStyle w:val="59"/>
      </w:pPr>
      <w:r>
        <w:rPr>
          <w:rFonts w:hint="eastAsia"/>
        </w:rPr>
        <w:object>
          <v:shape id="_x0000_i1085" o:spt="75" type="#_x0000_t75" style="height:97.95pt;width:207.2pt;" o:ole="t" filled="f" o:preferrelative="t" stroked="f" coordsize="21600,21600">
            <v:path/>
            <v:fill on="f" focussize="0,0"/>
            <v:stroke on="f" joinstyle="miter"/>
            <v:imagedata r:id="rId150" o:title=""/>
            <o:lock v:ext="edit" aspectratio="f"/>
            <w10:wrap type="none"/>
            <w10:anchorlock/>
          </v:shape>
          <o:OLEObject Type="Embed" ProgID="Visio.Drawing.15" ShapeID="_x0000_i1085" DrawAspect="Content" ObjectID="_1468075785" r:id="rId149">
            <o:LockedField>false</o:LockedField>
          </o:OLEObject>
        </w:object>
      </w:r>
    </w:p>
    <w:p w14:paraId="2D7E799B">
      <w:pPr>
        <w:pStyle w:val="110"/>
        <w:rPr>
          <w:rFonts w:hint="eastAsia"/>
        </w:rPr>
      </w:pPr>
      <w:bookmarkStart w:id="462" w:name="_Toc24055005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44</w:t>
      </w:r>
      <w:r>
        <w:rPr>
          <w:rFonts w:hint="eastAsia"/>
        </w:rPr>
        <w:fldChar w:fldCharType="end"/>
      </w:r>
      <w:r>
        <w:rPr>
          <w:rFonts w:hint="eastAsia"/>
        </w:rPr>
        <w:t>灾备管理模块交互关系图</w:t>
      </w:r>
      <w:bookmarkEnd w:id="462"/>
    </w:p>
    <w:p w14:paraId="680C08D9">
      <w:pPr>
        <w:pStyle w:val="6"/>
      </w:pPr>
      <w:r>
        <w:rPr>
          <w:rFonts w:hint="eastAsia"/>
        </w:rPr>
        <w:t>卫星遥感元数据维护功能（SYC</w:t>
      </w:r>
      <w:r>
        <w:t>-</w:t>
      </w:r>
      <w:r>
        <w:rPr>
          <w:rFonts w:hint="eastAsia"/>
        </w:rPr>
        <w:t>GYSJ-WXYG</w:t>
      </w:r>
      <w:r>
        <w:t>-</w:t>
      </w:r>
      <w:r>
        <w:rPr>
          <w:rFonts w:hint="eastAsia"/>
        </w:rPr>
        <w:t>SJGL-ZBGL-YSJ）</w:t>
      </w:r>
    </w:p>
    <w:p w14:paraId="30BC48FF">
      <w:pPr>
        <w:pStyle w:val="7"/>
      </w:pPr>
      <w:r>
        <w:rPr>
          <w:rFonts w:hint="eastAsia"/>
        </w:rPr>
        <w:t>功能描述</w:t>
      </w:r>
    </w:p>
    <w:p w14:paraId="42492226">
      <w:pPr>
        <w:ind w:firstLine="480"/>
      </w:pPr>
      <w:r>
        <w:rPr>
          <w:rFonts w:hint="eastAsia"/>
        </w:rPr>
        <w:t>该功能支持从遥感影像头文件自动提取元数据（如卫星型号、传感器类型、分辨率、获取时间、覆盖区域），也支持管理员手动录入缺失元数据。对提取或录入的元数据进行完整性校验（必填字段非空）与准确性校验（如分辨率在合理范围），生成校验报告；支持单条或批量更新元数据，更新操作需经过审核流程方可生效；提供多条件查询功能，支持按卫星型号、传感器、时间范围等快速定位元数据，确保元数据的准确性、完整性与可检索性。</w:t>
      </w:r>
    </w:p>
    <w:p w14:paraId="0AAFD889">
      <w:pPr>
        <w:pStyle w:val="7"/>
      </w:pPr>
      <w:r>
        <w:rPr>
          <w:rFonts w:hint="eastAsia"/>
        </w:rPr>
        <w:t>输入输出</w:t>
      </w:r>
    </w:p>
    <w:p w14:paraId="1712B340">
      <w:pPr>
        <w:pStyle w:val="106"/>
        <w:rPr>
          <w:rFonts w:hint="eastAsia"/>
        </w:rPr>
      </w:pPr>
      <w:bookmarkStart w:id="463" w:name="_Toc240549984"/>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42</w:t>
      </w:r>
      <w:r>
        <w:rPr>
          <w:rFonts w:hint="eastAsia"/>
        </w:rPr>
        <w:fldChar w:fldCharType="end"/>
      </w:r>
      <w:r>
        <w:rPr>
          <w:rFonts w:hint="eastAsia"/>
        </w:rPr>
        <w:t>卫星遥感元数据维护功能输入输出表</w:t>
      </w:r>
      <w:bookmarkEnd w:id="46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7204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373498F">
            <w:pPr>
              <w:pStyle w:val="57"/>
            </w:pPr>
            <w:r>
              <w:t>标识</w:t>
            </w:r>
          </w:p>
        </w:tc>
        <w:tc>
          <w:tcPr>
            <w:tcW w:w="1746" w:type="dxa"/>
            <w:shd w:val="clear" w:color="auto" w:fill="D8D8D8" w:themeFill="background1" w:themeFillShade="D9"/>
          </w:tcPr>
          <w:p w14:paraId="38D9CC57">
            <w:pPr>
              <w:pStyle w:val="57"/>
            </w:pPr>
            <w:r>
              <w:t>交互对象</w:t>
            </w:r>
          </w:p>
        </w:tc>
        <w:tc>
          <w:tcPr>
            <w:tcW w:w="1746" w:type="dxa"/>
            <w:shd w:val="clear" w:color="auto" w:fill="D8D8D8" w:themeFill="background1" w:themeFillShade="D9"/>
          </w:tcPr>
          <w:p w14:paraId="1680F3D5">
            <w:pPr>
              <w:pStyle w:val="57"/>
            </w:pPr>
            <w:r>
              <w:t>数据名称</w:t>
            </w:r>
          </w:p>
        </w:tc>
        <w:tc>
          <w:tcPr>
            <w:tcW w:w="1746" w:type="dxa"/>
            <w:shd w:val="clear" w:color="auto" w:fill="D8D8D8" w:themeFill="background1" w:themeFillShade="D9"/>
          </w:tcPr>
          <w:p w14:paraId="6C16FE21">
            <w:pPr>
              <w:pStyle w:val="57"/>
            </w:pPr>
            <w:r>
              <w:t>数据内容</w:t>
            </w:r>
          </w:p>
        </w:tc>
        <w:tc>
          <w:tcPr>
            <w:tcW w:w="1746" w:type="dxa"/>
            <w:shd w:val="clear" w:color="auto" w:fill="D8D8D8" w:themeFill="background1" w:themeFillShade="D9"/>
          </w:tcPr>
          <w:p w14:paraId="49202A54">
            <w:pPr>
              <w:pStyle w:val="57"/>
            </w:pPr>
            <w:r>
              <w:t>I/O</w:t>
            </w:r>
          </w:p>
        </w:tc>
      </w:tr>
      <w:tr w14:paraId="0183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A4F1251">
            <w:pPr>
              <w:pStyle w:val="58"/>
            </w:pPr>
            <w:r>
              <w:t>SYC-GYSJ-WXYG-SJGL-ZBGL-YSJ-01</w:t>
            </w:r>
          </w:p>
        </w:tc>
        <w:tc>
          <w:tcPr>
            <w:tcW w:w="1746" w:type="dxa"/>
          </w:tcPr>
          <w:p w14:paraId="067E7AFB">
            <w:pPr>
              <w:pStyle w:val="58"/>
            </w:pPr>
            <w:r>
              <w:t>影像头文件提取/管理员手动输入</w:t>
            </w:r>
          </w:p>
        </w:tc>
        <w:tc>
          <w:tcPr>
            <w:tcW w:w="1746" w:type="dxa"/>
          </w:tcPr>
          <w:p w14:paraId="3D40A296">
            <w:pPr>
              <w:pStyle w:val="58"/>
            </w:pPr>
            <w:r>
              <w:t>元数据信息</w:t>
            </w:r>
          </w:p>
        </w:tc>
        <w:tc>
          <w:tcPr>
            <w:tcW w:w="1746" w:type="dxa"/>
          </w:tcPr>
          <w:p w14:paraId="73AA1F31">
            <w:pPr>
              <w:pStyle w:val="58"/>
            </w:pPr>
            <w:r>
              <w:t>来源标识、数据类型、业务时间、空间范围、格式/结构。</w:t>
            </w:r>
          </w:p>
        </w:tc>
        <w:tc>
          <w:tcPr>
            <w:tcW w:w="1746" w:type="dxa"/>
          </w:tcPr>
          <w:p w14:paraId="607B9EAC">
            <w:pPr>
              <w:pStyle w:val="58"/>
            </w:pPr>
            <w:r>
              <w:t>I</w:t>
            </w:r>
          </w:p>
        </w:tc>
      </w:tr>
      <w:tr w14:paraId="7388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E8A424E">
            <w:pPr>
              <w:pStyle w:val="58"/>
            </w:pPr>
            <w:r>
              <w:t>SYC-GYSJ-WXYG-SJGL-ZBGL-YSJ-02</w:t>
            </w:r>
          </w:p>
        </w:tc>
        <w:tc>
          <w:tcPr>
            <w:tcW w:w="1746" w:type="dxa"/>
          </w:tcPr>
          <w:p w14:paraId="391E648F">
            <w:pPr>
              <w:pStyle w:val="58"/>
            </w:pPr>
            <w:r>
              <w:t>管理员输入</w:t>
            </w:r>
          </w:p>
        </w:tc>
        <w:tc>
          <w:tcPr>
            <w:tcW w:w="1746" w:type="dxa"/>
          </w:tcPr>
          <w:p w14:paraId="5E048618">
            <w:pPr>
              <w:pStyle w:val="58"/>
            </w:pPr>
            <w:r>
              <w:t>元数据更新内容</w:t>
            </w:r>
          </w:p>
        </w:tc>
        <w:tc>
          <w:tcPr>
            <w:tcW w:w="1746" w:type="dxa"/>
          </w:tcPr>
          <w:p w14:paraId="6E993B74">
            <w:pPr>
              <w:pStyle w:val="58"/>
            </w:pPr>
            <w:r>
              <w:t>来源标识、数据类型、业务时间、空间范围、格式/结构。</w:t>
            </w:r>
          </w:p>
        </w:tc>
        <w:tc>
          <w:tcPr>
            <w:tcW w:w="1746" w:type="dxa"/>
          </w:tcPr>
          <w:p w14:paraId="078AD132">
            <w:pPr>
              <w:pStyle w:val="58"/>
            </w:pPr>
            <w:r>
              <w:t>I</w:t>
            </w:r>
          </w:p>
        </w:tc>
      </w:tr>
      <w:tr w14:paraId="7B55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A7EEF0E">
            <w:pPr>
              <w:pStyle w:val="58"/>
            </w:pPr>
            <w:r>
              <w:t>SYC-GYSJ-WXYG-SJGL-ZBGL-YSJ-03</w:t>
            </w:r>
          </w:p>
        </w:tc>
        <w:tc>
          <w:tcPr>
            <w:tcW w:w="1746" w:type="dxa"/>
          </w:tcPr>
          <w:p w14:paraId="02A5DBCF">
            <w:pPr>
              <w:pStyle w:val="58"/>
            </w:pPr>
            <w:r>
              <w:t>用户输入</w:t>
            </w:r>
          </w:p>
        </w:tc>
        <w:tc>
          <w:tcPr>
            <w:tcW w:w="1746" w:type="dxa"/>
          </w:tcPr>
          <w:p w14:paraId="2FEE4102">
            <w:pPr>
              <w:pStyle w:val="58"/>
            </w:pPr>
            <w:r>
              <w:t>查询条件</w:t>
            </w:r>
          </w:p>
        </w:tc>
        <w:tc>
          <w:tcPr>
            <w:tcW w:w="1746" w:type="dxa"/>
          </w:tcPr>
          <w:p w14:paraId="6240B508">
            <w:pPr>
              <w:pStyle w:val="58"/>
            </w:pPr>
            <w:r>
              <w:t>来源标识、数据类型、业务时间、空间范围、格式/结构。</w:t>
            </w:r>
          </w:p>
        </w:tc>
        <w:tc>
          <w:tcPr>
            <w:tcW w:w="1746" w:type="dxa"/>
          </w:tcPr>
          <w:p w14:paraId="676DD370">
            <w:pPr>
              <w:pStyle w:val="58"/>
            </w:pPr>
            <w:r>
              <w:t>I</w:t>
            </w:r>
          </w:p>
        </w:tc>
      </w:tr>
      <w:tr w14:paraId="7E38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5598A88">
            <w:pPr>
              <w:pStyle w:val="58"/>
            </w:pPr>
            <w:r>
              <w:t>SYC-GYSJ-WXYG-SJGL-ZBGL-YSJ-04</w:t>
            </w:r>
          </w:p>
        </w:tc>
        <w:tc>
          <w:tcPr>
            <w:tcW w:w="1746" w:type="dxa"/>
          </w:tcPr>
          <w:p w14:paraId="272447D1">
            <w:pPr>
              <w:pStyle w:val="58"/>
            </w:pPr>
            <w:r>
              <w:t>下游模块或成果库</w:t>
            </w:r>
          </w:p>
        </w:tc>
        <w:tc>
          <w:tcPr>
            <w:tcW w:w="1746" w:type="dxa"/>
          </w:tcPr>
          <w:p w14:paraId="35E3F08C">
            <w:pPr>
              <w:pStyle w:val="58"/>
            </w:pPr>
            <w:r>
              <w:t>元数据记录</w:t>
            </w:r>
          </w:p>
        </w:tc>
        <w:tc>
          <w:tcPr>
            <w:tcW w:w="1746" w:type="dxa"/>
          </w:tcPr>
          <w:p w14:paraId="048FF99D">
            <w:pPr>
              <w:pStyle w:val="58"/>
            </w:pPr>
            <w:r>
              <w:t>关联任务或源数据标识、生成时间、成果类型、核心结果字段、质量状态。</w:t>
            </w:r>
          </w:p>
        </w:tc>
        <w:tc>
          <w:tcPr>
            <w:tcW w:w="1746" w:type="dxa"/>
          </w:tcPr>
          <w:p w14:paraId="2267ABD7">
            <w:pPr>
              <w:pStyle w:val="58"/>
            </w:pPr>
            <w:r>
              <w:t>O</w:t>
            </w:r>
          </w:p>
        </w:tc>
      </w:tr>
      <w:tr w14:paraId="0A1A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C13CD16">
            <w:pPr>
              <w:pStyle w:val="58"/>
            </w:pPr>
            <w:r>
              <w:t>SYC-GYSJ-WXYG-SJGL-ZBGL-YSJ-05</w:t>
            </w:r>
          </w:p>
        </w:tc>
        <w:tc>
          <w:tcPr>
            <w:tcW w:w="1746" w:type="dxa"/>
          </w:tcPr>
          <w:p w14:paraId="2EAFA739">
            <w:pPr>
              <w:pStyle w:val="58"/>
            </w:pPr>
            <w:r>
              <w:t>下游模块或成果库</w:t>
            </w:r>
          </w:p>
        </w:tc>
        <w:tc>
          <w:tcPr>
            <w:tcW w:w="1746" w:type="dxa"/>
          </w:tcPr>
          <w:p w14:paraId="23AF1491">
            <w:pPr>
              <w:pStyle w:val="58"/>
            </w:pPr>
            <w:r>
              <w:t>元数据校验报告</w:t>
            </w:r>
          </w:p>
        </w:tc>
        <w:tc>
          <w:tcPr>
            <w:tcW w:w="1746" w:type="dxa"/>
          </w:tcPr>
          <w:p w14:paraId="0EB4D6DF">
            <w:pPr>
              <w:pStyle w:val="58"/>
            </w:pPr>
            <w:r>
              <w:t>关联任务或源数据标识、生成时间、成果类型、核心结果字段、质量状态。</w:t>
            </w:r>
          </w:p>
        </w:tc>
        <w:tc>
          <w:tcPr>
            <w:tcW w:w="1746" w:type="dxa"/>
          </w:tcPr>
          <w:p w14:paraId="4AA3D478">
            <w:pPr>
              <w:pStyle w:val="58"/>
            </w:pPr>
            <w:r>
              <w:t>O</w:t>
            </w:r>
          </w:p>
        </w:tc>
      </w:tr>
      <w:tr w14:paraId="6E5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519B1B8">
            <w:pPr>
              <w:pStyle w:val="58"/>
            </w:pPr>
            <w:r>
              <w:t>SYC-GYSJ-WXYG-SJGL-ZBGL-YSJ-06</w:t>
            </w:r>
          </w:p>
        </w:tc>
        <w:tc>
          <w:tcPr>
            <w:tcW w:w="1746" w:type="dxa"/>
          </w:tcPr>
          <w:p w14:paraId="05C3AC59">
            <w:pPr>
              <w:pStyle w:val="58"/>
            </w:pPr>
            <w:r>
              <w:t>下游模块或成果库</w:t>
            </w:r>
          </w:p>
        </w:tc>
        <w:tc>
          <w:tcPr>
            <w:tcW w:w="1746" w:type="dxa"/>
          </w:tcPr>
          <w:p w14:paraId="3EB79744">
            <w:pPr>
              <w:pStyle w:val="58"/>
            </w:pPr>
            <w:r>
              <w:t>元数据更新日志</w:t>
            </w:r>
          </w:p>
        </w:tc>
        <w:tc>
          <w:tcPr>
            <w:tcW w:w="1746" w:type="dxa"/>
          </w:tcPr>
          <w:p w14:paraId="2432E9BD">
            <w:pPr>
              <w:pStyle w:val="58"/>
            </w:pPr>
            <w:r>
              <w:t>关联任务或源数据标识、生成时间、成果类型、核心结果字段、质量状态。</w:t>
            </w:r>
          </w:p>
        </w:tc>
        <w:tc>
          <w:tcPr>
            <w:tcW w:w="1746" w:type="dxa"/>
          </w:tcPr>
          <w:p w14:paraId="503DCFED">
            <w:pPr>
              <w:pStyle w:val="58"/>
            </w:pPr>
            <w:r>
              <w:t>O</w:t>
            </w:r>
          </w:p>
        </w:tc>
      </w:tr>
      <w:tr w14:paraId="1A5FA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CC2DAAC">
            <w:pPr>
              <w:pStyle w:val="58"/>
            </w:pPr>
            <w:r>
              <w:t>SYC-GYSJ-WXYG-SJGL-ZBGL-YSJ-07</w:t>
            </w:r>
          </w:p>
        </w:tc>
        <w:tc>
          <w:tcPr>
            <w:tcW w:w="1746" w:type="dxa"/>
          </w:tcPr>
          <w:p w14:paraId="1A4BBED8">
            <w:pPr>
              <w:pStyle w:val="58"/>
            </w:pPr>
            <w:r>
              <w:t>下游模块或成果库</w:t>
            </w:r>
          </w:p>
        </w:tc>
        <w:tc>
          <w:tcPr>
            <w:tcW w:w="1746" w:type="dxa"/>
          </w:tcPr>
          <w:p w14:paraId="66E52D72">
            <w:pPr>
              <w:pStyle w:val="58"/>
            </w:pPr>
            <w:r>
              <w:t>查询结果列表</w:t>
            </w:r>
          </w:p>
        </w:tc>
        <w:tc>
          <w:tcPr>
            <w:tcW w:w="1746" w:type="dxa"/>
          </w:tcPr>
          <w:p w14:paraId="010D6B79">
            <w:pPr>
              <w:pStyle w:val="58"/>
            </w:pPr>
            <w:r>
              <w:t>关联任务或源数据标识、生成时间、成果类型、核心结果字段、质量状态。</w:t>
            </w:r>
          </w:p>
        </w:tc>
        <w:tc>
          <w:tcPr>
            <w:tcW w:w="1746" w:type="dxa"/>
          </w:tcPr>
          <w:p w14:paraId="7AE0BA80">
            <w:pPr>
              <w:pStyle w:val="58"/>
            </w:pPr>
            <w:r>
              <w:t>O</w:t>
            </w:r>
          </w:p>
        </w:tc>
      </w:tr>
    </w:tbl>
    <w:p w14:paraId="5DE63E9E">
      <w:pPr>
        <w:pStyle w:val="7"/>
      </w:pPr>
      <w:r>
        <w:rPr>
          <w:rFonts w:hint="eastAsia"/>
        </w:rPr>
        <w:t>处理逻辑</w:t>
      </w:r>
    </w:p>
    <w:p w14:paraId="64FD09CA">
      <w:pPr>
        <w:widowControl w:val="0"/>
        <w:numPr>
          <w:ilvl w:val="0"/>
          <w:numId w:val="56"/>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自动提取元数据：</w:t>
      </w:r>
      <w:r>
        <w:rPr>
          <w:rFonts w:hint="eastAsia" w:asciiTheme="minorEastAsia" w:hAnsiTheme="minorEastAsia" w:cstheme="minorEastAsia"/>
          <w:szCs w:val="21"/>
        </w:rPr>
        <w:t>系统对接收到的遥感影像，自动解析头文件提取元数据核心字段，对未提取成功的字段标记为“待补充”。</w:t>
      </w:r>
    </w:p>
    <w:p w14:paraId="5A6D74C8">
      <w:pPr>
        <w:widowControl w:val="0"/>
        <w:numPr>
          <w:ilvl w:val="0"/>
          <w:numId w:val="56"/>
        </w:numPr>
        <w:snapToGrid/>
        <w:ind w:firstLine="480"/>
        <w:rPr>
          <w:rFonts w:hint="eastAsia" w:asciiTheme="minorEastAsia" w:hAnsiTheme="minorEastAsia" w:cstheme="minorEastAsia"/>
          <w:szCs w:val="21"/>
        </w:rPr>
      </w:pPr>
      <w:r>
        <w:rPr>
          <w:rFonts w:asciiTheme="minorEastAsia" w:hAnsiTheme="minorEastAsia" w:cstheme="minorEastAsia"/>
          <w:szCs w:val="21"/>
        </w:rPr>
        <w:t>补充并校验元数据：管理员可手动录入或完善元数据，提交后触发校验流程，检查必填字段完整性与字段值准确性，校验通过的元数据存入元数据库，不合格的返回</w:t>
      </w:r>
      <w:r>
        <w:rPr>
          <w:rFonts w:hint="eastAsia" w:asciiTheme="minorEastAsia" w:hAnsiTheme="minorEastAsia" w:cstheme="minorEastAsia"/>
          <w:szCs w:val="21"/>
        </w:rPr>
        <w:t>。</w:t>
      </w:r>
    </w:p>
    <w:p w14:paraId="3425F3CD">
      <w:pPr>
        <w:widowControl w:val="0"/>
        <w:numPr>
          <w:ilvl w:val="0"/>
          <w:numId w:val="56"/>
        </w:numPr>
        <w:snapToGrid/>
        <w:ind w:firstLine="480"/>
        <w:rPr>
          <w:rFonts w:hint="eastAsia" w:asciiTheme="minorEastAsia" w:hAnsiTheme="minorEastAsia" w:cstheme="minorEastAsia"/>
          <w:szCs w:val="21"/>
        </w:rPr>
      </w:pPr>
      <w:r>
        <w:rPr>
          <w:rFonts w:asciiTheme="minorEastAsia" w:hAnsiTheme="minorEastAsia" w:cstheme="minorEastAsia"/>
          <w:szCs w:val="21"/>
        </w:rPr>
        <w:t>审核并更新元数据：元数据更新时，管理员提交修改内容与原因，系统流转至审核节点，审核通过后同步更新元数据库并记录日志</w:t>
      </w:r>
      <w:r>
        <w:rPr>
          <w:rFonts w:hint="eastAsia" w:asciiTheme="minorEastAsia" w:hAnsiTheme="minorEastAsia" w:cstheme="minorEastAsia"/>
          <w:szCs w:val="21"/>
        </w:rPr>
        <w:t>。</w:t>
      </w:r>
    </w:p>
    <w:p w14:paraId="2F06BC77">
      <w:pPr>
        <w:widowControl w:val="0"/>
        <w:numPr>
          <w:ilvl w:val="0"/>
          <w:numId w:val="56"/>
        </w:numPr>
        <w:snapToGrid/>
        <w:ind w:firstLine="480"/>
        <w:rPr>
          <w:rFonts w:hint="eastAsia" w:asciiTheme="minorEastAsia" w:hAnsiTheme="minorEastAsia" w:cstheme="minorEastAsia"/>
          <w:szCs w:val="21"/>
        </w:rPr>
      </w:pPr>
      <w:r>
        <w:rPr>
          <w:rFonts w:asciiTheme="minorEastAsia" w:hAnsiTheme="minorEastAsia" w:cstheme="minorEastAsia"/>
          <w:szCs w:val="21"/>
        </w:rPr>
        <w:t>查询元数据：用户输入查询条件后，系统解析条件并检索元数据库，按匹配度排序返回结果列表，支持导出与关联数据跳转</w:t>
      </w:r>
      <w:r>
        <w:rPr>
          <w:rFonts w:hint="eastAsia" w:asciiTheme="minorEastAsia" w:hAnsiTheme="minorEastAsia" w:cstheme="minorEastAsia"/>
          <w:szCs w:val="21"/>
        </w:rPr>
        <w:t>。</w:t>
      </w:r>
    </w:p>
    <w:p w14:paraId="3078F587">
      <w:pPr>
        <w:pStyle w:val="7"/>
      </w:pPr>
      <w:r>
        <w:rPr>
          <w:rFonts w:hint="eastAsia"/>
        </w:rPr>
        <w:t>异常与错误处理</w:t>
      </w:r>
    </w:p>
    <w:p w14:paraId="2B6FFCC8">
      <w:pPr>
        <w:ind w:firstLine="480"/>
      </w:pPr>
      <w:r>
        <w:rPr>
          <w:rFonts w:hint="eastAsia"/>
        </w:rPr>
        <w:t>元数据提取失败（如头文件损坏）时，系统提示提取失败并支持管理员手动录入，同时记录影像文件路径便于追溯；校验发现元数据不完整或不准确时，在报告中明确标注问题字段，指导管理员修正；元数据更新审核未通过的，反馈审核意见（如修改理由不充分），支持管理员调整后重新提交；查询条件非法（如时间范围起始时间晚于结束时间）时，系统提示参数错误并提供正确格式示例，确保查询操作合规。</w:t>
      </w:r>
    </w:p>
    <w:p w14:paraId="02415C1A">
      <w:pPr>
        <w:pStyle w:val="6"/>
      </w:pPr>
      <w:r>
        <w:rPr>
          <w:rFonts w:hint="eastAsia"/>
        </w:rPr>
        <w:t>卫星遥感数据目录管理功能（SYC</w:t>
      </w:r>
      <w:r>
        <w:t>-</w:t>
      </w:r>
      <w:r>
        <w:rPr>
          <w:rFonts w:hint="eastAsia"/>
        </w:rPr>
        <w:t>GYSJ-WXYG</w:t>
      </w:r>
      <w:r>
        <w:t>-</w:t>
      </w:r>
      <w:r>
        <w:rPr>
          <w:rFonts w:hint="eastAsia"/>
        </w:rPr>
        <w:t>SJGL-ZBGL-SJML）</w:t>
      </w:r>
    </w:p>
    <w:p w14:paraId="207703F3">
      <w:pPr>
        <w:pStyle w:val="7"/>
      </w:pPr>
      <w:r>
        <w:rPr>
          <w:rFonts w:hint="eastAsia"/>
        </w:rPr>
        <w:t>功能描述</w:t>
      </w:r>
    </w:p>
    <w:p w14:paraId="10DF4518">
      <w:pPr>
        <w:ind w:firstLine="480"/>
      </w:pPr>
      <w:r>
        <w:rPr>
          <w:rFonts w:hint="eastAsia"/>
        </w:rPr>
        <w:t>该功能支持管理员创建多级数据目录，按卫星类型、传感器、时间、数据用途等维度进行分类配置（如“卫星类型→GF-1→2024年→光学影像”）。实现数据目录与元数据的关联绑定，确保每级目录都对应相关元数据，关联率达100%；支持目录的修改、删除等维护操作，修改时同步更新关联元数据的目录路径，删除目录前校验是否存在关联元数据，避免误删导致数据失联；通过目录体系实现数据的结构化组织，方便用户快速定位与检索目标数据。</w:t>
      </w:r>
    </w:p>
    <w:p w14:paraId="606A5C98">
      <w:pPr>
        <w:pStyle w:val="7"/>
      </w:pPr>
      <w:r>
        <w:rPr>
          <w:rFonts w:hint="eastAsia"/>
        </w:rPr>
        <w:t>输入输出</w:t>
      </w:r>
    </w:p>
    <w:p w14:paraId="6B6F19DE">
      <w:pPr>
        <w:pStyle w:val="106"/>
        <w:rPr>
          <w:rFonts w:hint="eastAsia"/>
        </w:rPr>
      </w:pPr>
      <w:bookmarkStart w:id="464" w:name="_Toc24054998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43</w:t>
      </w:r>
      <w:r>
        <w:rPr>
          <w:rFonts w:hint="eastAsia"/>
        </w:rPr>
        <w:fldChar w:fldCharType="end"/>
      </w:r>
      <w:r>
        <w:rPr>
          <w:rFonts w:hint="eastAsia"/>
        </w:rPr>
        <w:t>卫星遥感数据目录管理功能输入输出表</w:t>
      </w:r>
      <w:bookmarkEnd w:id="46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E8F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20405402">
            <w:pPr>
              <w:pStyle w:val="57"/>
            </w:pPr>
            <w:r>
              <w:t>标识</w:t>
            </w:r>
          </w:p>
        </w:tc>
        <w:tc>
          <w:tcPr>
            <w:tcW w:w="1746" w:type="dxa"/>
            <w:shd w:val="clear" w:color="auto" w:fill="D8D8D8" w:themeFill="background1" w:themeFillShade="D9"/>
          </w:tcPr>
          <w:p w14:paraId="5EE39C07">
            <w:pPr>
              <w:pStyle w:val="57"/>
            </w:pPr>
            <w:r>
              <w:t>交互对象</w:t>
            </w:r>
          </w:p>
        </w:tc>
        <w:tc>
          <w:tcPr>
            <w:tcW w:w="1746" w:type="dxa"/>
            <w:shd w:val="clear" w:color="auto" w:fill="D8D8D8" w:themeFill="background1" w:themeFillShade="D9"/>
          </w:tcPr>
          <w:p w14:paraId="5CE5A76F">
            <w:pPr>
              <w:pStyle w:val="57"/>
            </w:pPr>
            <w:r>
              <w:t>数据名称</w:t>
            </w:r>
          </w:p>
        </w:tc>
        <w:tc>
          <w:tcPr>
            <w:tcW w:w="1746" w:type="dxa"/>
            <w:shd w:val="clear" w:color="auto" w:fill="D8D8D8" w:themeFill="background1" w:themeFillShade="D9"/>
          </w:tcPr>
          <w:p w14:paraId="715546EE">
            <w:pPr>
              <w:pStyle w:val="57"/>
            </w:pPr>
            <w:r>
              <w:t>数据内容</w:t>
            </w:r>
          </w:p>
        </w:tc>
        <w:tc>
          <w:tcPr>
            <w:tcW w:w="1746" w:type="dxa"/>
            <w:shd w:val="clear" w:color="auto" w:fill="D8D8D8" w:themeFill="background1" w:themeFillShade="D9"/>
          </w:tcPr>
          <w:p w14:paraId="6F8F1118">
            <w:pPr>
              <w:pStyle w:val="57"/>
            </w:pPr>
            <w:r>
              <w:t>I/O</w:t>
            </w:r>
          </w:p>
        </w:tc>
      </w:tr>
      <w:tr w14:paraId="59AA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9786536">
            <w:pPr>
              <w:pStyle w:val="58"/>
            </w:pPr>
            <w:r>
              <w:t>SYC-GYSJ-WXYG-SJGL-ZBGL-SJML-01</w:t>
            </w:r>
          </w:p>
        </w:tc>
        <w:tc>
          <w:tcPr>
            <w:tcW w:w="1746" w:type="dxa"/>
          </w:tcPr>
          <w:p w14:paraId="2ACF9618">
            <w:pPr>
              <w:pStyle w:val="58"/>
            </w:pPr>
            <w:r>
              <w:t>管理员输入</w:t>
            </w:r>
          </w:p>
        </w:tc>
        <w:tc>
          <w:tcPr>
            <w:tcW w:w="1746" w:type="dxa"/>
          </w:tcPr>
          <w:p w14:paraId="78BDE983">
            <w:pPr>
              <w:pStyle w:val="58"/>
            </w:pPr>
            <w:r>
              <w:t>目录配置信息</w:t>
            </w:r>
          </w:p>
        </w:tc>
        <w:tc>
          <w:tcPr>
            <w:tcW w:w="1746" w:type="dxa"/>
          </w:tcPr>
          <w:p w14:paraId="28B43BC8">
            <w:pPr>
              <w:pStyle w:val="58"/>
            </w:pPr>
            <w:r>
              <w:t>来源标识、数据类型、业务时间、空间范围、格式/结构。</w:t>
            </w:r>
          </w:p>
        </w:tc>
        <w:tc>
          <w:tcPr>
            <w:tcW w:w="1746" w:type="dxa"/>
          </w:tcPr>
          <w:p w14:paraId="25661E6E">
            <w:pPr>
              <w:pStyle w:val="58"/>
            </w:pPr>
            <w:r>
              <w:t>I</w:t>
            </w:r>
          </w:p>
        </w:tc>
      </w:tr>
      <w:tr w14:paraId="5761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18027C1">
            <w:pPr>
              <w:pStyle w:val="58"/>
            </w:pPr>
            <w:r>
              <w:t>SYC-GYSJ-WXYG-SJGL-ZBGL-SJML-02</w:t>
            </w:r>
          </w:p>
        </w:tc>
        <w:tc>
          <w:tcPr>
            <w:tcW w:w="1746" w:type="dxa"/>
          </w:tcPr>
          <w:p w14:paraId="5C821C2F">
            <w:pPr>
              <w:pStyle w:val="58"/>
            </w:pPr>
            <w:r>
              <w:t>卫星遥感元数据维护功能</w:t>
            </w:r>
          </w:p>
        </w:tc>
        <w:tc>
          <w:tcPr>
            <w:tcW w:w="1746" w:type="dxa"/>
          </w:tcPr>
          <w:p w14:paraId="068027B2">
            <w:pPr>
              <w:pStyle w:val="58"/>
            </w:pPr>
            <w:r>
              <w:t>元数据ID</w:t>
            </w:r>
          </w:p>
        </w:tc>
        <w:tc>
          <w:tcPr>
            <w:tcW w:w="1746" w:type="dxa"/>
          </w:tcPr>
          <w:p w14:paraId="7D7F8B5C">
            <w:pPr>
              <w:pStyle w:val="58"/>
            </w:pPr>
            <w:r>
              <w:t>卫星、传感器、成像时间、空间范围及数据级别。</w:t>
            </w:r>
          </w:p>
        </w:tc>
        <w:tc>
          <w:tcPr>
            <w:tcW w:w="1746" w:type="dxa"/>
          </w:tcPr>
          <w:p w14:paraId="2112555D">
            <w:pPr>
              <w:pStyle w:val="58"/>
            </w:pPr>
            <w:r>
              <w:t>I</w:t>
            </w:r>
          </w:p>
        </w:tc>
      </w:tr>
      <w:tr w14:paraId="7857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6F2E3C8">
            <w:pPr>
              <w:pStyle w:val="58"/>
            </w:pPr>
            <w:r>
              <w:t>SYC-GYSJ-WXYG-SJGL-ZBGL-SJML-03</w:t>
            </w:r>
          </w:p>
        </w:tc>
        <w:tc>
          <w:tcPr>
            <w:tcW w:w="1746" w:type="dxa"/>
          </w:tcPr>
          <w:p w14:paraId="3F195316">
            <w:pPr>
              <w:pStyle w:val="58"/>
            </w:pPr>
            <w:r>
              <w:t>管理员输入</w:t>
            </w:r>
          </w:p>
        </w:tc>
        <w:tc>
          <w:tcPr>
            <w:tcW w:w="1746" w:type="dxa"/>
          </w:tcPr>
          <w:p w14:paraId="49954E41">
            <w:pPr>
              <w:pStyle w:val="58"/>
            </w:pPr>
            <w:r>
              <w:t>目录维护请求</w:t>
            </w:r>
          </w:p>
        </w:tc>
        <w:tc>
          <w:tcPr>
            <w:tcW w:w="1746" w:type="dxa"/>
          </w:tcPr>
          <w:p w14:paraId="7FE7F697">
            <w:pPr>
              <w:pStyle w:val="58"/>
            </w:pPr>
            <w:r>
              <w:t>来源标识、数据类型、业务时间、空间范围、格式/结构。</w:t>
            </w:r>
          </w:p>
        </w:tc>
        <w:tc>
          <w:tcPr>
            <w:tcW w:w="1746" w:type="dxa"/>
          </w:tcPr>
          <w:p w14:paraId="00EBFD0A">
            <w:pPr>
              <w:pStyle w:val="58"/>
            </w:pPr>
            <w:r>
              <w:t>I</w:t>
            </w:r>
          </w:p>
        </w:tc>
      </w:tr>
      <w:tr w14:paraId="419E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031B79B">
            <w:pPr>
              <w:pStyle w:val="58"/>
            </w:pPr>
            <w:r>
              <w:t>SYC-GYSJ-WXYG-SJGL-ZBGL-SJML-04</w:t>
            </w:r>
          </w:p>
        </w:tc>
        <w:tc>
          <w:tcPr>
            <w:tcW w:w="1746" w:type="dxa"/>
          </w:tcPr>
          <w:p w14:paraId="4E5D84F5">
            <w:pPr>
              <w:pStyle w:val="58"/>
            </w:pPr>
            <w:r>
              <w:t>下游模块或成果库</w:t>
            </w:r>
          </w:p>
        </w:tc>
        <w:tc>
          <w:tcPr>
            <w:tcW w:w="1746" w:type="dxa"/>
          </w:tcPr>
          <w:p w14:paraId="74C28810">
            <w:pPr>
              <w:pStyle w:val="58"/>
            </w:pPr>
            <w:r>
              <w:t>目录树结构</w:t>
            </w:r>
          </w:p>
        </w:tc>
        <w:tc>
          <w:tcPr>
            <w:tcW w:w="1746" w:type="dxa"/>
          </w:tcPr>
          <w:p w14:paraId="65EABE94">
            <w:pPr>
              <w:pStyle w:val="58"/>
            </w:pPr>
            <w:r>
              <w:t>关联任务或源数据标识、生成时间、成果类型、核心结果字段、质量状态。</w:t>
            </w:r>
          </w:p>
        </w:tc>
        <w:tc>
          <w:tcPr>
            <w:tcW w:w="1746" w:type="dxa"/>
          </w:tcPr>
          <w:p w14:paraId="799E1BD6">
            <w:pPr>
              <w:pStyle w:val="58"/>
            </w:pPr>
            <w:r>
              <w:t>O</w:t>
            </w:r>
          </w:p>
        </w:tc>
      </w:tr>
      <w:tr w14:paraId="703C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8E041CD">
            <w:pPr>
              <w:pStyle w:val="58"/>
            </w:pPr>
            <w:r>
              <w:t>SYC-GYSJ-WXYG-SJGL-ZBGL-SJML-05</w:t>
            </w:r>
          </w:p>
        </w:tc>
        <w:tc>
          <w:tcPr>
            <w:tcW w:w="1746" w:type="dxa"/>
          </w:tcPr>
          <w:p w14:paraId="1E491E28">
            <w:pPr>
              <w:pStyle w:val="58"/>
            </w:pPr>
            <w:r>
              <w:t>下游模块或成果库</w:t>
            </w:r>
          </w:p>
        </w:tc>
        <w:tc>
          <w:tcPr>
            <w:tcW w:w="1746" w:type="dxa"/>
          </w:tcPr>
          <w:p w14:paraId="76169F59">
            <w:pPr>
              <w:pStyle w:val="58"/>
            </w:pPr>
            <w:r>
              <w:t>目录-元数据关联表</w:t>
            </w:r>
          </w:p>
        </w:tc>
        <w:tc>
          <w:tcPr>
            <w:tcW w:w="1746" w:type="dxa"/>
          </w:tcPr>
          <w:p w14:paraId="5CEC09B9">
            <w:pPr>
              <w:pStyle w:val="58"/>
            </w:pPr>
            <w:r>
              <w:t>关联任务或源数据标识、生成时间、成果类型、核心结果字段、质量状态。</w:t>
            </w:r>
          </w:p>
        </w:tc>
        <w:tc>
          <w:tcPr>
            <w:tcW w:w="1746" w:type="dxa"/>
          </w:tcPr>
          <w:p w14:paraId="663DE9BA">
            <w:pPr>
              <w:pStyle w:val="58"/>
            </w:pPr>
            <w:r>
              <w:t>O</w:t>
            </w:r>
          </w:p>
        </w:tc>
      </w:tr>
      <w:tr w14:paraId="7DC2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AC1A87E">
            <w:pPr>
              <w:pStyle w:val="58"/>
            </w:pPr>
            <w:r>
              <w:t>SYC-GYSJ-WXYG-SJGL-ZBGL-SJML-06</w:t>
            </w:r>
          </w:p>
        </w:tc>
        <w:tc>
          <w:tcPr>
            <w:tcW w:w="1746" w:type="dxa"/>
          </w:tcPr>
          <w:p w14:paraId="5269C3C3">
            <w:pPr>
              <w:pStyle w:val="58"/>
            </w:pPr>
            <w:r>
              <w:t>下游模块或成果库</w:t>
            </w:r>
          </w:p>
        </w:tc>
        <w:tc>
          <w:tcPr>
            <w:tcW w:w="1746" w:type="dxa"/>
          </w:tcPr>
          <w:p w14:paraId="3E87EF73">
            <w:pPr>
              <w:pStyle w:val="58"/>
            </w:pPr>
            <w:r>
              <w:t>目录维护日志</w:t>
            </w:r>
          </w:p>
        </w:tc>
        <w:tc>
          <w:tcPr>
            <w:tcW w:w="1746" w:type="dxa"/>
          </w:tcPr>
          <w:p w14:paraId="7FF9DFEC">
            <w:pPr>
              <w:pStyle w:val="58"/>
            </w:pPr>
            <w:r>
              <w:t>关联任务或源数据标识、生成时间、成果类型、核心结果字段、质量状态。</w:t>
            </w:r>
          </w:p>
        </w:tc>
        <w:tc>
          <w:tcPr>
            <w:tcW w:w="1746" w:type="dxa"/>
          </w:tcPr>
          <w:p w14:paraId="30105613">
            <w:pPr>
              <w:pStyle w:val="58"/>
            </w:pPr>
            <w:r>
              <w:t>O</w:t>
            </w:r>
          </w:p>
        </w:tc>
      </w:tr>
    </w:tbl>
    <w:p w14:paraId="37759EE8">
      <w:pPr>
        <w:ind w:firstLine="480"/>
      </w:pPr>
    </w:p>
    <w:p w14:paraId="365E06D2">
      <w:pPr>
        <w:pStyle w:val="7"/>
      </w:pPr>
      <w:r>
        <w:rPr>
          <w:rFonts w:hint="eastAsia"/>
        </w:rPr>
        <w:t>处理逻辑</w:t>
      </w:r>
    </w:p>
    <w:p w14:paraId="50386647">
      <w:pPr>
        <w:widowControl w:val="0"/>
        <w:numPr>
          <w:ilvl w:val="0"/>
          <w:numId w:val="57"/>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创建目录结构：管理员配置目录层级与分类维度，系统生成目录树结构并分配唯一ID</w:t>
      </w:r>
      <w:r>
        <w:rPr>
          <w:rFonts w:hint="eastAsia" w:asciiTheme="minorEastAsia" w:hAnsiTheme="minorEastAsia" w:cstheme="minorEastAsia"/>
          <w:szCs w:val="21"/>
        </w:rPr>
        <w:t>。</w:t>
      </w:r>
    </w:p>
    <w:p w14:paraId="1EB89048">
      <w:pPr>
        <w:widowControl w:val="0"/>
        <w:numPr>
          <w:ilvl w:val="0"/>
          <w:numId w:val="57"/>
        </w:numPr>
        <w:snapToGrid/>
        <w:ind w:firstLine="480"/>
        <w:rPr>
          <w:rFonts w:hint="eastAsia" w:asciiTheme="minorEastAsia" w:hAnsiTheme="minorEastAsia" w:cstheme="minorEastAsia"/>
          <w:szCs w:val="21"/>
        </w:rPr>
      </w:pPr>
      <w:r>
        <w:rPr>
          <w:rFonts w:asciiTheme="minorEastAsia" w:hAnsiTheme="minorEastAsia" w:cstheme="minorEastAsia"/>
          <w:szCs w:val="21"/>
        </w:rPr>
        <w:t>关联元数据：选择目标目录与对应的元数据ID进行关联，建立关联关系并记录关联时间</w:t>
      </w:r>
      <w:r>
        <w:rPr>
          <w:rFonts w:hint="eastAsia" w:asciiTheme="minorEastAsia" w:hAnsiTheme="minorEastAsia" w:cstheme="minorEastAsia"/>
          <w:szCs w:val="21"/>
        </w:rPr>
        <w:t>。</w:t>
      </w:r>
    </w:p>
    <w:p w14:paraId="2983CF82">
      <w:pPr>
        <w:widowControl w:val="0"/>
        <w:numPr>
          <w:ilvl w:val="0"/>
          <w:numId w:val="57"/>
        </w:numPr>
        <w:snapToGrid/>
        <w:ind w:firstLine="480"/>
        <w:rPr>
          <w:rFonts w:hint="eastAsia" w:asciiTheme="minorEastAsia" w:hAnsiTheme="minorEastAsia" w:cstheme="minorEastAsia"/>
          <w:szCs w:val="21"/>
        </w:rPr>
      </w:pPr>
      <w:r>
        <w:rPr>
          <w:rFonts w:asciiTheme="minorEastAsia" w:hAnsiTheme="minorEastAsia" w:cstheme="minorEastAsia"/>
          <w:szCs w:val="21"/>
        </w:rPr>
        <w:t>维护目录信息：修改目录信息（如名称、分类维度）时，系统同步更新目录树及关联元数据的目录属性</w:t>
      </w:r>
      <w:r>
        <w:rPr>
          <w:rFonts w:hint="eastAsia" w:asciiTheme="minorEastAsia" w:hAnsiTheme="minorEastAsia" w:cstheme="minorEastAsia"/>
          <w:szCs w:val="21"/>
        </w:rPr>
        <w:t>。</w:t>
      </w:r>
    </w:p>
    <w:p w14:paraId="40BC6E4A">
      <w:pPr>
        <w:widowControl w:val="0"/>
        <w:numPr>
          <w:ilvl w:val="0"/>
          <w:numId w:val="57"/>
        </w:numPr>
        <w:snapToGrid/>
        <w:ind w:firstLine="480"/>
        <w:rPr>
          <w:rFonts w:hint="eastAsia" w:asciiTheme="minorEastAsia" w:hAnsiTheme="minorEastAsia" w:cstheme="minorEastAsia"/>
          <w:szCs w:val="21"/>
        </w:rPr>
      </w:pPr>
      <w:r>
        <w:rPr>
          <w:rFonts w:asciiTheme="minorEastAsia" w:hAnsiTheme="minorEastAsia" w:cstheme="minorEastAsia"/>
          <w:szCs w:val="21"/>
        </w:rPr>
        <w:t>删除目录：删除目录前，校验该目录及子目录是否关联元数据，无关联时直接删除，有关联时提示关联数据清单并阻止删除，需先解除关联后方可执行删除操作</w:t>
      </w:r>
      <w:r>
        <w:rPr>
          <w:rFonts w:hint="eastAsia" w:asciiTheme="minorEastAsia" w:hAnsiTheme="minorEastAsia" w:cstheme="minorEastAsia"/>
          <w:szCs w:val="21"/>
        </w:rPr>
        <w:t>。</w:t>
      </w:r>
    </w:p>
    <w:p w14:paraId="17DFF257">
      <w:pPr>
        <w:pStyle w:val="7"/>
      </w:pPr>
      <w:r>
        <w:rPr>
          <w:rFonts w:hint="eastAsia"/>
        </w:rPr>
        <w:t>异常与错误处理</w:t>
      </w:r>
    </w:p>
    <w:p w14:paraId="0560A4D6">
      <w:pPr>
        <w:ind w:firstLine="480"/>
      </w:pPr>
      <w:r>
        <w:rPr>
          <w:rFonts w:hint="eastAsia"/>
        </w:rPr>
        <w:t>目录创建时若父目录ID不存在，系统提示“父目录无效”并阻止创建，支持管理员重新选择有效父目录；目录与元数据关联时，若元数据ID不存在或已被删除，标记关联失败并提示原因，支持重新选择有效元数据；目录修改后导致关联元数据目录路径异常的，系统自动修复元数据目录属性，确保关联关系一致性；误操作触发关联元数据的目录删除时，系统拦截操作并弹出告警，展示关联数据详情，避免数据失联。</w:t>
      </w:r>
    </w:p>
    <w:p w14:paraId="67A0662E">
      <w:pPr>
        <w:pStyle w:val="5"/>
      </w:pPr>
      <w:bookmarkStart w:id="465" w:name="_Toc220368534"/>
      <w:bookmarkStart w:id="466" w:name="_Toc240550152"/>
      <w:r>
        <w:rPr>
          <w:rFonts w:hint="eastAsia"/>
        </w:rPr>
        <w:t>数据共享服务模块</w:t>
      </w:r>
      <w:bookmarkEnd w:id="465"/>
      <w:r>
        <w:rPr>
          <w:rFonts w:hint="eastAsia"/>
        </w:rPr>
        <w:t>（SYC</w:t>
      </w:r>
      <w:r>
        <w:t>-</w:t>
      </w:r>
      <w:r>
        <w:rPr>
          <w:rFonts w:hint="eastAsia"/>
        </w:rPr>
        <w:t>GYSJ-WXYG</w:t>
      </w:r>
      <w:r>
        <w:t>-</w:t>
      </w:r>
      <w:r>
        <w:rPr>
          <w:rFonts w:hint="eastAsia"/>
        </w:rPr>
        <w:t>SJGL-SJGX）</w:t>
      </w:r>
      <w:bookmarkEnd w:id="466"/>
    </w:p>
    <w:p w14:paraId="0F7CD4A5">
      <w:pPr>
        <w:pStyle w:val="6"/>
      </w:pPr>
      <w:r>
        <w:rPr>
          <w:rFonts w:hint="eastAsia"/>
        </w:rPr>
        <w:t>概述</w:t>
      </w:r>
    </w:p>
    <w:p w14:paraId="42F680ED">
      <w:pPr>
        <w:ind w:firstLine="480"/>
      </w:pPr>
      <w:r>
        <w:t>数据共享服务模块是实现数据对外服务的核心单元，负责提供卫星遥感数据的多条件查询检索与安全共享访问功能。模块基于构建的元数据与目录体系，支持精准高效的数据检索，返回结构化结果与预览服务；通过角色或用户级别的权限授权，实现数据的安全共享，记录所有访问行为，确保数据共享的可控性与可追溯性，满足跨子系统数据交互与外部平台数据调用需求</w:t>
      </w:r>
      <w:r>
        <w:rPr>
          <w:rFonts w:hint="eastAsia"/>
        </w:rPr>
        <w:t>。</w:t>
      </w:r>
    </w:p>
    <w:p w14:paraId="05BCECC7">
      <w:pPr>
        <w:pStyle w:val="6"/>
      </w:pPr>
      <w:r>
        <w:rPr>
          <w:rFonts w:hint="eastAsia"/>
        </w:rPr>
        <w:t>模块组成</w:t>
      </w:r>
    </w:p>
    <w:p w14:paraId="3BD43841">
      <w:pPr>
        <w:pStyle w:val="59"/>
        <w:rPr>
          <w:color w:val="C00000"/>
        </w:rPr>
      </w:pPr>
      <w:r>
        <w:object>
          <v:shape id="_x0000_i1086" o:spt="75" type="#_x0000_t75" style="height:212.1pt;width:159.2pt;" o:ole="t" filled="f" o:preferrelative="t" stroked="f" coordsize="21600,21600">
            <v:path/>
            <v:fill on="f" focussize="0,0"/>
            <v:stroke on="f" joinstyle="miter"/>
            <v:imagedata r:id="rId152" o:title=""/>
            <o:lock v:ext="edit" aspectratio="f"/>
            <w10:wrap type="none"/>
            <w10:anchorlock/>
          </v:shape>
          <o:OLEObject Type="Embed" ProgID="Visio.Drawing.15" ShapeID="_x0000_i1086" DrawAspect="Content" ObjectID="_1468075786" r:id="rId151">
            <o:LockedField>false</o:LockedField>
          </o:OLEObject>
        </w:object>
      </w:r>
    </w:p>
    <w:p w14:paraId="577EE4A9">
      <w:pPr>
        <w:pStyle w:val="110"/>
        <w:rPr>
          <w:rFonts w:hint="eastAsia"/>
        </w:rPr>
      </w:pPr>
      <w:bookmarkStart w:id="467" w:name="_Toc240550057"/>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45</w:t>
      </w:r>
      <w:r>
        <w:rPr>
          <w:rFonts w:hint="eastAsia"/>
        </w:rPr>
        <w:fldChar w:fldCharType="end"/>
      </w:r>
      <w:r>
        <w:rPr>
          <w:rFonts w:hint="eastAsia"/>
        </w:rPr>
        <w:t>结果输出模块组成图</w:t>
      </w:r>
      <w:bookmarkEnd w:id="467"/>
    </w:p>
    <w:p w14:paraId="3A171970">
      <w:pPr>
        <w:pStyle w:val="6"/>
      </w:pPr>
      <w:r>
        <w:rPr>
          <w:rFonts w:hint="eastAsia"/>
        </w:rPr>
        <w:t>交互关系</w:t>
      </w:r>
    </w:p>
    <w:p w14:paraId="2337A2B3">
      <w:pPr>
        <w:ind w:firstLine="480"/>
      </w:pPr>
      <w:r>
        <w:rPr>
          <w:rFonts w:hint="eastAsia"/>
        </w:rPr>
        <w:t>模块交互关系图如下所示：</w:t>
      </w:r>
    </w:p>
    <w:p w14:paraId="28696BAB">
      <w:pPr>
        <w:pStyle w:val="59"/>
      </w:pPr>
      <w:r>
        <w:rPr>
          <w:rFonts w:hint="eastAsia"/>
        </w:rPr>
        <w:object>
          <v:shape id="_x0000_i1087" o:spt="75" type="#_x0000_t75" style="height:111.65pt;width:207.2pt;" o:ole="t" filled="f" o:preferrelative="t" stroked="f" coordsize="21600,21600">
            <v:path/>
            <v:fill on="f" focussize="0,0"/>
            <v:stroke on="f" joinstyle="miter"/>
            <v:imagedata r:id="rId154" o:title=""/>
            <o:lock v:ext="edit" aspectratio="f"/>
            <w10:wrap type="none"/>
            <w10:anchorlock/>
          </v:shape>
          <o:OLEObject Type="Embed" ProgID="Visio.Drawing.15" ShapeID="_x0000_i1087" DrawAspect="Content" ObjectID="_1468075787" r:id="rId153">
            <o:LockedField>false</o:LockedField>
          </o:OLEObject>
        </w:object>
      </w:r>
    </w:p>
    <w:p w14:paraId="6F545343">
      <w:pPr>
        <w:pStyle w:val="110"/>
        <w:rPr>
          <w:rFonts w:hint="eastAsia"/>
        </w:rPr>
      </w:pPr>
      <w:bookmarkStart w:id="468" w:name="_Toc240550058"/>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46</w:t>
      </w:r>
      <w:r>
        <w:rPr>
          <w:rFonts w:hint="eastAsia"/>
        </w:rPr>
        <w:fldChar w:fldCharType="end"/>
      </w:r>
      <w:r>
        <w:rPr>
          <w:rFonts w:hint="eastAsia"/>
        </w:rPr>
        <w:t>结果输出模块交互关系图</w:t>
      </w:r>
      <w:bookmarkEnd w:id="468"/>
    </w:p>
    <w:p w14:paraId="110B30DF">
      <w:pPr>
        <w:pStyle w:val="6"/>
      </w:pPr>
      <w:r>
        <w:rPr>
          <w:rFonts w:hint="eastAsia"/>
        </w:rPr>
        <w:t>卫星遥感数据查询检索服务功能（SYC</w:t>
      </w:r>
      <w:r>
        <w:t>-</w:t>
      </w:r>
      <w:r>
        <w:rPr>
          <w:rFonts w:hint="eastAsia"/>
        </w:rPr>
        <w:t>GYSJ-WXYG</w:t>
      </w:r>
      <w:r>
        <w:t>-</w:t>
      </w:r>
      <w:r>
        <w:rPr>
          <w:rFonts w:hint="eastAsia"/>
        </w:rPr>
        <w:t>SJGL-SJGX-CXJS）</w:t>
      </w:r>
    </w:p>
    <w:p w14:paraId="755E947B">
      <w:pPr>
        <w:pStyle w:val="7"/>
      </w:pPr>
      <w:r>
        <w:rPr>
          <w:rFonts w:hint="eastAsia"/>
        </w:rPr>
        <w:t>功能描述</w:t>
      </w:r>
    </w:p>
    <w:p w14:paraId="487318BC">
      <w:pPr>
        <w:ind w:firstLine="480"/>
      </w:pPr>
      <w:r>
        <w:rPr>
          <w:rFonts w:hint="eastAsia"/>
        </w:rPr>
        <w:t>该功能支持用户通过多条件组合查询卫星遥感数据，查询条件包括卫星类型、传感器、时间范围、空间区域（坐标或区域名称）、分辨率、数据类型等。基于元数据与目录索引优化检索速度，确保检索响应时间≤3秒；检索结果以列表形式展示，包含数据ID、元数据详情、目录路径、数据预览链接等信息；支持检索结果的导出（如Excel格式）与批量预览，同时统计检索匹配条数、检索耗时、结果准确率等指标，为检索优化提供依据。</w:t>
      </w:r>
    </w:p>
    <w:p w14:paraId="0288CD6D">
      <w:pPr>
        <w:pStyle w:val="7"/>
      </w:pPr>
      <w:r>
        <w:rPr>
          <w:rFonts w:hint="eastAsia"/>
        </w:rPr>
        <w:t>输入输出</w:t>
      </w:r>
    </w:p>
    <w:p w14:paraId="553D7C01">
      <w:pPr>
        <w:pStyle w:val="106"/>
        <w:rPr>
          <w:rFonts w:hint="eastAsia"/>
        </w:rPr>
      </w:pPr>
      <w:bookmarkStart w:id="469" w:name="_Toc240549986"/>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44</w:t>
      </w:r>
      <w:r>
        <w:rPr>
          <w:rFonts w:hint="eastAsia"/>
        </w:rPr>
        <w:fldChar w:fldCharType="end"/>
      </w:r>
      <w:r>
        <w:rPr>
          <w:rFonts w:hint="eastAsia"/>
        </w:rPr>
        <w:t>卫星遥感数据查询检索服务功能输入输出表</w:t>
      </w:r>
      <w:bookmarkEnd w:id="46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31B4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2CB0F0E">
            <w:pPr>
              <w:pStyle w:val="57"/>
            </w:pPr>
            <w:r>
              <w:t>标识</w:t>
            </w:r>
          </w:p>
        </w:tc>
        <w:tc>
          <w:tcPr>
            <w:tcW w:w="1746" w:type="dxa"/>
            <w:shd w:val="clear" w:color="auto" w:fill="D8D8D8" w:themeFill="background1" w:themeFillShade="D9"/>
          </w:tcPr>
          <w:p w14:paraId="330D4AA7">
            <w:pPr>
              <w:pStyle w:val="57"/>
            </w:pPr>
            <w:r>
              <w:t>交互对象</w:t>
            </w:r>
          </w:p>
        </w:tc>
        <w:tc>
          <w:tcPr>
            <w:tcW w:w="1746" w:type="dxa"/>
            <w:shd w:val="clear" w:color="auto" w:fill="D8D8D8" w:themeFill="background1" w:themeFillShade="D9"/>
          </w:tcPr>
          <w:p w14:paraId="1FF5B5D9">
            <w:pPr>
              <w:pStyle w:val="57"/>
            </w:pPr>
            <w:r>
              <w:t>数据名称</w:t>
            </w:r>
          </w:p>
        </w:tc>
        <w:tc>
          <w:tcPr>
            <w:tcW w:w="1746" w:type="dxa"/>
            <w:shd w:val="clear" w:color="auto" w:fill="D8D8D8" w:themeFill="background1" w:themeFillShade="D9"/>
          </w:tcPr>
          <w:p w14:paraId="304DFCC1">
            <w:pPr>
              <w:pStyle w:val="57"/>
            </w:pPr>
            <w:r>
              <w:t>数据内容</w:t>
            </w:r>
          </w:p>
        </w:tc>
        <w:tc>
          <w:tcPr>
            <w:tcW w:w="1746" w:type="dxa"/>
            <w:shd w:val="clear" w:color="auto" w:fill="D8D8D8" w:themeFill="background1" w:themeFillShade="D9"/>
          </w:tcPr>
          <w:p w14:paraId="3AE6576C">
            <w:pPr>
              <w:pStyle w:val="57"/>
            </w:pPr>
            <w:r>
              <w:t>I/O</w:t>
            </w:r>
          </w:p>
        </w:tc>
      </w:tr>
      <w:tr w14:paraId="3AE3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A4C3B78">
            <w:pPr>
              <w:pStyle w:val="58"/>
            </w:pPr>
            <w:r>
              <w:t>SYC-GYSJ-WXYG-SJGL-SJGX-CXJS-01</w:t>
            </w:r>
          </w:p>
        </w:tc>
        <w:tc>
          <w:tcPr>
            <w:tcW w:w="1746" w:type="dxa"/>
          </w:tcPr>
          <w:p w14:paraId="5992542B">
            <w:pPr>
              <w:pStyle w:val="58"/>
            </w:pPr>
            <w:r>
              <w:t>用户输入</w:t>
            </w:r>
          </w:p>
        </w:tc>
        <w:tc>
          <w:tcPr>
            <w:tcW w:w="1746" w:type="dxa"/>
          </w:tcPr>
          <w:p w14:paraId="5DB3CCE9">
            <w:pPr>
              <w:pStyle w:val="58"/>
            </w:pPr>
            <w:r>
              <w:t>查询条件</w:t>
            </w:r>
          </w:p>
        </w:tc>
        <w:tc>
          <w:tcPr>
            <w:tcW w:w="1746" w:type="dxa"/>
          </w:tcPr>
          <w:p w14:paraId="55C8F7EF">
            <w:pPr>
              <w:pStyle w:val="58"/>
            </w:pPr>
            <w:r>
              <w:t>来源标识、数据类型、业务时间、空间范围、格式/结构。</w:t>
            </w:r>
          </w:p>
        </w:tc>
        <w:tc>
          <w:tcPr>
            <w:tcW w:w="1746" w:type="dxa"/>
          </w:tcPr>
          <w:p w14:paraId="19DC7E3E">
            <w:pPr>
              <w:pStyle w:val="58"/>
            </w:pPr>
            <w:r>
              <w:t>I</w:t>
            </w:r>
          </w:p>
        </w:tc>
      </w:tr>
      <w:tr w14:paraId="3779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0FC8D7D">
            <w:pPr>
              <w:pStyle w:val="58"/>
            </w:pPr>
            <w:r>
              <w:t>SYC-GYSJ-WXYG-SJGL-SJGX-CXJS-02</w:t>
            </w:r>
          </w:p>
        </w:tc>
        <w:tc>
          <w:tcPr>
            <w:tcW w:w="1746" w:type="dxa"/>
          </w:tcPr>
          <w:p w14:paraId="03CCCA6F">
            <w:pPr>
              <w:pStyle w:val="58"/>
            </w:pPr>
            <w:r>
              <w:t>用户输入</w:t>
            </w:r>
          </w:p>
        </w:tc>
        <w:tc>
          <w:tcPr>
            <w:tcW w:w="1746" w:type="dxa"/>
          </w:tcPr>
          <w:p w14:paraId="627EA584">
            <w:pPr>
              <w:pStyle w:val="58"/>
            </w:pPr>
            <w:r>
              <w:t>导出请求</w:t>
            </w:r>
          </w:p>
        </w:tc>
        <w:tc>
          <w:tcPr>
            <w:tcW w:w="1746" w:type="dxa"/>
          </w:tcPr>
          <w:p w14:paraId="2FA0A4B4">
            <w:pPr>
              <w:pStyle w:val="58"/>
            </w:pPr>
            <w:r>
              <w:t>来源标识、数据类型、业务时间、空间范围、格式/结构。</w:t>
            </w:r>
          </w:p>
        </w:tc>
        <w:tc>
          <w:tcPr>
            <w:tcW w:w="1746" w:type="dxa"/>
          </w:tcPr>
          <w:p w14:paraId="40DB4882">
            <w:pPr>
              <w:pStyle w:val="58"/>
            </w:pPr>
            <w:r>
              <w:t>I</w:t>
            </w:r>
          </w:p>
        </w:tc>
      </w:tr>
      <w:tr w14:paraId="3A2F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C8E9207">
            <w:pPr>
              <w:pStyle w:val="58"/>
            </w:pPr>
            <w:r>
              <w:t>SYC-GYSJ-WXYG-SJGL-SJGX-CXJS-03</w:t>
            </w:r>
          </w:p>
        </w:tc>
        <w:tc>
          <w:tcPr>
            <w:tcW w:w="1746" w:type="dxa"/>
          </w:tcPr>
          <w:p w14:paraId="1484E49F">
            <w:pPr>
              <w:pStyle w:val="58"/>
            </w:pPr>
            <w:r>
              <w:t>下游模块或成果库</w:t>
            </w:r>
          </w:p>
        </w:tc>
        <w:tc>
          <w:tcPr>
            <w:tcW w:w="1746" w:type="dxa"/>
          </w:tcPr>
          <w:p w14:paraId="49436594">
            <w:pPr>
              <w:pStyle w:val="58"/>
            </w:pPr>
            <w:r>
              <w:t>检索结果列表</w:t>
            </w:r>
          </w:p>
        </w:tc>
        <w:tc>
          <w:tcPr>
            <w:tcW w:w="1746" w:type="dxa"/>
          </w:tcPr>
          <w:p w14:paraId="399CB2FC">
            <w:pPr>
              <w:pStyle w:val="58"/>
            </w:pPr>
            <w:r>
              <w:t>检索结果列表（数据ID、卫星型号、传感器、分辨率、获取时间。</w:t>
            </w:r>
          </w:p>
        </w:tc>
        <w:tc>
          <w:tcPr>
            <w:tcW w:w="1746" w:type="dxa"/>
          </w:tcPr>
          <w:p w14:paraId="4B8B4DAE">
            <w:pPr>
              <w:pStyle w:val="58"/>
            </w:pPr>
            <w:r>
              <w:t>O</w:t>
            </w:r>
          </w:p>
        </w:tc>
      </w:tr>
      <w:tr w14:paraId="3509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ADB6F6B">
            <w:pPr>
              <w:pStyle w:val="58"/>
            </w:pPr>
            <w:r>
              <w:t>SYC-GYSJ-WXYG-SJGL-SJGX-CXJS-04</w:t>
            </w:r>
          </w:p>
        </w:tc>
        <w:tc>
          <w:tcPr>
            <w:tcW w:w="1746" w:type="dxa"/>
          </w:tcPr>
          <w:p w14:paraId="2F4E4991">
            <w:pPr>
              <w:pStyle w:val="58"/>
            </w:pPr>
            <w:r>
              <w:t>下游模块或成果库</w:t>
            </w:r>
          </w:p>
        </w:tc>
        <w:tc>
          <w:tcPr>
            <w:tcW w:w="1746" w:type="dxa"/>
          </w:tcPr>
          <w:p w14:paraId="69691684">
            <w:pPr>
              <w:pStyle w:val="58"/>
            </w:pPr>
            <w:r>
              <w:t>检索统计信息</w:t>
            </w:r>
          </w:p>
        </w:tc>
        <w:tc>
          <w:tcPr>
            <w:tcW w:w="1746" w:type="dxa"/>
          </w:tcPr>
          <w:p w14:paraId="7F91B3CB">
            <w:pPr>
              <w:pStyle w:val="58"/>
            </w:pPr>
            <w:r>
              <w:t>关联任务或源数据标识、生成时间、成果类型、核心结果字段、质量状态。</w:t>
            </w:r>
          </w:p>
        </w:tc>
        <w:tc>
          <w:tcPr>
            <w:tcW w:w="1746" w:type="dxa"/>
          </w:tcPr>
          <w:p w14:paraId="13AB7DE4">
            <w:pPr>
              <w:pStyle w:val="58"/>
            </w:pPr>
            <w:r>
              <w:t>O</w:t>
            </w:r>
          </w:p>
        </w:tc>
      </w:tr>
      <w:tr w14:paraId="0DFE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1C77893">
            <w:pPr>
              <w:pStyle w:val="58"/>
            </w:pPr>
            <w:r>
              <w:t>SYC-GYSJ-WXYG-SJGL-SJGX-CXJS-05</w:t>
            </w:r>
          </w:p>
        </w:tc>
        <w:tc>
          <w:tcPr>
            <w:tcW w:w="1746" w:type="dxa"/>
          </w:tcPr>
          <w:p w14:paraId="1C6979D8">
            <w:pPr>
              <w:pStyle w:val="58"/>
            </w:pPr>
            <w:r>
              <w:t>下游模块或成果库</w:t>
            </w:r>
          </w:p>
        </w:tc>
        <w:tc>
          <w:tcPr>
            <w:tcW w:w="1746" w:type="dxa"/>
          </w:tcPr>
          <w:p w14:paraId="1574102A">
            <w:pPr>
              <w:pStyle w:val="58"/>
            </w:pPr>
            <w:r>
              <w:t>导出文件</w:t>
            </w:r>
          </w:p>
        </w:tc>
        <w:tc>
          <w:tcPr>
            <w:tcW w:w="1746" w:type="dxa"/>
          </w:tcPr>
          <w:p w14:paraId="209CD3AE">
            <w:pPr>
              <w:pStyle w:val="58"/>
            </w:pPr>
            <w:r>
              <w:t>关联任务或源数据标识、生成时间、成果类型、核心结果字段、质量状态。</w:t>
            </w:r>
          </w:p>
        </w:tc>
        <w:tc>
          <w:tcPr>
            <w:tcW w:w="1746" w:type="dxa"/>
          </w:tcPr>
          <w:p w14:paraId="3B718B6F">
            <w:pPr>
              <w:pStyle w:val="58"/>
            </w:pPr>
            <w:r>
              <w:t>O</w:t>
            </w:r>
          </w:p>
        </w:tc>
      </w:tr>
    </w:tbl>
    <w:p w14:paraId="0960D2A9">
      <w:pPr>
        <w:ind w:firstLine="480"/>
      </w:pPr>
    </w:p>
    <w:p w14:paraId="627E4089">
      <w:pPr>
        <w:pStyle w:val="7"/>
      </w:pPr>
      <w:r>
        <w:rPr>
          <w:rFonts w:hint="eastAsia"/>
        </w:rPr>
        <w:t>处理逻辑</w:t>
      </w:r>
    </w:p>
    <w:p w14:paraId="207EA8E1">
      <w:pPr>
        <w:widowControl w:val="0"/>
        <w:numPr>
          <w:ilvl w:val="0"/>
          <w:numId w:val="58"/>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接收查询条件：用户输入查询条件后，系统校验条件合法性（如时间范围逻辑合理、坐标格式正确），将合法条件转换为检索语句</w:t>
      </w:r>
      <w:r>
        <w:rPr>
          <w:rFonts w:hint="eastAsia" w:asciiTheme="minorEastAsia" w:hAnsiTheme="minorEastAsia" w:cstheme="minorEastAsia"/>
          <w:szCs w:val="21"/>
        </w:rPr>
        <w:t>。</w:t>
      </w:r>
    </w:p>
    <w:p w14:paraId="362182CD">
      <w:pPr>
        <w:widowControl w:val="0"/>
        <w:numPr>
          <w:ilvl w:val="0"/>
          <w:numId w:val="58"/>
        </w:numPr>
        <w:snapToGrid/>
        <w:ind w:firstLine="480"/>
        <w:rPr>
          <w:rFonts w:hint="eastAsia" w:asciiTheme="minorEastAsia" w:hAnsiTheme="minorEastAsia" w:cstheme="minorEastAsia"/>
          <w:szCs w:val="21"/>
        </w:rPr>
      </w:pPr>
      <w:r>
        <w:rPr>
          <w:rFonts w:asciiTheme="minorEastAsia" w:hAnsiTheme="minorEastAsia" w:cstheme="minorEastAsia"/>
          <w:szCs w:val="21"/>
        </w:rPr>
        <w:t>校验并转换条件：调用元数据与目录索引服务，快速匹配符合条件的数据，按获取时间倒序排序</w:t>
      </w:r>
      <w:r>
        <w:rPr>
          <w:rFonts w:hint="eastAsia" w:asciiTheme="minorEastAsia" w:hAnsiTheme="minorEastAsia" w:cstheme="minorEastAsia"/>
          <w:szCs w:val="21"/>
        </w:rPr>
        <w:t>。</w:t>
      </w:r>
    </w:p>
    <w:p w14:paraId="3EA3BBC1">
      <w:pPr>
        <w:widowControl w:val="0"/>
        <w:numPr>
          <w:ilvl w:val="0"/>
          <w:numId w:val="58"/>
        </w:numPr>
        <w:snapToGrid/>
        <w:ind w:firstLine="480"/>
        <w:rPr>
          <w:rFonts w:hint="eastAsia" w:asciiTheme="minorEastAsia" w:hAnsiTheme="minorEastAsia" w:cstheme="minorEastAsia"/>
          <w:szCs w:val="21"/>
        </w:rPr>
      </w:pPr>
      <w:r>
        <w:rPr>
          <w:rFonts w:asciiTheme="minorEastAsia" w:hAnsiTheme="minorEastAsia" w:cstheme="minorEastAsia"/>
          <w:szCs w:val="21"/>
        </w:rPr>
        <w:t>执行数据检索：整合数据的元数据详情、目录路径等信息生成结果列表，计算检索耗时与结果准确率（与历史有效数据比对）</w:t>
      </w:r>
      <w:r>
        <w:rPr>
          <w:rFonts w:hint="eastAsia" w:asciiTheme="minorEastAsia" w:hAnsiTheme="minorEastAsia" w:cstheme="minorEastAsia"/>
          <w:szCs w:val="21"/>
        </w:rPr>
        <w:t>。</w:t>
      </w:r>
    </w:p>
    <w:p w14:paraId="2A66A751">
      <w:pPr>
        <w:widowControl w:val="0"/>
        <w:numPr>
          <w:ilvl w:val="0"/>
          <w:numId w:val="58"/>
        </w:numPr>
        <w:snapToGrid/>
        <w:ind w:firstLine="480"/>
        <w:rPr>
          <w:rFonts w:hint="eastAsia" w:asciiTheme="minorEastAsia" w:hAnsiTheme="minorEastAsia" w:cstheme="minorEastAsia"/>
          <w:szCs w:val="21"/>
        </w:rPr>
      </w:pPr>
      <w:r>
        <w:rPr>
          <w:rFonts w:asciiTheme="minorEastAsia" w:hAnsiTheme="minorEastAsia" w:cstheme="minorEastAsia"/>
          <w:szCs w:val="21"/>
        </w:rPr>
        <w:t>展示和导出结果：用户触发导出请求时，按指定格式打包检索结果，支持下载</w:t>
      </w:r>
      <w:r>
        <w:rPr>
          <w:rFonts w:hint="eastAsia" w:asciiTheme="minorEastAsia" w:hAnsiTheme="minorEastAsia" w:cstheme="minorEastAsia"/>
          <w:szCs w:val="21"/>
        </w:rPr>
        <w:t>。</w:t>
      </w:r>
    </w:p>
    <w:p w14:paraId="3F2D9DDA">
      <w:pPr>
        <w:widowControl w:val="0"/>
        <w:numPr>
          <w:ilvl w:val="0"/>
          <w:numId w:val="58"/>
        </w:numPr>
        <w:snapToGrid/>
        <w:ind w:firstLine="480"/>
        <w:rPr>
          <w:rFonts w:hint="eastAsia" w:asciiTheme="minorEastAsia" w:hAnsiTheme="minorEastAsia" w:cstheme="minorEastAsia"/>
          <w:szCs w:val="21"/>
        </w:rPr>
      </w:pPr>
      <w:r>
        <w:rPr>
          <w:rFonts w:asciiTheme="minorEastAsia" w:hAnsiTheme="minorEastAsia" w:cstheme="minorEastAsia"/>
          <w:szCs w:val="21"/>
        </w:rPr>
        <w:t>记录检索日志：同步记录检索操作日志（用户ID、查询条件、检索结果、操作时间）</w:t>
      </w:r>
      <w:r>
        <w:rPr>
          <w:rFonts w:hint="eastAsia" w:asciiTheme="minorEastAsia" w:hAnsiTheme="minorEastAsia" w:cstheme="minorEastAsia"/>
          <w:szCs w:val="21"/>
        </w:rPr>
        <w:t>。</w:t>
      </w:r>
    </w:p>
    <w:p w14:paraId="540D7C5A">
      <w:pPr>
        <w:pStyle w:val="7"/>
      </w:pPr>
      <w:r>
        <w:rPr>
          <w:rFonts w:hint="eastAsia"/>
        </w:rPr>
        <w:t>异常与错误处理</w:t>
      </w:r>
    </w:p>
    <w:p w14:paraId="24685F77">
      <w:pPr>
        <w:ind w:firstLine="480"/>
      </w:pPr>
      <w:r>
        <w:rPr>
          <w:rFonts w:hint="eastAsia"/>
        </w:rPr>
        <w:t>查询条件不合法（如分辨率为负数）时，系统提示具体错误字段与正确格式，阻止检索执行；检索过程中索引服务异常的，触发备用检索机制（直接查询数据库），并记录异常日志，检索完成后推送告警提示管理员排查；检索结果为空时，返回“无匹配数据”提示并推荐相似查询条件（如调整时间范围）；导出文件生成失败（如数据量过大超出限制）时，提示失败原因并建议分批次导出，同时记录失败日志。</w:t>
      </w:r>
    </w:p>
    <w:p w14:paraId="532318BE">
      <w:pPr>
        <w:pStyle w:val="6"/>
      </w:pPr>
      <w:r>
        <w:rPr>
          <w:rFonts w:hint="eastAsia"/>
        </w:rPr>
        <w:t>卫星遥感数据共享访问功能（SYC</w:t>
      </w:r>
      <w:r>
        <w:t>-</w:t>
      </w:r>
      <w:r>
        <w:rPr>
          <w:rFonts w:hint="eastAsia"/>
        </w:rPr>
        <w:t>GYSJ-WXYG</w:t>
      </w:r>
      <w:r>
        <w:t>-</w:t>
      </w:r>
      <w:r>
        <w:rPr>
          <w:rFonts w:hint="eastAsia"/>
        </w:rPr>
        <w:t>SJGL-SJGX-GXFW）</w:t>
      </w:r>
    </w:p>
    <w:p w14:paraId="047919ED">
      <w:pPr>
        <w:pStyle w:val="7"/>
      </w:pPr>
      <w:r>
        <w:rPr>
          <w:rFonts w:hint="eastAsia"/>
        </w:rPr>
        <w:t>功能描述</w:t>
      </w:r>
    </w:p>
    <w:p w14:paraId="34E457F7">
      <w:pPr>
        <w:ind w:firstLine="480"/>
      </w:pPr>
      <w:r>
        <w:rPr>
          <w:rFonts w:hint="eastAsia"/>
        </w:rPr>
        <w:t>该功能支持管理员按角色（如科研人员、应急人员）或单个用户配置数据共享规则，明确共享数据ID、授权对象、访问权限（查看、下载、预览）与有效期。用户访问共享数据时，系统验证其身份与权限，仅授权对象在有效期内可执行对应操作；实时记录数据访问行为（访问用户、访问时间、数据ID、操作类型、访问结果）；支持共享规则的修改、禁用与删除，修改后实时生效，禁用或删除规则后收回对应授权对象的访问权限，确保数据共享的安全性与可控性。</w:t>
      </w:r>
    </w:p>
    <w:p w14:paraId="370F616B">
      <w:pPr>
        <w:pStyle w:val="7"/>
      </w:pPr>
      <w:r>
        <w:rPr>
          <w:rFonts w:hint="eastAsia"/>
        </w:rPr>
        <w:t>输入输出</w:t>
      </w:r>
    </w:p>
    <w:p w14:paraId="641912AC">
      <w:pPr>
        <w:pStyle w:val="106"/>
        <w:rPr>
          <w:rFonts w:hint="eastAsia"/>
        </w:rPr>
      </w:pPr>
      <w:bookmarkStart w:id="470" w:name="_Toc240549987"/>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45</w:t>
      </w:r>
      <w:r>
        <w:rPr>
          <w:rFonts w:hint="eastAsia"/>
        </w:rPr>
        <w:fldChar w:fldCharType="end"/>
      </w:r>
      <w:r>
        <w:t>卫星遥感数据共享访问功能</w:t>
      </w:r>
      <w:r>
        <w:rPr>
          <w:rFonts w:hint="eastAsia"/>
        </w:rPr>
        <w:t>输入输出表</w:t>
      </w:r>
      <w:bookmarkEnd w:id="47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357E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30EE314B">
            <w:pPr>
              <w:pStyle w:val="57"/>
            </w:pPr>
            <w:r>
              <w:t>标识</w:t>
            </w:r>
          </w:p>
        </w:tc>
        <w:tc>
          <w:tcPr>
            <w:tcW w:w="1746" w:type="dxa"/>
            <w:shd w:val="clear" w:color="auto" w:fill="D8D8D8" w:themeFill="background1" w:themeFillShade="D9"/>
          </w:tcPr>
          <w:p w14:paraId="3CE5D7CC">
            <w:pPr>
              <w:pStyle w:val="57"/>
            </w:pPr>
            <w:r>
              <w:t>交互对象</w:t>
            </w:r>
          </w:p>
        </w:tc>
        <w:tc>
          <w:tcPr>
            <w:tcW w:w="1746" w:type="dxa"/>
            <w:shd w:val="clear" w:color="auto" w:fill="D8D8D8" w:themeFill="background1" w:themeFillShade="D9"/>
          </w:tcPr>
          <w:p w14:paraId="589486DF">
            <w:pPr>
              <w:pStyle w:val="57"/>
            </w:pPr>
            <w:r>
              <w:t>数据名称</w:t>
            </w:r>
          </w:p>
        </w:tc>
        <w:tc>
          <w:tcPr>
            <w:tcW w:w="1746" w:type="dxa"/>
            <w:shd w:val="clear" w:color="auto" w:fill="D8D8D8" w:themeFill="background1" w:themeFillShade="D9"/>
          </w:tcPr>
          <w:p w14:paraId="55070A14">
            <w:pPr>
              <w:pStyle w:val="57"/>
            </w:pPr>
            <w:r>
              <w:t>数据内容</w:t>
            </w:r>
          </w:p>
        </w:tc>
        <w:tc>
          <w:tcPr>
            <w:tcW w:w="1746" w:type="dxa"/>
            <w:shd w:val="clear" w:color="auto" w:fill="D8D8D8" w:themeFill="background1" w:themeFillShade="D9"/>
          </w:tcPr>
          <w:p w14:paraId="0A1A7EC8">
            <w:pPr>
              <w:pStyle w:val="57"/>
            </w:pPr>
            <w:r>
              <w:t>I/O</w:t>
            </w:r>
          </w:p>
        </w:tc>
      </w:tr>
      <w:tr w14:paraId="1899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D2168B7">
            <w:pPr>
              <w:pStyle w:val="58"/>
            </w:pPr>
            <w:r>
              <w:t>SYC-GYSJ-WXYG-SJGL-SJGX-GXFW-01</w:t>
            </w:r>
          </w:p>
        </w:tc>
        <w:tc>
          <w:tcPr>
            <w:tcW w:w="1746" w:type="dxa"/>
          </w:tcPr>
          <w:p w14:paraId="15BB1511">
            <w:pPr>
              <w:pStyle w:val="58"/>
            </w:pPr>
            <w:r>
              <w:t>管理员输入</w:t>
            </w:r>
          </w:p>
        </w:tc>
        <w:tc>
          <w:tcPr>
            <w:tcW w:w="1746" w:type="dxa"/>
          </w:tcPr>
          <w:p w14:paraId="4523E5D2">
            <w:pPr>
              <w:pStyle w:val="58"/>
            </w:pPr>
            <w:r>
              <w:t>共享规则配置</w:t>
            </w:r>
          </w:p>
        </w:tc>
        <w:tc>
          <w:tcPr>
            <w:tcW w:w="1746" w:type="dxa"/>
          </w:tcPr>
          <w:p w14:paraId="0D348F6B">
            <w:pPr>
              <w:pStyle w:val="58"/>
            </w:pPr>
            <w:r>
              <w:t>来源标识、数据类型、业务时间、空间范围、格式/结构。</w:t>
            </w:r>
          </w:p>
        </w:tc>
        <w:tc>
          <w:tcPr>
            <w:tcW w:w="1746" w:type="dxa"/>
          </w:tcPr>
          <w:p w14:paraId="346EC574">
            <w:pPr>
              <w:pStyle w:val="58"/>
            </w:pPr>
            <w:r>
              <w:t>I</w:t>
            </w:r>
          </w:p>
        </w:tc>
      </w:tr>
      <w:tr w14:paraId="3BB1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BBBF47F">
            <w:pPr>
              <w:pStyle w:val="58"/>
            </w:pPr>
            <w:r>
              <w:t>SYC-GYSJ-WXYG-SJGL-SJGX-GXFW-02</w:t>
            </w:r>
          </w:p>
        </w:tc>
        <w:tc>
          <w:tcPr>
            <w:tcW w:w="1746" w:type="dxa"/>
          </w:tcPr>
          <w:p w14:paraId="549F9C27">
            <w:pPr>
              <w:pStyle w:val="58"/>
            </w:pPr>
            <w:r>
              <w:t>用户输入</w:t>
            </w:r>
          </w:p>
        </w:tc>
        <w:tc>
          <w:tcPr>
            <w:tcW w:w="1746" w:type="dxa"/>
          </w:tcPr>
          <w:p w14:paraId="0A367337">
            <w:pPr>
              <w:pStyle w:val="58"/>
            </w:pPr>
            <w:r>
              <w:t>访问请求</w:t>
            </w:r>
          </w:p>
        </w:tc>
        <w:tc>
          <w:tcPr>
            <w:tcW w:w="1746" w:type="dxa"/>
          </w:tcPr>
          <w:p w14:paraId="65EEBFCC">
            <w:pPr>
              <w:pStyle w:val="58"/>
            </w:pPr>
            <w:r>
              <w:t>来源标识、数据类型、业务时间、空间范围、格式/结构。</w:t>
            </w:r>
          </w:p>
        </w:tc>
        <w:tc>
          <w:tcPr>
            <w:tcW w:w="1746" w:type="dxa"/>
          </w:tcPr>
          <w:p w14:paraId="1340E581">
            <w:pPr>
              <w:pStyle w:val="58"/>
            </w:pPr>
            <w:r>
              <w:t>I</w:t>
            </w:r>
          </w:p>
        </w:tc>
      </w:tr>
      <w:tr w14:paraId="140C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B97F1C2">
            <w:pPr>
              <w:pStyle w:val="58"/>
            </w:pPr>
            <w:r>
              <w:t>SYC-GYSJ-WXYG-SJGL-SJGX-GXFW-03</w:t>
            </w:r>
          </w:p>
        </w:tc>
        <w:tc>
          <w:tcPr>
            <w:tcW w:w="1746" w:type="dxa"/>
          </w:tcPr>
          <w:p w14:paraId="2F226B61">
            <w:pPr>
              <w:pStyle w:val="58"/>
            </w:pPr>
            <w:r>
              <w:t>管理员输入</w:t>
            </w:r>
          </w:p>
        </w:tc>
        <w:tc>
          <w:tcPr>
            <w:tcW w:w="1746" w:type="dxa"/>
          </w:tcPr>
          <w:p w14:paraId="567E4227">
            <w:pPr>
              <w:pStyle w:val="58"/>
            </w:pPr>
            <w:r>
              <w:t>共享维护请求</w:t>
            </w:r>
          </w:p>
        </w:tc>
        <w:tc>
          <w:tcPr>
            <w:tcW w:w="1746" w:type="dxa"/>
          </w:tcPr>
          <w:p w14:paraId="44BCAACF">
            <w:pPr>
              <w:pStyle w:val="58"/>
            </w:pPr>
            <w:r>
              <w:t>来源标识、数据类型、业务时间、空间范围、格式/结构。</w:t>
            </w:r>
          </w:p>
        </w:tc>
        <w:tc>
          <w:tcPr>
            <w:tcW w:w="1746" w:type="dxa"/>
          </w:tcPr>
          <w:p w14:paraId="14F19C78">
            <w:pPr>
              <w:pStyle w:val="58"/>
            </w:pPr>
            <w:r>
              <w:t>I</w:t>
            </w:r>
          </w:p>
        </w:tc>
      </w:tr>
      <w:tr w14:paraId="3B47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D1F2465">
            <w:pPr>
              <w:pStyle w:val="58"/>
            </w:pPr>
            <w:r>
              <w:t>SYC-GYSJ-WXYG-SJGL-SJGX-GXFW-04</w:t>
            </w:r>
          </w:p>
        </w:tc>
        <w:tc>
          <w:tcPr>
            <w:tcW w:w="1746" w:type="dxa"/>
          </w:tcPr>
          <w:p w14:paraId="6EC4146D">
            <w:pPr>
              <w:pStyle w:val="58"/>
            </w:pPr>
            <w:r>
              <w:t>下游模块或成果库</w:t>
            </w:r>
          </w:p>
        </w:tc>
        <w:tc>
          <w:tcPr>
            <w:tcW w:w="1746" w:type="dxa"/>
          </w:tcPr>
          <w:p w14:paraId="73507C5A">
            <w:pPr>
              <w:pStyle w:val="58"/>
            </w:pPr>
            <w:r>
              <w:t>共享授权结果</w:t>
            </w:r>
          </w:p>
        </w:tc>
        <w:tc>
          <w:tcPr>
            <w:tcW w:w="1746" w:type="dxa"/>
          </w:tcPr>
          <w:p w14:paraId="71BF721E">
            <w:pPr>
              <w:pStyle w:val="58"/>
            </w:pPr>
            <w:r>
              <w:t>关联任务或源数据标识、生成时间、成果类型、核心结果字段、质量状态。</w:t>
            </w:r>
          </w:p>
        </w:tc>
        <w:tc>
          <w:tcPr>
            <w:tcW w:w="1746" w:type="dxa"/>
          </w:tcPr>
          <w:p w14:paraId="5889D89E">
            <w:pPr>
              <w:pStyle w:val="58"/>
            </w:pPr>
            <w:r>
              <w:t>O</w:t>
            </w:r>
          </w:p>
        </w:tc>
      </w:tr>
      <w:tr w14:paraId="5CCB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31AA436">
            <w:pPr>
              <w:pStyle w:val="58"/>
            </w:pPr>
            <w:r>
              <w:t>SYC-GYSJ-WXYG-SJGL-SJGX-GXFW-05</w:t>
            </w:r>
          </w:p>
        </w:tc>
        <w:tc>
          <w:tcPr>
            <w:tcW w:w="1746" w:type="dxa"/>
          </w:tcPr>
          <w:p w14:paraId="401A9664">
            <w:pPr>
              <w:pStyle w:val="58"/>
            </w:pPr>
            <w:r>
              <w:t>下游模块或成果库</w:t>
            </w:r>
          </w:p>
        </w:tc>
        <w:tc>
          <w:tcPr>
            <w:tcW w:w="1746" w:type="dxa"/>
          </w:tcPr>
          <w:p w14:paraId="57084DF2">
            <w:pPr>
              <w:pStyle w:val="58"/>
            </w:pPr>
            <w:r>
              <w:t>访问凭证</w:t>
            </w:r>
          </w:p>
        </w:tc>
        <w:tc>
          <w:tcPr>
            <w:tcW w:w="1746" w:type="dxa"/>
          </w:tcPr>
          <w:p w14:paraId="74A33206">
            <w:pPr>
              <w:pStyle w:val="58"/>
            </w:pPr>
            <w:r>
              <w:t>关联任务或源数据标识、生成时间、成果类型、核心结果字段、质量状态。</w:t>
            </w:r>
          </w:p>
        </w:tc>
        <w:tc>
          <w:tcPr>
            <w:tcW w:w="1746" w:type="dxa"/>
          </w:tcPr>
          <w:p w14:paraId="33C30CB6">
            <w:pPr>
              <w:pStyle w:val="58"/>
            </w:pPr>
            <w:r>
              <w:t>O</w:t>
            </w:r>
          </w:p>
        </w:tc>
      </w:tr>
      <w:tr w14:paraId="4628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4BE3EEC">
            <w:pPr>
              <w:pStyle w:val="58"/>
            </w:pPr>
            <w:r>
              <w:t>SYC-GYSJ-WXYG-SJGL-SJGX-GXFW-06</w:t>
            </w:r>
          </w:p>
        </w:tc>
        <w:tc>
          <w:tcPr>
            <w:tcW w:w="1746" w:type="dxa"/>
          </w:tcPr>
          <w:p w14:paraId="1180975D">
            <w:pPr>
              <w:pStyle w:val="58"/>
            </w:pPr>
            <w:r>
              <w:t>下游模块或成果库</w:t>
            </w:r>
          </w:p>
        </w:tc>
        <w:tc>
          <w:tcPr>
            <w:tcW w:w="1746" w:type="dxa"/>
          </w:tcPr>
          <w:p w14:paraId="0D3B8409">
            <w:pPr>
              <w:pStyle w:val="58"/>
            </w:pPr>
            <w:r>
              <w:t>访问日志</w:t>
            </w:r>
          </w:p>
        </w:tc>
        <w:tc>
          <w:tcPr>
            <w:tcW w:w="1746" w:type="dxa"/>
          </w:tcPr>
          <w:p w14:paraId="3F44F80E">
            <w:pPr>
              <w:pStyle w:val="58"/>
            </w:pPr>
            <w:r>
              <w:t>关联任务或源数据标识、生成时间、成果类型、核心结果字段、质量状态。</w:t>
            </w:r>
          </w:p>
        </w:tc>
        <w:tc>
          <w:tcPr>
            <w:tcW w:w="1746" w:type="dxa"/>
          </w:tcPr>
          <w:p w14:paraId="53ED000F">
            <w:pPr>
              <w:pStyle w:val="58"/>
            </w:pPr>
            <w:r>
              <w:t>O</w:t>
            </w:r>
          </w:p>
        </w:tc>
      </w:tr>
      <w:tr w14:paraId="4A60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DF41FD0">
            <w:pPr>
              <w:pStyle w:val="58"/>
            </w:pPr>
            <w:r>
              <w:t>SYC-GYSJ-WXYG-SJGL-SJGX-GXFW-07</w:t>
            </w:r>
          </w:p>
        </w:tc>
        <w:tc>
          <w:tcPr>
            <w:tcW w:w="1746" w:type="dxa"/>
          </w:tcPr>
          <w:p w14:paraId="69752CD3">
            <w:pPr>
              <w:pStyle w:val="58"/>
            </w:pPr>
            <w:r>
              <w:t>下游模块或成果库</w:t>
            </w:r>
          </w:p>
        </w:tc>
        <w:tc>
          <w:tcPr>
            <w:tcW w:w="1746" w:type="dxa"/>
          </w:tcPr>
          <w:p w14:paraId="4F4598AE">
            <w:pPr>
              <w:pStyle w:val="58"/>
            </w:pPr>
            <w:r>
              <w:t>共享维护日志</w:t>
            </w:r>
          </w:p>
        </w:tc>
        <w:tc>
          <w:tcPr>
            <w:tcW w:w="1746" w:type="dxa"/>
          </w:tcPr>
          <w:p w14:paraId="3BFF38FB">
            <w:pPr>
              <w:pStyle w:val="58"/>
            </w:pPr>
            <w:r>
              <w:t>关联任务或源数据标识、生成时间、成果类型、核心结果字段、质量状态。</w:t>
            </w:r>
          </w:p>
        </w:tc>
        <w:tc>
          <w:tcPr>
            <w:tcW w:w="1746" w:type="dxa"/>
          </w:tcPr>
          <w:p w14:paraId="4939D2FE">
            <w:pPr>
              <w:pStyle w:val="58"/>
            </w:pPr>
            <w:r>
              <w:t>O</w:t>
            </w:r>
          </w:p>
        </w:tc>
      </w:tr>
    </w:tbl>
    <w:p w14:paraId="6A1D72CA">
      <w:pPr>
        <w:ind w:firstLine="480"/>
      </w:pPr>
    </w:p>
    <w:p w14:paraId="06C99178">
      <w:pPr>
        <w:pStyle w:val="7"/>
      </w:pPr>
      <w:r>
        <w:rPr>
          <w:rFonts w:hint="eastAsia"/>
        </w:rPr>
        <w:t>处理逻辑</w:t>
      </w:r>
    </w:p>
    <w:p w14:paraId="7DDE5326">
      <w:pPr>
        <w:widowControl w:val="0"/>
        <w:numPr>
          <w:ilvl w:val="0"/>
          <w:numId w:val="59"/>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配置共享规则：管理员配置共享规则，系统校验数据ID与授权对象的有效性，校验通过后存储规则并生成唯一规则ID</w:t>
      </w:r>
      <w:r>
        <w:rPr>
          <w:rFonts w:hint="eastAsia" w:asciiTheme="minorEastAsia" w:hAnsiTheme="minorEastAsia" w:cstheme="minorEastAsia"/>
          <w:szCs w:val="21"/>
        </w:rPr>
        <w:t>。</w:t>
      </w:r>
    </w:p>
    <w:p w14:paraId="5528DF9A">
      <w:pPr>
        <w:widowControl w:val="0"/>
        <w:numPr>
          <w:ilvl w:val="0"/>
          <w:numId w:val="59"/>
        </w:numPr>
        <w:snapToGrid/>
        <w:ind w:firstLine="480"/>
        <w:rPr>
          <w:rFonts w:hint="eastAsia" w:asciiTheme="minorEastAsia" w:hAnsiTheme="minorEastAsia" w:cstheme="minorEastAsia"/>
          <w:szCs w:val="21"/>
        </w:rPr>
      </w:pPr>
      <w:r>
        <w:rPr>
          <w:rFonts w:asciiTheme="minorEastAsia" w:hAnsiTheme="minorEastAsia" w:cstheme="minorEastAsia"/>
          <w:szCs w:val="21"/>
        </w:rPr>
        <w:t>校验访问请求：用户发起访问请求时，系统查询共享规则库，验证用户是否为授权对象、权限是否匹配、规则是否在有效期内，验证通过则生成访问凭证（如临时预览链接），允许执行对应操作，验证失败则返回无权限提示</w:t>
      </w:r>
      <w:r>
        <w:rPr>
          <w:rFonts w:hint="eastAsia" w:asciiTheme="minorEastAsia" w:hAnsiTheme="minorEastAsia" w:cstheme="minorEastAsia"/>
          <w:szCs w:val="21"/>
        </w:rPr>
        <w:t>。</w:t>
      </w:r>
    </w:p>
    <w:p w14:paraId="1C16E818">
      <w:pPr>
        <w:widowControl w:val="0"/>
        <w:numPr>
          <w:ilvl w:val="0"/>
          <w:numId w:val="59"/>
        </w:numPr>
        <w:snapToGrid/>
        <w:ind w:firstLine="480"/>
        <w:rPr>
          <w:rFonts w:hint="eastAsia" w:asciiTheme="minorEastAsia" w:hAnsiTheme="minorEastAsia" w:cstheme="minorEastAsia"/>
          <w:szCs w:val="21"/>
        </w:rPr>
      </w:pPr>
      <w:r>
        <w:rPr>
          <w:rFonts w:asciiTheme="minorEastAsia" w:hAnsiTheme="minorEastAsia" w:cstheme="minorEastAsia"/>
          <w:szCs w:val="21"/>
        </w:rPr>
        <w:t>提供受控访问：管理员修改共享规则时，同步更新规则库，禁用或删除规则时，标记规则状态并收回对应访问权限</w:t>
      </w:r>
      <w:r>
        <w:rPr>
          <w:rFonts w:hint="eastAsia" w:asciiTheme="minorEastAsia" w:hAnsiTheme="minorEastAsia" w:cstheme="minorEastAsia"/>
          <w:szCs w:val="21"/>
        </w:rPr>
        <w:t>。</w:t>
      </w:r>
    </w:p>
    <w:p w14:paraId="35D2AFB2">
      <w:pPr>
        <w:widowControl w:val="0"/>
        <w:numPr>
          <w:ilvl w:val="0"/>
          <w:numId w:val="59"/>
        </w:numPr>
        <w:snapToGrid/>
        <w:ind w:firstLine="480"/>
        <w:rPr>
          <w:rFonts w:hint="eastAsia" w:asciiTheme="minorEastAsia" w:hAnsiTheme="minorEastAsia" w:cstheme="minorEastAsia"/>
          <w:szCs w:val="21"/>
        </w:rPr>
      </w:pPr>
      <w:r>
        <w:rPr>
          <w:rFonts w:asciiTheme="minorEastAsia" w:hAnsiTheme="minorEastAsia" w:cstheme="minorEastAsia"/>
          <w:szCs w:val="21"/>
        </w:rPr>
        <w:t>维护和审计规则：全程记录共享授权、访问及维护操作日志，确保可追溯。</w:t>
      </w:r>
    </w:p>
    <w:p w14:paraId="6EAB045F">
      <w:pPr>
        <w:pStyle w:val="7"/>
      </w:pPr>
      <w:r>
        <w:rPr>
          <w:rFonts w:hint="eastAsia"/>
        </w:rPr>
        <w:t>异常与错误处理</w:t>
      </w:r>
    </w:p>
    <w:p w14:paraId="31D3A002">
      <w:pPr>
        <w:ind w:firstLine="480"/>
      </w:pPr>
      <w:r>
        <w:rPr>
          <w:rFonts w:hint="eastAsia"/>
        </w:rPr>
        <w:t>共享规则配置时数据ID不存在或授权对象无效的，系统提示异常并阻止规则创建，需选择有效数据与授权对象；用户访问时权限验证失败（如未授权、规则过期）的，返回明确提示（如“该数据未对您授权”“共享规则已过期”），不泄露数据存在性信息；共享规则修改时若涉及权限收回，系统同步通知相关授权用户；访问日志记录失败时，触发日志补录机制，确保访问行为可追溯，补录失败则推送告警提示管理员处理。</w:t>
      </w:r>
    </w:p>
    <w:p w14:paraId="1EAE2AFF">
      <w:pPr>
        <w:pStyle w:val="4"/>
      </w:pPr>
      <w:bookmarkStart w:id="471" w:name="_Toc220368535"/>
      <w:bookmarkStart w:id="472" w:name="_Toc240550153"/>
      <w:r>
        <w:rPr>
          <w:rFonts w:hint="eastAsia"/>
        </w:rPr>
        <w:t>防灾减灾产品制图及展示部件</w:t>
      </w:r>
      <w:bookmarkEnd w:id="471"/>
      <w:r>
        <w:rPr>
          <w:rFonts w:hint="eastAsia"/>
        </w:rPr>
        <w:t>（SYC</w:t>
      </w:r>
      <w:r>
        <w:t>-</w:t>
      </w:r>
      <w:r>
        <w:rPr>
          <w:rFonts w:hint="eastAsia"/>
        </w:rPr>
        <w:t>GYSJ-WXYG</w:t>
      </w:r>
      <w:r>
        <w:t>-</w:t>
      </w:r>
      <w:r>
        <w:rPr>
          <w:rFonts w:hint="eastAsia"/>
        </w:rPr>
        <w:t>ZTZS）</w:t>
      </w:r>
      <w:bookmarkEnd w:id="472"/>
    </w:p>
    <w:p w14:paraId="1AB429F1">
      <w:pPr>
        <w:pStyle w:val="5"/>
      </w:pPr>
      <w:bookmarkStart w:id="473" w:name="_Toc240550154"/>
      <w:bookmarkStart w:id="474" w:name="_Toc220368536"/>
      <w:r>
        <w:rPr>
          <w:rFonts w:hint="eastAsia"/>
        </w:rPr>
        <w:t>概述</w:t>
      </w:r>
      <w:bookmarkEnd w:id="473"/>
      <w:bookmarkEnd w:id="474"/>
    </w:p>
    <w:p w14:paraId="0CB9C9F6">
      <w:pPr>
        <w:ind w:firstLine="480"/>
        <w:jc w:val="both"/>
      </w:pPr>
      <w:bookmarkStart w:id="475" w:name="_Hlk219155477"/>
      <w:r>
        <w:rPr>
          <w:rFonts w:hint="eastAsia"/>
        </w:rPr>
        <w:t>防灾减灾产品制图及展示</w:t>
      </w:r>
      <w:bookmarkEnd w:id="475"/>
      <w:r>
        <w:rPr>
          <w:rFonts w:hint="eastAsia"/>
        </w:rPr>
        <w:t>子系统是卫星遥感软件的成果可视化核心模块，核心目标是将各业务子系统的分析成果转化为直观、专业的可视化产品，满足不同用户的成果查看与决策支撑需求。子系统集成多源遥感数据、地震宏观异常分析、风险区域监测、灾害损失评估等专题成果，提供基础地图组件、专题制图、多维融合展示等功能，支持矢量数据、栅格数据、分析报告的一体化展示，同时实现空间分布、时序演进的可视化呈现，为管理人员、科研人员、应急指挥人员及社会公众提供差异化的成果浏览与交互体验。</w:t>
      </w:r>
    </w:p>
    <w:p w14:paraId="4E8599D0">
      <w:pPr>
        <w:pStyle w:val="5"/>
      </w:pPr>
      <w:bookmarkStart w:id="476" w:name="_Toc220368537"/>
      <w:bookmarkStart w:id="477" w:name="_Toc240550155"/>
      <w:r>
        <w:rPr>
          <w:rFonts w:hint="eastAsia"/>
        </w:rPr>
        <w:t>部件组成</w:t>
      </w:r>
      <w:bookmarkEnd w:id="476"/>
      <w:bookmarkEnd w:id="477"/>
    </w:p>
    <w:p w14:paraId="766AAA49">
      <w:pPr>
        <w:ind w:firstLine="480"/>
      </w:pPr>
      <w:r>
        <w:rPr>
          <w:rFonts w:hint="eastAsia"/>
        </w:rPr>
        <w:t>防灾减灾产品制图及展示部件由可视化加载模块、专题制图与标准化产品生产模块、可视化展示与成果集成模块组成。</w:t>
      </w:r>
    </w:p>
    <w:p w14:paraId="751397AB">
      <w:pPr>
        <w:pStyle w:val="59"/>
      </w:pPr>
      <w:bookmarkStart w:id="478" w:name="_Hlk219156064"/>
      <w:r>
        <w:object>
          <v:shape id="_x0000_i1088" o:spt="75" type="#_x0000_t75" style="height:257.65pt;width:385.95pt;" o:ole="t" filled="f" o:preferrelative="t" stroked="f" coordsize="21600,21600">
            <v:path/>
            <v:fill on="f" focussize="0,0"/>
            <v:stroke on="f" joinstyle="miter"/>
            <v:imagedata r:id="rId156" o:title=""/>
            <o:lock v:ext="edit" aspectratio="f"/>
            <w10:wrap type="none"/>
            <w10:anchorlock/>
          </v:shape>
          <o:OLEObject Type="Embed" ProgID="Visio.Drawing.15" ShapeID="_x0000_i1088" DrawAspect="Content" ObjectID="_1468075788" r:id="rId155">
            <o:LockedField>false</o:LockedField>
          </o:OLEObject>
        </w:object>
      </w:r>
    </w:p>
    <w:p w14:paraId="0BAE83B8">
      <w:pPr>
        <w:pStyle w:val="110"/>
        <w:rPr>
          <w:rFonts w:hint="eastAsia"/>
        </w:rPr>
      </w:pPr>
      <w:bookmarkStart w:id="479" w:name="_Toc240550059"/>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47</w:t>
      </w:r>
      <w:r>
        <w:rPr>
          <w:rFonts w:hint="eastAsia"/>
        </w:rPr>
        <w:fldChar w:fldCharType="end"/>
      </w:r>
      <w:r>
        <w:rPr>
          <w:rFonts w:hint="eastAsia"/>
        </w:rPr>
        <w:t>防灾减灾产品制图及展示部件组成图</w:t>
      </w:r>
      <w:bookmarkEnd w:id="479"/>
    </w:p>
    <w:bookmarkEnd w:id="478"/>
    <w:p w14:paraId="40FFE26A">
      <w:pPr>
        <w:pStyle w:val="5"/>
      </w:pPr>
      <w:bookmarkStart w:id="480" w:name="_Toc220368538"/>
      <w:bookmarkStart w:id="481" w:name="_Toc240550156"/>
      <w:r>
        <w:rPr>
          <w:rFonts w:hint="eastAsia"/>
        </w:rPr>
        <w:t>交互关系</w:t>
      </w:r>
      <w:bookmarkEnd w:id="480"/>
      <w:bookmarkEnd w:id="481"/>
    </w:p>
    <w:p w14:paraId="339DDBAB">
      <w:pPr>
        <w:ind w:firstLine="480"/>
      </w:pPr>
      <w:r>
        <w:rPr>
          <w:rFonts w:hint="eastAsia"/>
        </w:rPr>
        <w:t>防灾减灾产品制图及展示部件交互关系图如下所示：</w:t>
      </w:r>
    </w:p>
    <w:p w14:paraId="4A00FCD2">
      <w:pPr>
        <w:pStyle w:val="59"/>
      </w:pPr>
      <w:r>
        <w:rPr>
          <w:rFonts w:hint="eastAsia"/>
        </w:rPr>
        <w:object>
          <v:shape id="_x0000_i1089" o:spt="75" type="#_x0000_t75" style="height:219.9pt;width:301.7pt;" o:ole="t" filled="f" o:preferrelative="t" stroked="f" coordsize="21600,21600">
            <v:path/>
            <v:fill on="f" focussize="0,0"/>
            <v:stroke on="f" joinstyle="miter"/>
            <v:imagedata r:id="rId158" o:title=""/>
            <o:lock v:ext="edit" aspectratio="f"/>
            <w10:wrap type="none"/>
            <w10:anchorlock/>
          </v:shape>
          <o:OLEObject Type="Embed" ProgID="Visio.Drawing.15" ShapeID="_x0000_i1089" DrawAspect="Content" ObjectID="_1468075789" r:id="rId157">
            <o:LockedField>false</o:LockedField>
          </o:OLEObject>
        </w:object>
      </w:r>
    </w:p>
    <w:p w14:paraId="22EFEBFE">
      <w:pPr>
        <w:pStyle w:val="110"/>
        <w:rPr>
          <w:rFonts w:hint="eastAsia"/>
        </w:rPr>
      </w:pPr>
      <w:bookmarkStart w:id="482" w:name="_Toc240550060"/>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48</w:t>
      </w:r>
      <w:r>
        <w:rPr>
          <w:rFonts w:hint="eastAsia"/>
        </w:rPr>
        <w:fldChar w:fldCharType="end"/>
      </w:r>
      <w:r>
        <w:rPr>
          <w:rFonts w:hint="eastAsia"/>
        </w:rPr>
        <w:t>防灾减灾产品制图及展示部件交互关系图</w:t>
      </w:r>
      <w:bookmarkEnd w:id="482"/>
    </w:p>
    <w:p w14:paraId="693D31BC">
      <w:pPr>
        <w:ind w:firstLine="480"/>
      </w:pPr>
      <w:r>
        <w:rPr>
          <w:rFonts w:hint="eastAsia"/>
        </w:rPr>
        <w:t>子系统的模块按“数据加载-专题制图-成果展示”的逻辑分层设计，确保可视化效果的专业性与交互的便捷性。可视化加载模块负责加载基础地图、遥感影像、矢量数据等多类型数据，提供比例尺调整、定位、测量等基础地图工具，支持WMS、WMTS等标准地图服务的集成，保障数据加载的高效性与兼容性；专题制图与标准化产品生成模块提供标准化模板与自定义设计器，支持地震异常、风险区域、灾害损失等专题图的自动化生产，可按用户需求配置地图整饰元素与数据综合规则，确保制图成果的标准化与规范化；可视化展示与成果集成模块实现三维地形、遥感影像、分析结果的多维融合展示，支持多窗口信息联动、时序动态播放、图表统计等功能。</w:t>
      </w:r>
    </w:p>
    <w:p w14:paraId="6BA9D78E">
      <w:pPr>
        <w:pStyle w:val="5"/>
      </w:pPr>
      <w:bookmarkStart w:id="483" w:name="_Toc220368539"/>
      <w:bookmarkStart w:id="484" w:name="_Toc240550157"/>
      <w:r>
        <w:rPr>
          <w:rFonts w:hint="eastAsia"/>
        </w:rPr>
        <w:t>可视化加载模块</w:t>
      </w:r>
      <w:bookmarkEnd w:id="483"/>
      <w:r>
        <w:rPr>
          <w:rFonts w:hint="eastAsia"/>
        </w:rPr>
        <w:t>（SYC</w:t>
      </w:r>
      <w:r>
        <w:t>-</w:t>
      </w:r>
      <w:r>
        <w:rPr>
          <w:rFonts w:hint="eastAsia"/>
        </w:rPr>
        <w:t>GYSJ-WXYG</w:t>
      </w:r>
      <w:r>
        <w:t>-</w:t>
      </w:r>
      <w:r>
        <w:rPr>
          <w:rFonts w:hint="eastAsia"/>
        </w:rPr>
        <w:t>ZTZS-QDJZ）</w:t>
      </w:r>
      <w:bookmarkEnd w:id="484"/>
    </w:p>
    <w:p w14:paraId="6DBF4FC1">
      <w:pPr>
        <w:pStyle w:val="6"/>
      </w:pPr>
      <w:r>
        <w:rPr>
          <w:rFonts w:hint="eastAsia"/>
        </w:rPr>
        <w:t>概述</w:t>
      </w:r>
    </w:p>
    <w:p w14:paraId="5F6391FA">
      <w:pPr>
        <w:ind w:firstLine="480"/>
      </w:pPr>
      <w:r>
        <w:rPr>
          <w:rFonts w:hint="eastAsia"/>
        </w:rPr>
        <w:t>可视化加载模块是防灾减灾产品制图及展示部件的基础支撑单元，核心职责是实现多格式GIS数据的高效加载、标准化解析与可视化渲染，集成通用地理信息服务，提供基础地图交互工具。模块支持GeoJSON、Shapefile、TIFF等常用格式数据导入，兼容OGC标准的WMS、WMTS第三方地图服务，通过图层管理与空间查询功能，为后续专题制图与成果展示提供稳定、兼容的数据支撑，确保数据可视化的准确性与交互的流畅性。</w:t>
      </w:r>
    </w:p>
    <w:p w14:paraId="09E40F32">
      <w:pPr>
        <w:pStyle w:val="6"/>
      </w:pPr>
      <w:r>
        <w:rPr>
          <w:rFonts w:hint="eastAsia"/>
        </w:rPr>
        <w:t>模块组成</w:t>
      </w:r>
    </w:p>
    <w:p w14:paraId="0D27AFCF">
      <w:pPr>
        <w:pStyle w:val="59"/>
        <w:rPr>
          <w:color w:val="C00000"/>
        </w:rPr>
      </w:pPr>
      <w:r>
        <w:object>
          <v:shape id="_x0000_i1090" o:spt="75" type="#_x0000_t75" style="height:193.45pt;width:107.25pt;" o:ole="t" filled="f" o:preferrelative="t" stroked="f" coordsize="21600,21600">
            <v:path/>
            <v:fill on="f" focussize="0,0"/>
            <v:stroke on="f" joinstyle="miter"/>
            <v:imagedata r:id="rId160" o:title=""/>
            <o:lock v:ext="edit" aspectratio="f"/>
            <w10:wrap type="none"/>
            <w10:anchorlock/>
          </v:shape>
          <o:OLEObject Type="Embed" ProgID="Visio.Drawing.15" ShapeID="_x0000_i1090" DrawAspect="Content" ObjectID="_1468075790" r:id="rId159">
            <o:LockedField>false</o:LockedField>
          </o:OLEObject>
        </w:object>
      </w:r>
    </w:p>
    <w:p w14:paraId="469045FB">
      <w:pPr>
        <w:pStyle w:val="110"/>
        <w:rPr>
          <w:rFonts w:hint="eastAsia"/>
        </w:rPr>
      </w:pPr>
      <w:bookmarkStart w:id="485" w:name="_Toc240550061"/>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49</w:t>
      </w:r>
      <w:r>
        <w:rPr>
          <w:rFonts w:hint="eastAsia"/>
        </w:rPr>
        <w:fldChar w:fldCharType="end"/>
      </w:r>
      <w:r>
        <w:rPr>
          <w:rFonts w:hint="eastAsia"/>
        </w:rPr>
        <w:t>可视化加载模块组成图</w:t>
      </w:r>
      <w:bookmarkEnd w:id="485"/>
    </w:p>
    <w:p w14:paraId="27D9875A">
      <w:pPr>
        <w:pStyle w:val="6"/>
      </w:pPr>
      <w:r>
        <w:rPr>
          <w:rFonts w:hint="eastAsia"/>
        </w:rPr>
        <w:t>交互关系</w:t>
      </w:r>
    </w:p>
    <w:p w14:paraId="5F2A4104">
      <w:pPr>
        <w:ind w:firstLine="480"/>
      </w:pPr>
      <w:r>
        <w:rPr>
          <w:rFonts w:hint="eastAsia"/>
        </w:rPr>
        <w:t>模块交互关系图如下所示：</w:t>
      </w:r>
    </w:p>
    <w:p w14:paraId="730D0E91">
      <w:pPr>
        <w:pStyle w:val="59"/>
      </w:pPr>
      <w:r>
        <w:rPr>
          <w:rFonts w:hint="eastAsia"/>
        </w:rPr>
        <w:object>
          <v:shape id="_x0000_i1091" o:spt="75" type="#_x0000_t75" style="height:153.8pt;width:208.65pt;" o:ole="t" filled="f" o:preferrelative="t" stroked="f" coordsize="21600,21600">
            <v:path/>
            <v:fill on="f" focussize="0,0"/>
            <v:stroke on="f" joinstyle="miter"/>
            <v:imagedata r:id="rId162" o:title=""/>
            <o:lock v:ext="edit" aspectratio="f"/>
            <w10:wrap type="none"/>
            <w10:anchorlock/>
          </v:shape>
          <o:OLEObject Type="Embed" ProgID="Visio.Drawing.15" ShapeID="_x0000_i1091" DrawAspect="Content" ObjectID="_1468075791" r:id="rId161">
            <o:LockedField>false</o:LockedField>
          </o:OLEObject>
        </w:object>
      </w:r>
    </w:p>
    <w:p w14:paraId="56F4C1E4">
      <w:pPr>
        <w:pStyle w:val="110"/>
        <w:rPr>
          <w:rFonts w:hint="eastAsia"/>
        </w:rPr>
      </w:pPr>
      <w:bookmarkStart w:id="486" w:name="_Toc240550062"/>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50</w:t>
      </w:r>
      <w:r>
        <w:rPr>
          <w:rFonts w:hint="eastAsia"/>
        </w:rPr>
        <w:fldChar w:fldCharType="end"/>
      </w:r>
      <w:r>
        <w:rPr>
          <w:rFonts w:hint="eastAsia"/>
        </w:rPr>
        <w:t>可视化加载模块交互关系图</w:t>
      </w:r>
      <w:bookmarkEnd w:id="486"/>
    </w:p>
    <w:p w14:paraId="06BF335B">
      <w:pPr>
        <w:pStyle w:val="6"/>
      </w:pPr>
      <w:r>
        <w:rPr>
          <w:rFonts w:hint="eastAsia"/>
        </w:rPr>
        <w:t>卫星遥感GIS数据加载可视化功能（SYC</w:t>
      </w:r>
      <w:r>
        <w:t>-</w:t>
      </w:r>
      <w:r>
        <w:rPr>
          <w:rFonts w:hint="eastAsia"/>
        </w:rPr>
        <w:t>GYSJ-WXYG</w:t>
      </w:r>
      <w:r>
        <w:t>-</w:t>
      </w:r>
      <w:r>
        <w:rPr>
          <w:rFonts w:hint="eastAsia"/>
        </w:rPr>
        <w:t>ZTZS-QDJZ-SJZS）</w:t>
      </w:r>
    </w:p>
    <w:p w14:paraId="7021D045">
      <w:pPr>
        <w:pStyle w:val="7"/>
      </w:pPr>
      <w:r>
        <w:rPr>
          <w:rFonts w:hint="eastAsia"/>
        </w:rPr>
        <w:t>功能描述</w:t>
      </w:r>
    </w:p>
    <w:p w14:paraId="5C3FD955">
      <w:pPr>
        <w:ind w:firstLine="480"/>
      </w:pPr>
      <w:r>
        <w:rPr>
          <w:rFonts w:hint="eastAsia"/>
        </w:rPr>
        <w:t>该功能支持多格式卫星遥感相关GIS数据的加载与可视化，兼容GeoJSON、Shapefile、TIFF影像等矢量和栅格数据，可集成OGC通用标准的WMS、WMTS第三方地理信息服务。提供图层管理功能，支持图层显示/隐藏切换、透明度调节（0-100%）、上下叠加顺序调整；具备基础空间交互能力，支持地图缩放、平移、点击查询（查看图层属性信息）、框选筛选等操作，可直观呈现遥感影像、风险区域、地震异常等专题数据的空间分布，满足不同用户对数据可视化浏览与基础查询的需求。</w:t>
      </w:r>
    </w:p>
    <w:p w14:paraId="18816BDF">
      <w:pPr>
        <w:pStyle w:val="7"/>
      </w:pPr>
      <w:r>
        <w:rPr>
          <w:rFonts w:hint="eastAsia"/>
        </w:rPr>
        <w:t>输入输出</w:t>
      </w:r>
    </w:p>
    <w:p w14:paraId="38140342">
      <w:pPr>
        <w:pStyle w:val="106"/>
        <w:rPr>
          <w:rFonts w:hint="eastAsia"/>
        </w:rPr>
      </w:pPr>
      <w:bookmarkStart w:id="487" w:name="_Toc240549988"/>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46</w:t>
      </w:r>
      <w:r>
        <w:rPr>
          <w:rFonts w:hint="eastAsia"/>
        </w:rPr>
        <w:fldChar w:fldCharType="end"/>
      </w:r>
      <w:r>
        <w:rPr>
          <w:rFonts w:hint="eastAsia"/>
        </w:rPr>
        <w:t>卫星遥感GIS数据加载可视化功能输入输出表</w:t>
      </w:r>
      <w:bookmarkEnd w:id="487"/>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1744"/>
        <w:gridCol w:w="1744"/>
        <w:gridCol w:w="1745"/>
        <w:gridCol w:w="1744"/>
      </w:tblGrid>
      <w:tr w14:paraId="3D83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2CDCC1F">
            <w:pPr>
              <w:pStyle w:val="57"/>
            </w:pPr>
            <w:r>
              <w:t>标识</w:t>
            </w:r>
          </w:p>
        </w:tc>
        <w:tc>
          <w:tcPr>
            <w:tcW w:w="1746" w:type="dxa"/>
            <w:shd w:val="clear" w:color="auto" w:fill="D8D8D8" w:themeFill="background1" w:themeFillShade="D9"/>
          </w:tcPr>
          <w:p w14:paraId="5C1CB699">
            <w:pPr>
              <w:pStyle w:val="57"/>
            </w:pPr>
            <w:r>
              <w:t>交互对象</w:t>
            </w:r>
          </w:p>
        </w:tc>
        <w:tc>
          <w:tcPr>
            <w:tcW w:w="1746" w:type="dxa"/>
            <w:shd w:val="clear" w:color="auto" w:fill="D8D8D8" w:themeFill="background1" w:themeFillShade="D9"/>
          </w:tcPr>
          <w:p w14:paraId="5495F6CE">
            <w:pPr>
              <w:pStyle w:val="57"/>
            </w:pPr>
            <w:r>
              <w:t>数据名称</w:t>
            </w:r>
          </w:p>
        </w:tc>
        <w:tc>
          <w:tcPr>
            <w:tcW w:w="1746" w:type="dxa"/>
            <w:shd w:val="clear" w:color="auto" w:fill="D8D8D8" w:themeFill="background1" w:themeFillShade="D9"/>
          </w:tcPr>
          <w:p w14:paraId="182A13E8">
            <w:pPr>
              <w:pStyle w:val="57"/>
            </w:pPr>
            <w:r>
              <w:t>数据内容</w:t>
            </w:r>
          </w:p>
        </w:tc>
        <w:tc>
          <w:tcPr>
            <w:tcW w:w="1746" w:type="dxa"/>
            <w:shd w:val="clear" w:color="auto" w:fill="D8D8D8" w:themeFill="background1" w:themeFillShade="D9"/>
          </w:tcPr>
          <w:p w14:paraId="214A614F">
            <w:pPr>
              <w:pStyle w:val="57"/>
            </w:pPr>
            <w:r>
              <w:t>I/O</w:t>
            </w:r>
          </w:p>
        </w:tc>
      </w:tr>
      <w:tr w14:paraId="31CD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3463D7B">
            <w:pPr>
              <w:pStyle w:val="58"/>
            </w:pPr>
            <w:r>
              <w:t>SYC-GYSJ-WXYG-ZTZS-QDJZ-SJZS-01</w:t>
            </w:r>
          </w:p>
        </w:tc>
        <w:tc>
          <w:tcPr>
            <w:tcW w:w="1746" w:type="dxa"/>
          </w:tcPr>
          <w:p w14:paraId="38B14C49">
            <w:pPr>
              <w:pStyle w:val="58"/>
            </w:pPr>
            <w:r>
              <w:t>地震数据灾备与大数据管理子系统</w:t>
            </w:r>
          </w:p>
        </w:tc>
        <w:tc>
          <w:tcPr>
            <w:tcW w:w="1746" w:type="dxa"/>
          </w:tcPr>
          <w:p w14:paraId="04C853A2">
            <w:pPr>
              <w:pStyle w:val="58"/>
            </w:pPr>
            <w:r>
              <w:t>GIS数据</w:t>
            </w:r>
          </w:p>
        </w:tc>
        <w:tc>
          <w:tcPr>
            <w:tcW w:w="1746" w:type="dxa"/>
          </w:tcPr>
          <w:p w14:paraId="143D206E">
            <w:pPr>
              <w:pStyle w:val="58"/>
            </w:pPr>
            <w:r>
              <w:t>GIS数据（GeoJSON/Shapefile/TIFF格式）、含卫星遥感影像、风险区域矢量、地震异常数据等。</w:t>
            </w:r>
          </w:p>
        </w:tc>
        <w:tc>
          <w:tcPr>
            <w:tcW w:w="1746" w:type="dxa"/>
          </w:tcPr>
          <w:p w14:paraId="0811E6BE">
            <w:pPr>
              <w:pStyle w:val="58"/>
            </w:pPr>
            <w:r>
              <w:t>I</w:t>
            </w:r>
          </w:p>
        </w:tc>
      </w:tr>
      <w:tr w14:paraId="5A74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E10BFCF">
            <w:pPr>
              <w:pStyle w:val="58"/>
            </w:pPr>
            <w:r>
              <w:t>SYC-GYSJ-WXYG-ZTZS-QDJZ-SJZS-02</w:t>
            </w:r>
          </w:p>
        </w:tc>
        <w:tc>
          <w:tcPr>
            <w:tcW w:w="1746" w:type="dxa"/>
          </w:tcPr>
          <w:p w14:paraId="239B37DA">
            <w:pPr>
              <w:pStyle w:val="58"/>
            </w:pPr>
            <w:r>
              <w:t>用户输入</w:t>
            </w:r>
          </w:p>
        </w:tc>
        <w:tc>
          <w:tcPr>
            <w:tcW w:w="1746" w:type="dxa"/>
          </w:tcPr>
          <w:p w14:paraId="14BA5CE5">
            <w:pPr>
              <w:pStyle w:val="58"/>
            </w:pPr>
            <w:r>
              <w:t>图层操作请求</w:t>
            </w:r>
          </w:p>
        </w:tc>
        <w:tc>
          <w:tcPr>
            <w:tcW w:w="1746" w:type="dxa"/>
          </w:tcPr>
          <w:p w14:paraId="4C8A8798">
            <w:pPr>
              <w:pStyle w:val="58"/>
            </w:pPr>
            <w:r>
              <w:t>来源标识、数据类型、业务时间、空间范围、格式/结构。</w:t>
            </w:r>
          </w:p>
        </w:tc>
        <w:tc>
          <w:tcPr>
            <w:tcW w:w="1746" w:type="dxa"/>
          </w:tcPr>
          <w:p w14:paraId="7980BA37">
            <w:pPr>
              <w:pStyle w:val="58"/>
            </w:pPr>
            <w:r>
              <w:t>I</w:t>
            </w:r>
          </w:p>
        </w:tc>
      </w:tr>
      <w:tr w14:paraId="280F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F0FE510">
            <w:pPr>
              <w:pStyle w:val="58"/>
            </w:pPr>
            <w:r>
              <w:t>SYC-GYSJ-WXYG-ZTZS-QDJZ-SJZS-03</w:t>
            </w:r>
          </w:p>
        </w:tc>
        <w:tc>
          <w:tcPr>
            <w:tcW w:w="1746" w:type="dxa"/>
          </w:tcPr>
          <w:p w14:paraId="2FD36617">
            <w:pPr>
              <w:pStyle w:val="58"/>
            </w:pPr>
            <w:r>
              <w:t>用户交互</w:t>
            </w:r>
          </w:p>
        </w:tc>
        <w:tc>
          <w:tcPr>
            <w:tcW w:w="1746" w:type="dxa"/>
          </w:tcPr>
          <w:p w14:paraId="5C003A93">
            <w:pPr>
              <w:pStyle w:val="58"/>
            </w:pPr>
            <w:r>
              <w:t>空间查询请求</w:t>
            </w:r>
          </w:p>
        </w:tc>
        <w:tc>
          <w:tcPr>
            <w:tcW w:w="1746" w:type="dxa"/>
          </w:tcPr>
          <w:p w14:paraId="0FD3F86A">
            <w:pPr>
              <w:pStyle w:val="58"/>
            </w:pPr>
            <w:r>
              <w:t>来源标识、数据类型、业务时间、空间范围、格式/结构。</w:t>
            </w:r>
          </w:p>
        </w:tc>
        <w:tc>
          <w:tcPr>
            <w:tcW w:w="1746" w:type="dxa"/>
          </w:tcPr>
          <w:p w14:paraId="51EDBA45">
            <w:pPr>
              <w:pStyle w:val="58"/>
            </w:pPr>
            <w:r>
              <w:t>I</w:t>
            </w:r>
          </w:p>
        </w:tc>
      </w:tr>
      <w:tr w14:paraId="199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30509CE">
            <w:pPr>
              <w:pStyle w:val="58"/>
            </w:pPr>
            <w:r>
              <w:t>SYC-GYSJ-WXYG-ZTZS-QDJZ-SJZS-04</w:t>
            </w:r>
          </w:p>
        </w:tc>
        <w:tc>
          <w:tcPr>
            <w:tcW w:w="1746" w:type="dxa"/>
          </w:tcPr>
          <w:p w14:paraId="7355E2C6">
            <w:pPr>
              <w:pStyle w:val="58"/>
            </w:pPr>
            <w:r>
              <w:t>系统配置</w:t>
            </w:r>
          </w:p>
        </w:tc>
        <w:tc>
          <w:tcPr>
            <w:tcW w:w="1746" w:type="dxa"/>
          </w:tcPr>
          <w:p w14:paraId="40E9B5F3">
            <w:pPr>
              <w:pStyle w:val="58"/>
            </w:pPr>
            <w:r>
              <w:t>第三方地图服务配置信息</w:t>
            </w:r>
          </w:p>
        </w:tc>
        <w:tc>
          <w:tcPr>
            <w:tcW w:w="1746" w:type="dxa"/>
          </w:tcPr>
          <w:p w14:paraId="60F60AF6">
            <w:pPr>
              <w:pStyle w:val="58"/>
            </w:pPr>
            <w:r>
              <w:t>来源标识、数据类型、业务时间、空间范围、格式/结构。</w:t>
            </w:r>
          </w:p>
        </w:tc>
        <w:tc>
          <w:tcPr>
            <w:tcW w:w="1746" w:type="dxa"/>
          </w:tcPr>
          <w:p w14:paraId="5A0F577B">
            <w:pPr>
              <w:pStyle w:val="58"/>
            </w:pPr>
            <w:r>
              <w:t>I</w:t>
            </w:r>
          </w:p>
        </w:tc>
      </w:tr>
      <w:tr w14:paraId="52D4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FF53501">
            <w:pPr>
              <w:pStyle w:val="58"/>
            </w:pPr>
            <w:r>
              <w:t>SYC-GYSJ-WXYG-ZTZS-QDJZ-SJZS-05</w:t>
            </w:r>
          </w:p>
        </w:tc>
        <w:tc>
          <w:tcPr>
            <w:tcW w:w="1746" w:type="dxa"/>
          </w:tcPr>
          <w:p w14:paraId="4CFF2CF9">
            <w:pPr>
              <w:pStyle w:val="58"/>
            </w:pPr>
            <w:r>
              <w:t>下游模块或成果库</w:t>
            </w:r>
          </w:p>
        </w:tc>
        <w:tc>
          <w:tcPr>
            <w:tcW w:w="1746" w:type="dxa"/>
          </w:tcPr>
          <w:p w14:paraId="746D1C7A">
            <w:pPr>
              <w:pStyle w:val="58"/>
            </w:pPr>
            <w:r>
              <w:t>可视化图层</w:t>
            </w:r>
          </w:p>
        </w:tc>
        <w:tc>
          <w:tcPr>
            <w:tcW w:w="1746" w:type="dxa"/>
          </w:tcPr>
          <w:p w14:paraId="18EA743A">
            <w:pPr>
              <w:pStyle w:val="58"/>
            </w:pPr>
            <w:r>
              <w:t>关联任务或源数据标识、生成时间、成果类型、核心结果字段、质量状态。</w:t>
            </w:r>
          </w:p>
        </w:tc>
        <w:tc>
          <w:tcPr>
            <w:tcW w:w="1746" w:type="dxa"/>
          </w:tcPr>
          <w:p w14:paraId="75798AF1">
            <w:pPr>
              <w:pStyle w:val="58"/>
            </w:pPr>
            <w:r>
              <w:t>O</w:t>
            </w:r>
          </w:p>
        </w:tc>
      </w:tr>
      <w:tr w14:paraId="22CD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1515B73">
            <w:pPr>
              <w:pStyle w:val="58"/>
            </w:pPr>
            <w:r>
              <w:t>SYC-GYSJ-WXYG-ZTZS-QDJZ-SJZS-06</w:t>
            </w:r>
          </w:p>
        </w:tc>
        <w:tc>
          <w:tcPr>
            <w:tcW w:w="1746" w:type="dxa"/>
          </w:tcPr>
          <w:p w14:paraId="192E0C91">
            <w:pPr>
              <w:pStyle w:val="58"/>
            </w:pPr>
            <w:r>
              <w:t>下游模块或成果库</w:t>
            </w:r>
          </w:p>
        </w:tc>
        <w:tc>
          <w:tcPr>
            <w:tcW w:w="1746" w:type="dxa"/>
          </w:tcPr>
          <w:p w14:paraId="16A4DC96">
            <w:pPr>
              <w:pStyle w:val="58"/>
            </w:pPr>
            <w:r>
              <w:t>空间查询结果</w:t>
            </w:r>
          </w:p>
        </w:tc>
        <w:tc>
          <w:tcPr>
            <w:tcW w:w="1746" w:type="dxa"/>
          </w:tcPr>
          <w:p w14:paraId="4DAF2C06">
            <w:pPr>
              <w:pStyle w:val="58"/>
            </w:pPr>
            <w:r>
              <w:t>空间查询结果（JSON格式）、含查询位置对应的图层属性信息（如风险等级、影像获取时间、异常参数）。</w:t>
            </w:r>
          </w:p>
        </w:tc>
        <w:tc>
          <w:tcPr>
            <w:tcW w:w="1746" w:type="dxa"/>
          </w:tcPr>
          <w:p w14:paraId="5438D199">
            <w:pPr>
              <w:pStyle w:val="58"/>
            </w:pPr>
            <w:r>
              <w:t>O</w:t>
            </w:r>
          </w:p>
        </w:tc>
      </w:tr>
      <w:tr w14:paraId="05BF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921FE4F">
            <w:pPr>
              <w:pStyle w:val="58"/>
            </w:pPr>
            <w:r>
              <w:t>SYC-GYSJ-WXYG-ZTZS-QDJZ-SJZS-07</w:t>
            </w:r>
          </w:p>
        </w:tc>
        <w:tc>
          <w:tcPr>
            <w:tcW w:w="1746" w:type="dxa"/>
          </w:tcPr>
          <w:p w14:paraId="38260A18">
            <w:pPr>
              <w:pStyle w:val="58"/>
            </w:pPr>
            <w:r>
              <w:t>下游模块或成果库</w:t>
            </w:r>
          </w:p>
        </w:tc>
        <w:tc>
          <w:tcPr>
            <w:tcW w:w="1746" w:type="dxa"/>
          </w:tcPr>
          <w:p w14:paraId="265E1C0D">
            <w:pPr>
              <w:pStyle w:val="58"/>
            </w:pPr>
            <w:r>
              <w:t>加载状态反馈</w:t>
            </w:r>
          </w:p>
        </w:tc>
        <w:tc>
          <w:tcPr>
            <w:tcW w:w="1746" w:type="dxa"/>
          </w:tcPr>
          <w:p w14:paraId="0366F6B1">
            <w:pPr>
              <w:pStyle w:val="58"/>
            </w:pPr>
            <w:r>
              <w:t>关联任务或源数据标识、生成时间、成果类型、核心结果字段、质量状态。</w:t>
            </w:r>
          </w:p>
        </w:tc>
        <w:tc>
          <w:tcPr>
            <w:tcW w:w="1746" w:type="dxa"/>
          </w:tcPr>
          <w:p w14:paraId="2012A138">
            <w:pPr>
              <w:pStyle w:val="58"/>
            </w:pPr>
            <w:r>
              <w:t>O</w:t>
            </w:r>
          </w:p>
        </w:tc>
      </w:tr>
      <w:tr w14:paraId="6C84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59CC158">
            <w:pPr>
              <w:pStyle w:val="58"/>
            </w:pPr>
            <w:r>
              <w:t>SYC-GYSJ-WXYG-ZTZS-QDJZ-SJZS-08</w:t>
            </w:r>
          </w:p>
        </w:tc>
        <w:tc>
          <w:tcPr>
            <w:tcW w:w="1746" w:type="dxa"/>
          </w:tcPr>
          <w:p w14:paraId="09B2240A">
            <w:pPr>
              <w:pStyle w:val="58"/>
            </w:pPr>
            <w:r>
              <w:t>下游模块或成果库</w:t>
            </w:r>
          </w:p>
        </w:tc>
        <w:tc>
          <w:tcPr>
            <w:tcW w:w="1746" w:type="dxa"/>
          </w:tcPr>
          <w:p w14:paraId="121D49A9">
            <w:pPr>
              <w:pStyle w:val="58"/>
            </w:pPr>
            <w:r>
              <w:t>第三方地图服务集成结果</w:t>
            </w:r>
          </w:p>
        </w:tc>
        <w:tc>
          <w:tcPr>
            <w:tcW w:w="1746" w:type="dxa"/>
          </w:tcPr>
          <w:p w14:paraId="089F8A73">
            <w:pPr>
              <w:pStyle w:val="58"/>
            </w:pPr>
            <w:r>
              <w:t>关联任务或源数据标识、生成时间、成果类型、核心结果字段、质量状态。</w:t>
            </w:r>
          </w:p>
        </w:tc>
        <w:tc>
          <w:tcPr>
            <w:tcW w:w="1746" w:type="dxa"/>
          </w:tcPr>
          <w:p w14:paraId="6B8F1E23">
            <w:pPr>
              <w:pStyle w:val="58"/>
            </w:pPr>
            <w:r>
              <w:t>O</w:t>
            </w:r>
          </w:p>
        </w:tc>
      </w:tr>
    </w:tbl>
    <w:p w14:paraId="24B43B41">
      <w:pPr>
        <w:ind w:firstLine="480"/>
      </w:pPr>
    </w:p>
    <w:p w14:paraId="3151FC90">
      <w:pPr>
        <w:pStyle w:val="7"/>
      </w:pPr>
      <w:r>
        <w:rPr>
          <w:rFonts w:hint="eastAsia"/>
        </w:rPr>
        <w:t>处理逻辑</w:t>
      </w:r>
    </w:p>
    <w:p w14:paraId="3152F2E2">
      <w:pPr>
        <w:widowControl w:val="0"/>
        <w:numPr>
          <w:ilvl w:val="0"/>
          <w:numId w:val="60"/>
        </w:numPr>
        <w:snapToGrid/>
        <w:ind w:firstLine="480" w:firstLineChars="0"/>
        <w:rPr>
          <w:rFonts w:hint="eastAsia" w:asciiTheme="minorEastAsia" w:hAnsiTheme="minorEastAsia" w:cstheme="minorEastAsia"/>
          <w:szCs w:val="21"/>
        </w:rPr>
      </w:pPr>
      <w:r>
        <w:rPr>
          <w:rFonts w:hint="eastAsia" w:asciiTheme="minorEastAsia" w:hAnsiTheme="minorEastAsia" w:cstheme="minorEastAsia"/>
          <w:szCs w:val="21"/>
        </w:rPr>
        <w:t>解析GIS数据：调用OpenLayers等GIS引擎，对输入的GeoJSON、Shapefile、TIFF等格式数据进行解析，转换为统一的可渲染格式，完成坐标系统一（默认CGCS2000）与数据格式标准化处理。根据用户的图层操作请求，对解析后的图层进行渲染，按设定的透明度与叠加顺序在基础地图上展示，同步更新图层状态信息。捕获用户的空间查询请求，通过空间索引关联查询位置与图层数据属性，提取关键信息并以弹窗或列表形式返回查询结果。</w:t>
      </w:r>
    </w:p>
    <w:p w14:paraId="563CA862">
      <w:pPr>
        <w:widowControl w:val="0"/>
        <w:numPr>
          <w:ilvl w:val="0"/>
          <w:numId w:val="60"/>
        </w:numPr>
        <w:snapToGrid/>
        <w:ind w:firstLine="480"/>
        <w:rPr>
          <w:rFonts w:hint="eastAsia" w:asciiTheme="minorEastAsia" w:hAnsiTheme="minorEastAsia" w:cstheme="minorEastAsia"/>
          <w:szCs w:val="21"/>
        </w:rPr>
      </w:pPr>
      <w:r>
        <w:rPr>
          <w:rFonts w:hint="eastAsia" w:asciiTheme="minorEastAsia" w:hAnsiTheme="minorEastAsia" w:cstheme="minorEastAsia"/>
          <w:szCs w:val="21"/>
        </w:rPr>
        <w:t>标准化加载：对于第三方地图服务，按配置信息调用服务接口，获取地图瓦片数据并与本地图层叠加展示，确保服务集成的稳定性。</w:t>
      </w:r>
    </w:p>
    <w:p w14:paraId="7014A119">
      <w:pPr>
        <w:pStyle w:val="7"/>
      </w:pPr>
      <w:r>
        <w:rPr>
          <w:rFonts w:hint="eastAsia"/>
        </w:rPr>
        <w:t>异常与错误处理</w:t>
      </w:r>
    </w:p>
    <w:p w14:paraId="627532B1">
      <w:pPr>
        <w:ind w:firstLine="480"/>
      </w:pPr>
      <w:r>
        <w:rPr>
          <w:rFonts w:hint="eastAsia"/>
        </w:rPr>
        <w:t>当GIS数据格式错误或关键字段缺失时，系统提示“数据格式不兼容”“关键字段缺失”等明确错误信息，支持用户重新上传修正后的数据；第三方地图服务加载失败（如网络中断、服务地址无效）时，触发重试机制（最多3次），重试失败则提示用户切换本地基础地图或检查服务配置；空间查询无匹配结果时，返回“未查询到相关属性信息”提示，引导用户调整查询范围或选择其他图层；图层叠加时出现坐标不匹配的，自动进行坐标转换并标记转换日志，确保可视化展示的准确性。</w:t>
      </w:r>
    </w:p>
    <w:p w14:paraId="45269ED2">
      <w:pPr>
        <w:pStyle w:val="5"/>
      </w:pPr>
      <w:bookmarkStart w:id="488" w:name="_Toc220368540"/>
      <w:bookmarkStart w:id="489" w:name="_Toc240550158"/>
      <w:r>
        <w:rPr>
          <w:rFonts w:hint="eastAsia"/>
        </w:rPr>
        <w:t>专题制图与标准化产品生成模块</w:t>
      </w:r>
      <w:bookmarkEnd w:id="488"/>
      <w:r>
        <w:rPr>
          <w:rFonts w:hint="eastAsia"/>
        </w:rPr>
        <w:t>（SYC</w:t>
      </w:r>
      <w:r>
        <w:t>-</w:t>
      </w:r>
      <w:r>
        <w:rPr>
          <w:rFonts w:hint="eastAsia"/>
        </w:rPr>
        <w:t>GYSJ-WXYG</w:t>
      </w:r>
      <w:r>
        <w:t>-</w:t>
      </w:r>
      <w:r>
        <w:rPr>
          <w:rFonts w:hint="eastAsia"/>
        </w:rPr>
        <w:t>ZTZS-ZTSC）</w:t>
      </w:r>
      <w:bookmarkEnd w:id="489"/>
    </w:p>
    <w:p w14:paraId="75A7B50E">
      <w:pPr>
        <w:pStyle w:val="6"/>
      </w:pPr>
      <w:r>
        <w:rPr>
          <w:rFonts w:hint="eastAsia"/>
        </w:rPr>
        <w:t>概述</w:t>
      </w:r>
    </w:p>
    <w:p w14:paraId="3DD9C0F7">
      <w:pPr>
        <w:ind w:firstLine="480"/>
      </w:pPr>
      <w:r>
        <w:rPr>
          <w:rFonts w:hint="eastAsia"/>
        </w:rPr>
        <w:t>专题制图与标准化产品生成模块是实现成果标准化输出的核心单元，负责GIS数据的目录化管理、基础制图工具提供与专题图定制生产。模块提供结构化的目录管理功能，支持GIS数据的分类组织与快速检索；集成比例尺、导入导出、绘制测量等基础组件，满足制图基础操作需求；支持按用户需求配置专题图图层参数、整饰元素，生成符合行业标准的地震异常、风险区域、灾害损失等专题产品，确保制图成果的规范性与专业性，支撑成果共享与决策应用。</w:t>
      </w:r>
    </w:p>
    <w:p w14:paraId="65CC8657">
      <w:pPr>
        <w:pStyle w:val="6"/>
      </w:pPr>
      <w:r>
        <w:rPr>
          <w:rFonts w:hint="eastAsia"/>
        </w:rPr>
        <w:t>模块组成</w:t>
      </w:r>
    </w:p>
    <w:p w14:paraId="724AA3CD">
      <w:pPr>
        <w:pStyle w:val="59"/>
        <w:rPr>
          <w:color w:val="C00000"/>
        </w:rPr>
      </w:pPr>
      <w:r>
        <w:object>
          <v:shape id="_x0000_i1092" o:spt="75" type="#_x0000_t75" style="height:164.1pt;width:184.15pt;" o:ole="t" filled="f" o:preferrelative="t" stroked="f" coordsize="21600,21600">
            <v:path/>
            <v:fill on="f" focussize="0,0"/>
            <v:stroke on="f" joinstyle="miter"/>
            <v:imagedata r:id="rId164" o:title=""/>
            <o:lock v:ext="edit" aspectratio="f"/>
            <w10:wrap type="none"/>
            <w10:anchorlock/>
          </v:shape>
          <o:OLEObject Type="Embed" ProgID="Visio.Drawing.15" ShapeID="_x0000_i1092" DrawAspect="Content" ObjectID="_1468075792" r:id="rId163">
            <o:LockedField>false</o:LockedField>
          </o:OLEObject>
        </w:object>
      </w:r>
    </w:p>
    <w:p w14:paraId="347AD467">
      <w:pPr>
        <w:pStyle w:val="110"/>
        <w:rPr>
          <w:rFonts w:hint="eastAsia"/>
        </w:rPr>
      </w:pPr>
      <w:bookmarkStart w:id="490" w:name="_Toc240550063"/>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51</w:t>
      </w:r>
      <w:r>
        <w:rPr>
          <w:rFonts w:hint="eastAsia"/>
        </w:rPr>
        <w:fldChar w:fldCharType="end"/>
      </w:r>
      <w:r>
        <w:rPr>
          <w:rFonts w:hint="eastAsia"/>
        </w:rPr>
        <w:t>专题制图与标准化产品生成模块组成图</w:t>
      </w:r>
      <w:bookmarkEnd w:id="490"/>
    </w:p>
    <w:p w14:paraId="673340AB">
      <w:pPr>
        <w:pStyle w:val="6"/>
      </w:pPr>
      <w:r>
        <w:rPr>
          <w:rFonts w:hint="eastAsia"/>
        </w:rPr>
        <w:t>交互关系</w:t>
      </w:r>
    </w:p>
    <w:p w14:paraId="3444C460">
      <w:pPr>
        <w:ind w:firstLine="480"/>
      </w:pPr>
      <w:r>
        <w:rPr>
          <w:rFonts w:hint="eastAsia"/>
        </w:rPr>
        <w:t>模块交互关系图如下所示：</w:t>
      </w:r>
    </w:p>
    <w:p w14:paraId="4D2E7210">
      <w:pPr>
        <w:pStyle w:val="59"/>
      </w:pPr>
      <w:r>
        <w:rPr>
          <w:rFonts w:hint="eastAsia"/>
        </w:rPr>
        <w:object>
          <v:shape id="_x0000_i1093" o:spt="75" type="#_x0000_t75" style="height:153.8pt;width:208.65pt;" o:ole="t" filled="f" o:preferrelative="t" stroked="f" coordsize="21600,21600">
            <v:path/>
            <v:fill on="f" focussize="0,0"/>
            <v:stroke on="f" joinstyle="miter"/>
            <v:imagedata r:id="rId166" o:title=""/>
            <o:lock v:ext="edit" aspectratio="f"/>
            <w10:wrap type="none"/>
            <w10:anchorlock/>
          </v:shape>
          <o:OLEObject Type="Embed" ProgID="Visio.Drawing.15" ShapeID="_x0000_i1093" DrawAspect="Content" ObjectID="_1468075793" r:id="rId165">
            <o:LockedField>false</o:LockedField>
          </o:OLEObject>
        </w:object>
      </w:r>
    </w:p>
    <w:p w14:paraId="09DAABD4">
      <w:pPr>
        <w:pStyle w:val="110"/>
        <w:rPr>
          <w:rFonts w:hint="eastAsia"/>
        </w:rPr>
      </w:pPr>
      <w:bookmarkStart w:id="491" w:name="_Toc240550064"/>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52</w:t>
      </w:r>
      <w:r>
        <w:rPr>
          <w:rFonts w:hint="eastAsia"/>
        </w:rPr>
        <w:fldChar w:fldCharType="end"/>
      </w:r>
      <w:r>
        <w:rPr>
          <w:rFonts w:hint="eastAsia"/>
        </w:rPr>
        <w:t>专题制图与标准化产品生成模块交互关系图</w:t>
      </w:r>
      <w:bookmarkEnd w:id="491"/>
    </w:p>
    <w:p w14:paraId="24FE9997">
      <w:pPr>
        <w:pStyle w:val="6"/>
      </w:pPr>
      <w:r>
        <w:rPr>
          <w:rFonts w:hint="eastAsia"/>
        </w:rPr>
        <w:t>卫星遥感GIS数据目录管理功能（SYC</w:t>
      </w:r>
      <w:r>
        <w:t>-</w:t>
      </w:r>
      <w:r>
        <w:rPr>
          <w:rFonts w:hint="eastAsia"/>
        </w:rPr>
        <w:t>GYSJ-WXYG</w:t>
      </w:r>
      <w:r>
        <w:t>-</w:t>
      </w:r>
      <w:r>
        <w:rPr>
          <w:rFonts w:hint="eastAsia"/>
        </w:rPr>
        <w:t>ZTZS-ZTSC-SJML）</w:t>
      </w:r>
    </w:p>
    <w:p w14:paraId="56570AD3">
      <w:pPr>
        <w:pStyle w:val="7"/>
      </w:pPr>
      <w:r>
        <w:rPr>
          <w:rFonts w:hint="eastAsia"/>
        </w:rPr>
        <w:t>功能描述</w:t>
      </w:r>
    </w:p>
    <w:p w14:paraId="644719BD">
      <w:pPr>
        <w:ind w:firstLine="480"/>
      </w:pPr>
      <w:r>
        <w:rPr>
          <w:rFonts w:hint="eastAsia"/>
        </w:rPr>
        <w:t>该功能提供卫星遥感GIS数据的目录化管理，支持创建多级目录结构，按数据类型（影像/矢量/专题数据）、业务场景（地震异常/风险监测/灾害评估）等维度分类组织数据。实现目录与GIS数据的绑定关联，支持目录的新增、修改、删除等维护操作，可通过目录快速查找、浏览对应GIS数据，显示目录关联的数据数量、数据类型等关键信息，提升数据管理效率与检索便捷性，为专题制图提供结构化的数据支撑。</w:t>
      </w:r>
    </w:p>
    <w:p w14:paraId="16B366BE">
      <w:pPr>
        <w:pStyle w:val="7"/>
      </w:pPr>
      <w:r>
        <w:rPr>
          <w:rFonts w:hint="eastAsia"/>
        </w:rPr>
        <w:t>输入输出</w:t>
      </w:r>
    </w:p>
    <w:p w14:paraId="7B793CE5">
      <w:pPr>
        <w:pStyle w:val="106"/>
        <w:rPr>
          <w:rFonts w:hint="eastAsia"/>
        </w:rPr>
      </w:pPr>
      <w:bookmarkStart w:id="492" w:name="_Toc240549989"/>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47</w:t>
      </w:r>
      <w:r>
        <w:rPr>
          <w:rFonts w:hint="eastAsia"/>
        </w:rPr>
        <w:fldChar w:fldCharType="end"/>
      </w:r>
      <w:r>
        <w:rPr>
          <w:rFonts w:hint="eastAsia"/>
        </w:rPr>
        <w:t>卫星遥感GIS数据目录管理功能输入输出表</w:t>
      </w:r>
      <w:bookmarkEnd w:id="492"/>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11D7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75220E08">
            <w:pPr>
              <w:pStyle w:val="57"/>
            </w:pPr>
            <w:r>
              <w:t>标识</w:t>
            </w:r>
          </w:p>
        </w:tc>
        <w:tc>
          <w:tcPr>
            <w:tcW w:w="1746" w:type="dxa"/>
            <w:shd w:val="clear" w:color="auto" w:fill="D8D8D8" w:themeFill="background1" w:themeFillShade="D9"/>
          </w:tcPr>
          <w:p w14:paraId="36813807">
            <w:pPr>
              <w:pStyle w:val="57"/>
            </w:pPr>
            <w:r>
              <w:t>交互对象</w:t>
            </w:r>
          </w:p>
        </w:tc>
        <w:tc>
          <w:tcPr>
            <w:tcW w:w="1746" w:type="dxa"/>
            <w:shd w:val="clear" w:color="auto" w:fill="D8D8D8" w:themeFill="background1" w:themeFillShade="D9"/>
          </w:tcPr>
          <w:p w14:paraId="164F2668">
            <w:pPr>
              <w:pStyle w:val="57"/>
            </w:pPr>
            <w:r>
              <w:t>数据名称</w:t>
            </w:r>
          </w:p>
        </w:tc>
        <w:tc>
          <w:tcPr>
            <w:tcW w:w="1746" w:type="dxa"/>
            <w:shd w:val="clear" w:color="auto" w:fill="D8D8D8" w:themeFill="background1" w:themeFillShade="D9"/>
          </w:tcPr>
          <w:p w14:paraId="758130A8">
            <w:pPr>
              <w:pStyle w:val="57"/>
            </w:pPr>
            <w:r>
              <w:t>数据内容</w:t>
            </w:r>
          </w:p>
        </w:tc>
        <w:tc>
          <w:tcPr>
            <w:tcW w:w="1746" w:type="dxa"/>
            <w:shd w:val="clear" w:color="auto" w:fill="D8D8D8" w:themeFill="background1" w:themeFillShade="D9"/>
          </w:tcPr>
          <w:p w14:paraId="783484CE">
            <w:pPr>
              <w:pStyle w:val="57"/>
            </w:pPr>
            <w:r>
              <w:t>I/O</w:t>
            </w:r>
          </w:p>
        </w:tc>
      </w:tr>
      <w:tr w14:paraId="4891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D555493">
            <w:pPr>
              <w:pStyle w:val="58"/>
            </w:pPr>
            <w:r>
              <w:t>SYC-GYSJ-WXYG-ZTZS-ZTSC-SJML-01</w:t>
            </w:r>
          </w:p>
        </w:tc>
        <w:tc>
          <w:tcPr>
            <w:tcW w:w="1746" w:type="dxa"/>
          </w:tcPr>
          <w:p w14:paraId="6D9A556E">
            <w:pPr>
              <w:pStyle w:val="58"/>
            </w:pPr>
            <w:r>
              <w:t>管理员输入</w:t>
            </w:r>
          </w:p>
        </w:tc>
        <w:tc>
          <w:tcPr>
            <w:tcW w:w="1746" w:type="dxa"/>
          </w:tcPr>
          <w:p w14:paraId="54CC487B">
            <w:pPr>
              <w:pStyle w:val="58"/>
            </w:pPr>
            <w:r>
              <w:t>目录配置信息</w:t>
            </w:r>
          </w:p>
        </w:tc>
        <w:tc>
          <w:tcPr>
            <w:tcW w:w="1746" w:type="dxa"/>
          </w:tcPr>
          <w:p w14:paraId="3C0589B3">
            <w:pPr>
              <w:pStyle w:val="58"/>
            </w:pPr>
            <w:r>
              <w:t>来源标识、数据类型、业务时间、空间范围、格式/结构。</w:t>
            </w:r>
          </w:p>
        </w:tc>
        <w:tc>
          <w:tcPr>
            <w:tcW w:w="1746" w:type="dxa"/>
          </w:tcPr>
          <w:p w14:paraId="3B806AE6">
            <w:pPr>
              <w:pStyle w:val="58"/>
            </w:pPr>
            <w:r>
              <w:t>I</w:t>
            </w:r>
          </w:p>
        </w:tc>
      </w:tr>
      <w:tr w14:paraId="16EE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CCC6259">
            <w:pPr>
              <w:pStyle w:val="58"/>
            </w:pPr>
            <w:r>
              <w:t>SYC-GYSJ-WXYG-ZTZS-ZTSC-SJML-02</w:t>
            </w:r>
          </w:p>
        </w:tc>
        <w:tc>
          <w:tcPr>
            <w:tcW w:w="1746" w:type="dxa"/>
          </w:tcPr>
          <w:p w14:paraId="67E5C214">
            <w:pPr>
              <w:pStyle w:val="58"/>
            </w:pPr>
            <w:r>
              <w:t>可视化加载模块</w:t>
            </w:r>
          </w:p>
        </w:tc>
        <w:tc>
          <w:tcPr>
            <w:tcW w:w="1746" w:type="dxa"/>
          </w:tcPr>
          <w:p w14:paraId="7453599F">
            <w:pPr>
              <w:pStyle w:val="58"/>
            </w:pPr>
            <w:r>
              <w:t>GIS数据ID及关联请求</w:t>
            </w:r>
          </w:p>
        </w:tc>
        <w:tc>
          <w:tcPr>
            <w:tcW w:w="1746" w:type="dxa"/>
          </w:tcPr>
          <w:p w14:paraId="3CA2193B">
            <w:pPr>
              <w:pStyle w:val="58"/>
            </w:pPr>
            <w:r>
              <w:t>GIS数据、目标目录、关联操作及处理状态。</w:t>
            </w:r>
          </w:p>
        </w:tc>
        <w:tc>
          <w:tcPr>
            <w:tcW w:w="1746" w:type="dxa"/>
          </w:tcPr>
          <w:p w14:paraId="31AEB8A3">
            <w:pPr>
              <w:pStyle w:val="58"/>
            </w:pPr>
            <w:r>
              <w:t>I</w:t>
            </w:r>
          </w:p>
        </w:tc>
      </w:tr>
      <w:tr w14:paraId="5851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69A9FBC">
            <w:pPr>
              <w:pStyle w:val="58"/>
            </w:pPr>
            <w:r>
              <w:t>SYC-GYSJ-WXYG-ZTZS-ZTSC-SJML-03</w:t>
            </w:r>
          </w:p>
        </w:tc>
        <w:tc>
          <w:tcPr>
            <w:tcW w:w="1746" w:type="dxa"/>
          </w:tcPr>
          <w:p w14:paraId="34EEC611">
            <w:pPr>
              <w:pStyle w:val="58"/>
            </w:pPr>
            <w:r>
              <w:t>管理员输入</w:t>
            </w:r>
          </w:p>
        </w:tc>
        <w:tc>
          <w:tcPr>
            <w:tcW w:w="1746" w:type="dxa"/>
          </w:tcPr>
          <w:p w14:paraId="47313AB0">
            <w:pPr>
              <w:pStyle w:val="58"/>
            </w:pPr>
            <w:r>
              <w:t>目录维护请求</w:t>
            </w:r>
          </w:p>
        </w:tc>
        <w:tc>
          <w:tcPr>
            <w:tcW w:w="1746" w:type="dxa"/>
          </w:tcPr>
          <w:p w14:paraId="46A55AD6">
            <w:pPr>
              <w:pStyle w:val="58"/>
            </w:pPr>
            <w:r>
              <w:t>来源标识、数据类型、业务时间、空间范围、格式/结构。</w:t>
            </w:r>
          </w:p>
        </w:tc>
        <w:tc>
          <w:tcPr>
            <w:tcW w:w="1746" w:type="dxa"/>
          </w:tcPr>
          <w:p w14:paraId="509AA8F8">
            <w:pPr>
              <w:pStyle w:val="58"/>
            </w:pPr>
            <w:r>
              <w:t>I</w:t>
            </w:r>
          </w:p>
        </w:tc>
      </w:tr>
      <w:tr w14:paraId="660E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A8B273E">
            <w:pPr>
              <w:pStyle w:val="58"/>
            </w:pPr>
            <w:r>
              <w:t>SYC-GYSJ-WXYG-ZTZS-ZTSC-SJML-04</w:t>
            </w:r>
          </w:p>
        </w:tc>
        <w:tc>
          <w:tcPr>
            <w:tcW w:w="1746" w:type="dxa"/>
          </w:tcPr>
          <w:p w14:paraId="076D5656">
            <w:pPr>
              <w:pStyle w:val="58"/>
            </w:pPr>
            <w:r>
              <w:t>下游模块或成果库</w:t>
            </w:r>
          </w:p>
        </w:tc>
        <w:tc>
          <w:tcPr>
            <w:tcW w:w="1746" w:type="dxa"/>
          </w:tcPr>
          <w:p w14:paraId="0895C86F">
            <w:pPr>
              <w:pStyle w:val="58"/>
            </w:pPr>
            <w:r>
              <w:t>多级目录树结构</w:t>
            </w:r>
          </w:p>
        </w:tc>
        <w:tc>
          <w:tcPr>
            <w:tcW w:w="1746" w:type="dxa"/>
          </w:tcPr>
          <w:p w14:paraId="7536FDB9">
            <w:pPr>
              <w:pStyle w:val="58"/>
            </w:pPr>
            <w:r>
              <w:t>关联任务或源数据标识、生成时间、成果类型、核心结果字段、质量状态。</w:t>
            </w:r>
          </w:p>
        </w:tc>
        <w:tc>
          <w:tcPr>
            <w:tcW w:w="1746" w:type="dxa"/>
          </w:tcPr>
          <w:p w14:paraId="59B09346">
            <w:pPr>
              <w:pStyle w:val="58"/>
            </w:pPr>
            <w:r>
              <w:t>O</w:t>
            </w:r>
          </w:p>
        </w:tc>
      </w:tr>
      <w:tr w14:paraId="7DC2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F35E845">
            <w:pPr>
              <w:pStyle w:val="58"/>
            </w:pPr>
            <w:r>
              <w:t>SYC-GYSJ-WXYG-ZTZS-ZTSC-SJML-05</w:t>
            </w:r>
          </w:p>
        </w:tc>
        <w:tc>
          <w:tcPr>
            <w:tcW w:w="1746" w:type="dxa"/>
          </w:tcPr>
          <w:p w14:paraId="321C9095">
            <w:pPr>
              <w:pStyle w:val="58"/>
            </w:pPr>
            <w:r>
              <w:t>下游模块或成果库</w:t>
            </w:r>
          </w:p>
        </w:tc>
        <w:tc>
          <w:tcPr>
            <w:tcW w:w="1746" w:type="dxa"/>
          </w:tcPr>
          <w:p w14:paraId="0CE38517">
            <w:pPr>
              <w:pStyle w:val="58"/>
            </w:pPr>
            <w:r>
              <w:t>目录-数据关联表</w:t>
            </w:r>
          </w:p>
        </w:tc>
        <w:tc>
          <w:tcPr>
            <w:tcW w:w="1746" w:type="dxa"/>
          </w:tcPr>
          <w:p w14:paraId="0F75787C">
            <w:pPr>
              <w:pStyle w:val="58"/>
            </w:pPr>
            <w:r>
              <w:t>关联任务或源数据标识、生成时间、成果类型、核心结果字段、质量状态。</w:t>
            </w:r>
          </w:p>
        </w:tc>
        <w:tc>
          <w:tcPr>
            <w:tcW w:w="1746" w:type="dxa"/>
          </w:tcPr>
          <w:p w14:paraId="289BD835">
            <w:pPr>
              <w:pStyle w:val="58"/>
            </w:pPr>
            <w:r>
              <w:t>O</w:t>
            </w:r>
          </w:p>
        </w:tc>
      </w:tr>
      <w:tr w14:paraId="0378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E6CDA39">
            <w:pPr>
              <w:pStyle w:val="58"/>
            </w:pPr>
            <w:r>
              <w:t>SYC-GYSJ-WXYG-ZTZS-ZTSC-SJML-06</w:t>
            </w:r>
          </w:p>
        </w:tc>
        <w:tc>
          <w:tcPr>
            <w:tcW w:w="1746" w:type="dxa"/>
          </w:tcPr>
          <w:p w14:paraId="50FC87DC">
            <w:pPr>
              <w:pStyle w:val="58"/>
            </w:pPr>
            <w:r>
              <w:t>下游模块或成果库</w:t>
            </w:r>
          </w:p>
        </w:tc>
        <w:tc>
          <w:tcPr>
            <w:tcW w:w="1746" w:type="dxa"/>
          </w:tcPr>
          <w:p w14:paraId="02F4E3E2">
            <w:pPr>
              <w:pStyle w:val="58"/>
            </w:pPr>
            <w:r>
              <w:t>目录维护日志</w:t>
            </w:r>
          </w:p>
        </w:tc>
        <w:tc>
          <w:tcPr>
            <w:tcW w:w="1746" w:type="dxa"/>
          </w:tcPr>
          <w:p w14:paraId="07D70A3B">
            <w:pPr>
              <w:pStyle w:val="58"/>
            </w:pPr>
            <w:r>
              <w:t>关联任务或源数据标识、生成时间、成果类型、核心结果字段、质量状态。</w:t>
            </w:r>
          </w:p>
        </w:tc>
        <w:tc>
          <w:tcPr>
            <w:tcW w:w="1746" w:type="dxa"/>
          </w:tcPr>
          <w:p w14:paraId="5FB02498">
            <w:pPr>
              <w:pStyle w:val="58"/>
            </w:pPr>
            <w:r>
              <w:t>O</w:t>
            </w:r>
          </w:p>
        </w:tc>
      </w:tr>
      <w:tr w14:paraId="1A4D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A11073D">
            <w:pPr>
              <w:pStyle w:val="58"/>
            </w:pPr>
            <w:r>
              <w:t>SYC-GYSJ-WXYG-ZTZS-ZTSC-SJML-07</w:t>
            </w:r>
          </w:p>
        </w:tc>
        <w:tc>
          <w:tcPr>
            <w:tcW w:w="1746" w:type="dxa"/>
          </w:tcPr>
          <w:p w14:paraId="0A4F78E5">
            <w:pPr>
              <w:pStyle w:val="58"/>
            </w:pPr>
            <w:r>
              <w:t>下游模块或成果库</w:t>
            </w:r>
          </w:p>
        </w:tc>
        <w:tc>
          <w:tcPr>
            <w:tcW w:w="1746" w:type="dxa"/>
          </w:tcPr>
          <w:p w14:paraId="25DD927B">
            <w:pPr>
              <w:pStyle w:val="58"/>
            </w:pPr>
            <w:r>
              <w:t>目录检索结果</w:t>
            </w:r>
          </w:p>
        </w:tc>
        <w:tc>
          <w:tcPr>
            <w:tcW w:w="1746" w:type="dxa"/>
          </w:tcPr>
          <w:p w14:paraId="40492F62">
            <w:pPr>
              <w:pStyle w:val="58"/>
            </w:pPr>
            <w:r>
              <w:t>关联任务或源数据标识、生成时间、成果类型、核心结果字段、质量状态。</w:t>
            </w:r>
          </w:p>
        </w:tc>
        <w:tc>
          <w:tcPr>
            <w:tcW w:w="1746" w:type="dxa"/>
          </w:tcPr>
          <w:p w14:paraId="52AB8D01">
            <w:pPr>
              <w:pStyle w:val="58"/>
            </w:pPr>
            <w:r>
              <w:t>O</w:t>
            </w:r>
          </w:p>
        </w:tc>
      </w:tr>
    </w:tbl>
    <w:p w14:paraId="21B7991F">
      <w:pPr>
        <w:ind w:firstLine="480"/>
      </w:pPr>
    </w:p>
    <w:p w14:paraId="1B7A080A">
      <w:pPr>
        <w:pStyle w:val="7"/>
      </w:pPr>
      <w:r>
        <w:rPr>
          <w:rFonts w:hint="eastAsia"/>
        </w:rPr>
        <w:t>处理逻辑</w:t>
      </w:r>
    </w:p>
    <w:p w14:paraId="33932FF1">
      <w:pPr>
        <w:widowControl w:val="0"/>
        <w:numPr>
          <w:ilvl w:val="0"/>
          <w:numId w:val="61"/>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配置目录参数：</w:t>
      </w:r>
      <w:r>
        <w:rPr>
          <w:rFonts w:hint="eastAsia" w:asciiTheme="minorEastAsia" w:hAnsiTheme="minorEastAsia" w:cstheme="minorEastAsia"/>
          <w:szCs w:val="21"/>
        </w:rPr>
        <w:t>管理员配置目录参数，包括名称、层级、分类维度及父目录ID，系统生成唯一目录标识并构建多级目录树结构。</w:t>
      </w:r>
    </w:p>
    <w:p w14:paraId="30A2EEE4">
      <w:pPr>
        <w:widowControl w:val="0"/>
        <w:numPr>
          <w:ilvl w:val="0"/>
          <w:numId w:val="61"/>
        </w:numPr>
        <w:snapToGrid/>
        <w:ind w:firstLine="480"/>
        <w:rPr>
          <w:rFonts w:hint="eastAsia" w:asciiTheme="minorEastAsia" w:hAnsiTheme="minorEastAsia" w:cstheme="minorEastAsia"/>
          <w:szCs w:val="21"/>
        </w:rPr>
      </w:pPr>
      <w:r>
        <w:rPr>
          <w:rFonts w:asciiTheme="minorEastAsia" w:hAnsiTheme="minorEastAsia" w:cstheme="minorEastAsia"/>
          <w:szCs w:val="21"/>
        </w:rPr>
        <w:t>关联GIS数据：接收GIS数据关联请求，将数据ID与目标目录绑定，记录关联时间，更新目录关联数据计数</w:t>
      </w:r>
      <w:r>
        <w:rPr>
          <w:rFonts w:hint="eastAsia" w:asciiTheme="minorEastAsia" w:hAnsiTheme="minorEastAsia" w:cstheme="minorEastAsia"/>
          <w:szCs w:val="21"/>
        </w:rPr>
        <w:t>。</w:t>
      </w:r>
    </w:p>
    <w:p w14:paraId="75B37F76">
      <w:pPr>
        <w:widowControl w:val="0"/>
        <w:numPr>
          <w:ilvl w:val="0"/>
          <w:numId w:val="61"/>
        </w:numPr>
        <w:snapToGrid/>
        <w:ind w:firstLine="480"/>
        <w:rPr>
          <w:rFonts w:hint="eastAsia" w:asciiTheme="minorEastAsia" w:hAnsiTheme="minorEastAsia" w:cstheme="minorEastAsia"/>
          <w:szCs w:val="21"/>
        </w:rPr>
      </w:pPr>
      <w:r>
        <w:rPr>
          <w:rFonts w:asciiTheme="minorEastAsia" w:hAnsiTheme="minorEastAsia" w:cstheme="minorEastAsia"/>
          <w:szCs w:val="21"/>
        </w:rPr>
        <w:t>查询目录：支持按目录名称、分类维度等条件检索目录，返回匹配结果及关联数据概览</w:t>
      </w:r>
      <w:r>
        <w:rPr>
          <w:rFonts w:hint="eastAsia" w:asciiTheme="minorEastAsia" w:hAnsiTheme="minorEastAsia" w:cstheme="minorEastAsia"/>
          <w:szCs w:val="21"/>
        </w:rPr>
        <w:t>。</w:t>
      </w:r>
    </w:p>
    <w:p w14:paraId="022DBB85">
      <w:pPr>
        <w:widowControl w:val="0"/>
        <w:numPr>
          <w:ilvl w:val="0"/>
          <w:numId w:val="61"/>
        </w:numPr>
        <w:snapToGrid/>
        <w:ind w:firstLine="480"/>
        <w:rPr>
          <w:rFonts w:hint="eastAsia" w:asciiTheme="minorEastAsia" w:hAnsiTheme="minorEastAsia" w:cstheme="minorEastAsia"/>
          <w:szCs w:val="21"/>
        </w:rPr>
      </w:pPr>
      <w:r>
        <w:rPr>
          <w:rFonts w:asciiTheme="minorEastAsia" w:hAnsiTheme="minorEastAsia" w:cstheme="minorEastAsia"/>
          <w:szCs w:val="21"/>
        </w:rPr>
        <w:t>维护目录：处理目录维护请求，修改目录信息时同步更新关联数据的目录属性，删除目录前校验是否存在关联数据，无关联时直接删除，有关联时提示用户先解除关联再执行删除操作。</w:t>
      </w:r>
    </w:p>
    <w:p w14:paraId="2F7F954A">
      <w:pPr>
        <w:pStyle w:val="7"/>
      </w:pPr>
      <w:r>
        <w:rPr>
          <w:rFonts w:hint="eastAsia"/>
        </w:rPr>
        <w:t>异常与错误处理</w:t>
      </w:r>
    </w:p>
    <w:p w14:paraId="4C8F05A9">
      <w:pPr>
        <w:ind w:firstLine="480"/>
      </w:pPr>
      <w:r>
        <w:rPr>
          <w:rFonts w:hint="eastAsia"/>
        </w:rPr>
        <w:t>目录创建时若父目录ID不存在或层级逻辑错误，系统提示“父目录无效”“层级配置不合理”并阻止创建，引导管理员修正参数；GIS数据关联时若数据ID不存在或已被删除，标记关联失败并记录原因，支持重新选择有效数据；目录修改后导致关联数据目录属性异常的，系统自动修复数据目录关联关系，确保数据归属准确；误操作删除含关联数据的目录时，系统拦截操作并弹出告警，展示关联数据详情，避免数据失联。</w:t>
      </w:r>
    </w:p>
    <w:p w14:paraId="25D903B5">
      <w:pPr>
        <w:pStyle w:val="6"/>
      </w:pPr>
      <w:r>
        <w:rPr>
          <w:rFonts w:hint="eastAsia"/>
        </w:rPr>
        <w:t>卫星遥感GIS基础组件功能（SYC</w:t>
      </w:r>
      <w:r>
        <w:t>-</w:t>
      </w:r>
      <w:r>
        <w:rPr>
          <w:rFonts w:hint="eastAsia"/>
        </w:rPr>
        <w:t>GYSJ-WXYG</w:t>
      </w:r>
      <w:r>
        <w:t>-</w:t>
      </w:r>
      <w:r>
        <w:rPr>
          <w:rFonts w:hint="eastAsia"/>
        </w:rPr>
        <w:t>ZTZS-ZTSC-JCZJ）</w:t>
      </w:r>
    </w:p>
    <w:p w14:paraId="116FEC08">
      <w:pPr>
        <w:pStyle w:val="7"/>
      </w:pPr>
      <w:r>
        <w:rPr>
          <w:rFonts w:hint="eastAsia"/>
        </w:rPr>
        <w:t>功能描述</w:t>
      </w:r>
    </w:p>
    <w:p w14:paraId="0DBEA801">
      <w:pPr>
        <w:ind w:firstLine="480"/>
      </w:pPr>
      <w:r>
        <w:rPr>
          <w:rFonts w:hint="eastAsia"/>
        </w:rPr>
        <w:t>该功能提供专题制图所需的基础地图组件，涵盖比例尺工具（显示/隐藏、单位切换）、数据导入导出工具（支持GIS数据导入、专题图导出为PNG/PDF格式）、绘制测量工具（点/线/面绘制、距离/面积测量）、快速定位工具（坐标定位、区域定位）、研究区域选取工具（手动框选、矢量文件导入选取）。组件支持与地图界面实时联动，操作结果即时渲染，满足用户在专题制图过程中的数据处理、地图编辑、测量分析等基础需求，提升制图操作的便捷性。</w:t>
      </w:r>
    </w:p>
    <w:p w14:paraId="663FF192">
      <w:pPr>
        <w:pStyle w:val="7"/>
      </w:pPr>
      <w:r>
        <w:rPr>
          <w:rFonts w:hint="eastAsia"/>
        </w:rPr>
        <w:t>输入输出</w:t>
      </w:r>
    </w:p>
    <w:p w14:paraId="3E236B9F">
      <w:pPr>
        <w:pStyle w:val="106"/>
        <w:rPr>
          <w:rFonts w:hint="eastAsia"/>
        </w:rPr>
      </w:pPr>
      <w:bookmarkStart w:id="493" w:name="_Toc240549990"/>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48</w:t>
      </w:r>
      <w:r>
        <w:rPr>
          <w:rFonts w:hint="eastAsia"/>
        </w:rPr>
        <w:fldChar w:fldCharType="end"/>
      </w:r>
      <w:r>
        <w:rPr>
          <w:rFonts w:hint="eastAsia"/>
        </w:rPr>
        <w:t>卫星遥感GIS基础组件功能输入输出表</w:t>
      </w:r>
      <w:bookmarkEnd w:id="49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67D3875F">
        <w:tblPrEx>
          <w:tblCellMar>
            <w:top w:w="0" w:type="dxa"/>
            <w:left w:w="108" w:type="dxa"/>
            <w:bottom w:w="0" w:type="dxa"/>
            <w:right w:w="108" w:type="dxa"/>
          </w:tblCellMar>
        </w:tblPrEx>
        <w:trPr>
          <w:tblHeader/>
        </w:trPr>
        <w:tc>
          <w:tcPr>
            <w:tcW w:w="1746" w:type="dxa"/>
            <w:shd w:val="clear" w:color="auto" w:fill="D8D8D8" w:themeFill="background1" w:themeFillShade="D9"/>
          </w:tcPr>
          <w:p w14:paraId="6FE476B8">
            <w:pPr>
              <w:pStyle w:val="57"/>
            </w:pPr>
            <w:r>
              <w:t>标识</w:t>
            </w:r>
          </w:p>
        </w:tc>
        <w:tc>
          <w:tcPr>
            <w:tcW w:w="1746" w:type="dxa"/>
            <w:shd w:val="clear" w:color="auto" w:fill="D8D8D8" w:themeFill="background1" w:themeFillShade="D9"/>
          </w:tcPr>
          <w:p w14:paraId="2AAB6762">
            <w:pPr>
              <w:pStyle w:val="57"/>
            </w:pPr>
            <w:r>
              <w:t>交互对象</w:t>
            </w:r>
          </w:p>
        </w:tc>
        <w:tc>
          <w:tcPr>
            <w:tcW w:w="1746" w:type="dxa"/>
            <w:shd w:val="clear" w:color="auto" w:fill="D8D8D8" w:themeFill="background1" w:themeFillShade="D9"/>
          </w:tcPr>
          <w:p w14:paraId="0CA9DBDE">
            <w:pPr>
              <w:pStyle w:val="57"/>
            </w:pPr>
            <w:r>
              <w:t>数据名称</w:t>
            </w:r>
          </w:p>
        </w:tc>
        <w:tc>
          <w:tcPr>
            <w:tcW w:w="1746" w:type="dxa"/>
            <w:shd w:val="clear" w:color="auto" w:fill="D8D8D8" w:themeFill="background1" w:themeFillShade="D9"/>
          </w:tcPr>
          <w:p w14:paraId="6B648F24">
            <w:pPr>
              <w:pStyle w:val="57"/>
            </w:pPr>
            <w:r>
              <w:t>数据内容</w:t>
            </w:r>
          </w:p>
        </w:tc>
        <w:tc>
          <w:tcPr>
            <w:tcW w:w="1746" w:type="dxa"/>
            <w:shd w:val="clear" w:color="auto" w:fill="D8D8D8" w:themeFill="background1" w:themeFillShade="D9"/>
          </w:tcPr>
          <w:p w14:paraId="0BD43A76">
            <w:pPr>
              <w:pStyle w:val="57"/>
            </w:pPr>
            <w:r>
              <w:t>I/O</w:t>
            </w:r>
          </w:p>
        </w:tc>
      </w:tr>
      <w:tr w14:paraId="4E4F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8FD44CB">
            <w:pPr>
              <w:pStyle w:val="58"/>
            </w:pPr>
            <w:r>
              <w:t>SYC-GYSJ-WXYG-ZTZS-ZTSC-JCZJ-01</w:t>
            </w:r>
          </w:p>
        </w:tc>
        <w:tc>
          <w:tcPr>
            <w:tcW w:w="1746" w:type="dxa"/>
          </w:tcPr>
          <w:p w14:paraId="6744EE32">
            <w:pPr>
              <w:pStyle w:val="58"/>
            </w:pPr>
            <w:r>
              <w:t>用户输入</w:t>
            </w:r>
          </w:p>
        </w:tc>
        <w:tc>
          <w:tcPr>
            <w:tcW w:w="1746" w:type="dxa"/>
          </w:tcPr>
          <w:p w14:paraId="5A72D4D2">
            <w:pPr>
              <w:pStyle w:val="58"/>
            </w:pPr>
            <w:r>
              <w:t>组件操作请求</w:t>
            </w:r>
          </w:p>
        </w:tc>
        <w:tc>
          <w:tcPr>
            <w:tcW w:w="1746" w:type="dxa"/>
          </w:tcPr>
          <w:p w14:paraId="025B6245">
            <w:pPr>
              <w:pStyle w:val="58"/>
            </w:pPr>
            <w:r>
              <w:t>来源标识、数据类型、业务时间、空间范围、格式/结构。</w:t>
            </w:r>
          </w:p>
        </w:tc>
        <w:tc>
          <w:tcPr>
            <w:tcW w:w="1746" w:type="dxa"/>
          </w:tcPr>
          <w:p w14:paraId="06D5ACB7">
            <w:pPr>
              <w:pStyle w:val="58"/>
            </w:pPr>
            <w:r>
              <w:t>I</w:t>
            </w:r>
          </w:p>
        </w:tc>
      </w:tr>
      <w:tr w14:paraId="4AC9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CBD8A16">
            <w:pPr>
              <w:pStyle w:val="58"/>
            </w:pPr>
            <w:r>
              <w:t>SYC-GYSJ-WXYG-ZTZS-ZTSC-JCZJ-02</w:t>
            </w:r>
          </w:p>
        </w:tc>
        <w:tc>
          <w:tcPr>
            <w:tcW w:w="1746" w:type="dxa"/>
          </w:tcPr>
          <w:p w14:paraId="6E674CB3">
            <w:pPr>
              <w:pStyle w:val="58"/>
            </w:pPr>
            <w:r>
              <w:t>用户上传</w:t>
            </w:r>
          </w:p>
        </w:tc>
        <w:tc>
          <w:tcPr>
            <w:tcW w:w="1746" w:type="dxa"/>
          </w:tcPr>
          <w:p w14:paraId="0BF65FA6">
            <w:pPr>
              <w:pStyle w:val="58"/>
            </w:pPr>
            <w:r>
              <w:t>导入数据</w:t>
            </w:r>
          </w:p>
        </w:tc>
        <w:tc>
          <w:tcPr>
            <w:tcW w:w="1746" w:type="dxa"/>
          </w:tcPr>
          <w:p w14:paraId="05C01716">
            <w:pPr>
              <w:pStyle w:val="58"/>
            </w:pPr>
            <w:r>
              <w:t>来源标识、数据类型、业务时间、空间范围、格式/结构。</w:t>
            </w:r>
          </w:p>
        </w:tc>
        <w:tc>
          <w:tcPr>
            <w:tcW w:w="1746" w:type="dxa"/>
          </w:tcPr>
          <w:p w14:paraId="354247D0">
            <w:pPr>
              <w:pStyle w:val="58"/>
            </w:pPr>
            <w:r>
              <w:t>I</w:t>
            </w:r>
          </w:p>
        </w:tc>
      </w:tr>
      <w:tr w14:paraId="240D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8C32E51">
            <w:pPr>
              <w:pStyle w:val="58"/>
            </w:pPr>
            <w:r>
              <w:t>SYC-GYSJ-WXYG-ZTZS-ZTSC-JCZJ-03</w:t>
            </w:r>
          </w:p>
        </w:tc>
        <w:tc>
          <w:tcPr>
            <w:tcW w:w="1746" w:type="dxa"/>
          </w:tcPr>
          <w:p w14:paraId="32D4BD75">
            <w:pPr>
              <w:pStyle w:val="58"/>
            </w:pPr>
            <w:r>
              <w:t>地图引擎</w:t>
            </w:r>
          </w:p>
        </w:tc>
        <w:tc>
          <w:tcPr>
            <w:tcW w:w="1746" w:type="dxa"/>
          </w:tcPr>
          <w:p w14:paraId="2674F7CA">
            <w:pPr>
              <w:pStyle w:val="58"/>
            </w:pPr>
            <w:r>
              <w:t>地图当前状态数据</w:t>
            </w:r>
          </w:p>
        </w:tc>
        <w:tc>
          <w:tcPr>
            <w:tcW w:w="1746" w:type="dxa"/>
          </w:tcPr>
          <w:p w14:paraId="7052C264">
            <w:pPr>
              <w:pStyle w:val="58"/>
            </w:pPr>
            <w:r>
              <w:t>来源标识、数据类型、业务时间、空间范围、格式/结构。</w:t>
            </w:r>
          </w:p>
        </w:tc>
        <w:tc>
          <w:tcPr>
            <w:tcW w:w="1746" w:type="dxa"/>
          </w:tcPr>
          <w:p w14:paraId="31F87781">
            <w:pPr>
              <w:pStyle w:val="58"/>
            </w:pPr>
            <w:r>
              <w:t>I</w:t>
            </w:r>
          </w:p>
        </w:tc>
      </w:tr>
      <w:tr w14:paraId="7BB1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277663C">
            <w:pPr>
              <w:pStyle w:val="58"/>
            </w:pPr>
            <w:r>
              <w:t>SYC-GYSJ-WXYG-ZTZS-ZTSC-JCZJ-04</w:t>
            </w:r>
          </w:p>
        </w:tc>
        <w:tc>
          <w:tcPr>
            <w:tcW w:w="1746" w:type="dxa"/>
          </w:tcPr>
          <w:p w14:paraId="2999DEE5">
            <w:pPr>
              <w:pStyle w:val="58"/>
            </w:pPr>
            <w:r>
              <w:t>下游模块或成果库</w:t>
            </w:r>
          </w:p>
        </w:tc>
        <w:tc>
          <w:tcPr>
            <w:tcW w:w="1746" w:type="dxa"/>
          </w:tcPr>
          <w:p w14:paraId="0F08BB88">
            <w:pPr>
              <w:pStyle w:val="58"/>
            </w:pPr>
            <w:r>
              <w:t>组件操作结果</w:t>
            </w:r>
          </w:p>
        </w:tc>
        <w:tc>
          <w:tcPr>
            <w:tcW w:w="1746" w:type="dxa"/>
          </w:tcPr>
          <w:p w14:paraId="5D0EF6B1">
            <w:pPr>
              <w:pStyle w:val="58"/>
            </w:pPr>
            <w:r>
              <w:t>关联任务或源数据标识、生成时间、成果类型、核心结果字段、质量状态。</w:t>
            </w:r>
          </w:p>
        </w:tc>
        <w:tc>
          <w:tcPr>
            <w:tcW w:w="1746" w:type="dxa"/>
          </w:tcPr>
          <w:p w14:paraId="221ADD89">
            <w:pPr>
              <w:pStyle w:val="58"/>
            </w:pPr>
            <w:r>
              <w:t>O</w:t>
            </w:r>
          </w:p>
        </w:tc>
      </w:tr>
      <w:tr w14:paraId="1776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94FBB53">
            <w:pPr>
              <w:pStyle w:val="58"/>
            </w:pPr>
            <w:r>
              <w:t>SYC-GYSJ-WXYG-ZTZS-ZTSC-JCZJ-05</w:t>
            </w:r>
          </w:p>
        </w:tc>
        <w:tc>
          <w:tcPr>
            <w:tcW w:w="1746" w:type="dxa"/>
          </w:tcPr>
          <w:p w14:paraId="32D25743">
            <w:pPr>
              <w:pStyle w:val="58"/>
            </w:pPr>
            <w:r>
              <w:t>下游模块或成果库</w:t>
            </w:r>
          </w:p>
        </w:tc>
        <w:tc>
          <w:tcPr>
            <w:tcW w:w="1746" w:type="dxa"/>
          </w:tcPr>
          <w:p w14:paraId="4A6A85B3">
            <w:pPr>
              <w:pStyle w:val="58"/>
            </w:pPr>
            <w:r>
              <w:t>导出文件</w:t>
            </w:r>
          </w:p>
        </w:tc>
        <w:tc>
          <w:tcPr>
            <w:tcW w:w="1746" w:type="dxa"/>
          </w:tcPr>
          <w:p w14:paraId="7397EE21">
            <w:pPr>
              <w:pStyle w:val="58"/>
            </w:pPr>
            <w:r>
              <w:t>关联任务或源数据标识、生成时间、成果类型、核心结果字段、质量状态。</w:t>
            </w:r>
          </w:p>
        </w:tc>
        <w:tc>
          <w:tcPr>
            <w:tcW w:w="1746" w:type="dxa"/>
          </w:tcPr>
          <w:p w14:paraId="26975A7B">
            <w:pPr>
              <w:pStyle w:val="58"/>
            </w:pPr>
            <w:r>
              <w:t>O</w:t>
            </w:r>
          </w:p>
        </w:tc>
      </w:tr>
      <w:tr w14:paraId="06CE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7DAD65B">
            <w:pPr>
              <w:pStyle w:val="58"/>
            </w:pPr>
            <w:r>
              <w:t>SYC-GYSJ-WXYG-ZTZS-ZTSC-JCZJ-06</w:t>
            </w:r>
          </w:p>
        </w:tc>
        <w:tc>
          <w:tcPr>
            <w:tcW w:w="1746" w:type="dxa"/>
          </w:tcPr>
          <w:p w14:paraId="315E3774">
            <w:pPr>
              <w:pStyle w:val="58"/>
            </w:pPr>
            <w:r>
              <w:t>下游模块或成果库</w:t>
            </w:r>
          </w:p>
        </w:tc>
        <w:tc>
          <w:tcPr>
            <w:tcW w:w="1746" w:type="dxa"/>
          </w:tcPr>
          <w:p w14:paraId="0682212E">
            <w:pPr>
              <w:pStyle w:val="58"/>
            </w:pPr>
            <w:r>
              <w:t>操作日志</w:t>
            </w:r>
          </w:p>
        </w:tc>
        <w:tc>
          <w:tcPr>
            <w:tcW w:w="1746" w:type="dxa"/>
          </w:tcPr>
          <w:p w14:paraId="493F927D">
            <w:pPr>
              <w:pStyle w:val="58"/>
            </w:pPr>
            <w:r>
              <w:t>关联任务或源数据标识、生成时间、成果类型、核心结果字段、质量状态。</w:t>
            </w:r>
          </w:p>
        </w:tc>
        <w:tc>
          <w:tcPr>
            <w:tcW w:w="1746" w:type="dxa"/>
          </w:tcPr>
          <w:p w14:paraId="26E3A8C4">
            <w:pPr>
              <w:pStyle w:val="58"/>
            </w:pPr>
            <w:r>
              <w:t>O</w:t>
            </w:r>
          </w:p>
        </w:tc>
      </w:tr>
    </w:tbl>
    <w:p w14:paraId="30CD5E3D">
      <w:pPr>
        <w:ind w:firstLine="480"/>
      </w:pPr>
    </w:p>
    <w:p w14:paraId="51A5219A">
      <w:pPr>
        <w:pStyle w:val="7"/>
      </w:pPr>
      <w:r>
        <w:rPr>
          <w:rFonts w:hint="eastAsia"/>
        </w:rPr>
        <w:t>处理逻辑</w:t>
      </w:r>
    </w:p>
    <w:p w14:paraId="4706E9CF">
      <w:pPr>
        <w:widowControl w:val="0"/>
        <w:numPr>
          <w:ilvl w:val="0"/>
          <w:numId w:val="62"/>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初始化基础组件：初始化基础组件并与地图引擎建立关联，实时同步地图当前状态</w:t>
      </w:r>
      <w:r>
        <w:rPr>
          <w:rFonts w:hint="eastAsia" w:asciiTheme="minorEastAsia" w:hAnsiTheme="minorEastAsia" w:cstheme="minorEastAsia"/>
          <w:szCs w:val="21"/>
        </w:rPr>
        <w:t>。</w:t>
      </w:r>
    </w:p>
    <w:p w14:paraId="6F44945F">
      <w:pPr>
        <w:widowControl w:val="0"/>
        <w:numPr>
          <w:ilvl w:val="0"/>
          <w:numId w:val="62"/>
        </w:numPr>
        <w:snapToGrid/>
        <w:ind w:firstLine="480"/>
        <w:rPr>
          <w:rFonts w:hint="eastAsia" w:asciiTheme="minorEastAsia" w:hAnsiTheme="minorEastAsia" w:cstheme="minorEastAsia"/>
          <w:szCs w:val="21"/>
        </w:rPr>
      </w:pPr>
      <w:r>
        <w:rPr>
          <w:rFonts w:asciiTheme="minorEastAsia" w:hAnsiTheme="minorEastAsia" w:cstheme="minorEastAsia"/>
          <w:szCs w:val="21"/>
        </w:rPr>
        <w:t>处理比例尺操作：接收用户的组件操作请求，比例尺工具根据用户指令切换显示状态与单位（米/千米），同步更新地图比例尺显示</w:t>
      </w:r>
      <w:r>
        <w:rPr>
          <w:rFonts w:hint="eastAsia" w:asciiTheme="minorEastAsia" w:hAnsiTheme="minorEastAsia" w:cstheme="minorEastAsia"/>
          <w:szCs w:val="21"/>
        </w:rPr>
        <w:t>。</w:t>
      </w:r>
    </w:p>
    <w:p w14:paraId="34FCE91D">
      <w:pPr>
        <w:widowControl w:val="0"/>
        <w:numPr>
          <w:ilvl w:val="0"/>
          <w:numId w:val="62"/>
        </w:numPr>
        <w:snapToGrid/>
        <w:ind w:firstLine="480"/>
        <w:rPr>
          <w:rFonts w:hint="eastAsia" w:asciiTheme="minorEastAsia" w:hAnsiTheme="minorEastAsia" w:cstheme="minorEastAsia"/>
          <w:szCs w:val="21"/>
        </w:rPr>
      </w:pPr>
      <w:r>
        <w:rPr>
          <w:rFonts w:asciiTheme="minorEastAsia" w:hAnsiTheme="minorEastAsia" w:cstheme="minorEastAsia"/>
          <w:szCs w:val="21"/>
        </w:rPr>
        <w:t>处理数据导入：导入工具解析用户上传的GIS文件，校验格式有效性后加载至地图</w:t>
      </w:r>
      <w:r>
        <w:rPr>
          <w:rFonts w:hint="eastAsia" w:asciiTheme="minorEastAsia" w:hAnsiTheme="minorEastAsia" w:cstheme="minorEastAsia"/>
          <w:szCs w:val="21"/>
        </w:rPr>
        <w:t>。</w:t>
      </w:r>
    </w:p>
    <w:p w14:paraId="6587C6E3">
      <w:pPr>
        <w:widowControl w:val="0"/>
        <w:numPr>
          <w:ilvl w:val="0"/>
          <w:numId w:val="62"/>
        </w:numPr>
        <w:snapToGrid/>
        <w:ind w:firstLine="480"/>
        <w:rPr>
          <w:rFonts w:hint="eastAsia" w:asciiTheme="minorEastAsia" w:hAnsiTheme="minorEastAsia" w:cstheme="minorEastAsia"/>
          <w:szCs w:val="21"/>
        </w:rPr>
      </w:pPr>
      <w:r>
        <w:rPr>
          <w:rFonts w:asciiTheme="minorEastAsia" w:hAnsiTheme="minorEastAsia" w:cstheme="minorEastAsia"/>
          <w:szCs w:val="21"/>
        </w:rPr>
        <w:t>处理地图导出：导出工具按用户选择的格式（PNG/PDF），截取当前地图视野或指定专题图范围，生成标准化文件供下载</w:t>
      </w:r>
      <w:r>
        <w:rPr>
          <w:rFonts w:hint="eastAsia" w:asciiTheme="minorEastAsia" w:hAnsiTheme="minorEastAsia" w:cstheme="minorEastAsia"/>
          <w:szCs w:val="21"/>
        </w:rPr>
        <w:t>。</w:t>
      </w:r>
    </w:p>
    <w:p w14:paraId="24E5EC00">
      <w:pPr>
        <w:widowControl w:val="0"/>
        <w:numPr>
          <w:ilvl w:val="0"/>
          <w:numId w:val="62"/>
        </w:numPr>
        <w:snapToGrid/>
        <w:ind w:firstLine="480"/>
        <w:rPr>
          <w:rFonts w:hint="eastAsia" w:asciiTheme="minorEastAsia" w:hAnsiTheme="minorEastAsia" w:cstheme="minorEastAsia"/>
          <w:szCs w:val="21"/>
        </w:rPr>
      </w:pPr>
      <w:r>
        <w:rPr>
          <w:rFonts w:asciiTheme="minorEastAsia" w:hAnsiTheme="minorEastAsia" w:cstheme="minorEastAsia"/>
          <w:szCs w:val="21"/>
        </w:rPr>
        <w:t>处理绘制测量：绘制测量工具根据用户操作在地图上渲染点/线/面图形，实时计算距离或面积并显示</w:t>
      </w:r>
      <w:r>
        <w:rPr>
          <w:rFonts w:hint="eastAsia" w:asciiTheme="minorEastAsia" w:hAnsiTheme="minorEastAsia" w:cstheme="minorEastAsia"/>
          <w:szCs w:val="21"/>
        </w:rPr>
        <w:t>。</w:t>
      </w:r>
    </w:p>
    <w:p w14:paraId="239B874E">
      <w:pPr>
        <w:widowControl w:val="0"/>
        <w:numPr>
          <w:ilvl w:val="0"/>
          <w:numId w:val="62"/>
        </w:numPr>
        <w:snapToGrid/>
        <w:ind w:firstLine="480"/>
        <w:rPr>
          <w:rFonts w:hint="eastAsia" w:asciiTheme="minorEastAsia" w:hAnsiTheme="minorEastAsia" w:cstheme="minorEastAsia"/>
          <w:szCs w:val="21"/>
        </w:rPr>
      </w:pPr>
      <w:r>
        <w:rPr>
          <w:rFonts w:asciiTheme="minorEastAsia" w:hAnsiTheme="minorEastAsia" w:cstheme="minorEastAsia"/>
          <w:szCs w:val="21"/>
        </w:rPr>
        <w:t>处理地图定位：定位工具解析输入的坐标或区域信息，调整地图视野至目标位置并标记定位点。</w:t>
      </w:r>
    </w:p>
    <w:p w14:paraId="20A283DE">
      <w:pPr>
        <w:pStyle w:val="7"/>
      </w:pPr>
      <w:r>
        <w:rPr>
          <w:rFonts w:hint="eastAsia"/>
        </w:rPr>
        <w:t>异常与错误处理</w:t>
      </w:r>
    </w:p>
    <w:p w14:paraId="15A9AEE6">
      <w:pPr>
        <w:ind w:firstLine="480"/>
      </w:pPr>
      <w:r>
        <w:rPr>
          <w:rFonts w:hint="eastAsia"/>
        </w:rPr>
        <w:t>导入数据格式不兼容或文件损坏时，系统提示“文件格式无效”“文件损坏无法解析”，支持用户重新上传；导出文件生成失败（如数据量过大、权限不足）时，提示失败原因并建议分区域导出或检查存储权限；绘制测量操作过程中地图引擎响应超时的，暂停操作并提示“地图响应超时，请重试”，重试后恢复操作进度；定位参数无效（如坐标超出有效范围）时，返回“定位参数错误，请输入有效坐标或区域”提示，引导用户修正输入。</w:t>
      </w:r>
    </w:p>
    <w:p w14:paraId="29A75977">
      <w:pPr>
        <w:pStyle w:val="6"/>
      </w:pPr>
      <w:r>
        <w:rPr>
          <w:rFonts w:hint="eastAsia"/>
        </w:rPr>
        <w:t>卫星遥感专题图设置功能（SYC</w:t>
      </w:r>
      <w:r>
        <w:t>-</w:t>
      </w:r>
      <w:r>
        <w:rPr>
          <w:rFonts w:hint="eastAsia"/>
        </w:rPr>
        <w:t>GYSJ-WXYG</w:t>
      </w:r>
      <w:r>
        <w:t>-</w:t>
      </w:r>
      <w:r>
        <w:rPr>
          <w:rFonts w:hint="eastAsia"/>
        </w:rPr>
        <w:t>ZTZS-ZTSC-ZTTSZ）</w:t>
      </w:r>
    </w:p>
    <w:p w14:paraId="141FEEA5">
      <w:pPr>
        <w:pStyle w:val="7"/>
      </w:pPr>
      <w:r>
        <w:rPr>
          <w:rFonts w:hint="eastAsia"/>
        </w:rPr>
        <w:t>功能描述</w:t>
      </w:r>
    </w:p>
    <w:p w14:paraId="2812DD33">
      <w:pPr>
        <w:ind w:firstLine="480"/>
      </w:pPr>
      <w:r>
        <w:rPr>
          <w:rFonts w:hint="eastAsia"/>
        </w:rPr>
        <w:t>该功能支持地震异常、风险区域、灾害损失等专题图的个性化设置与预览，用户可自由调整图层叠加顺序、颜色方案、透明度等参数，配置地图整饰元素（标题、图例、比例尺、指北针、标注）。提供标准化专题图模板（如地震风险等级图模板、灾害损失分布模板），支持自定义模板保存与复用；具备实时预览功能，设置变更后即时更新专题图显示效果，确保用户直观把控制图成果，生成符合业务需求与行业标准的专题产品。</w:t>
      </w:r>
    </w:p>
    <w:p w14:paraId="76BCBC46">
      <w:pPr>
        <w:pStyle w:val="7"/>
      </w:pPr>
      <w:r>
        <w:rPr>
          <w:rFonts w:hint="eastAsia"/>
        </w:rPr>
        <w:t>输入输出</w:t>
      </w:r>
    </w:p>
    <w:p w14:paraId="418FC5F6">
      <w:pPr>
        <w:pStyle w:val="106"/>
        <w:rPr>
          <w:rFonts w:hint="eastAsia"/>
        </w:rPr>
      </w:pPr>
      <w:bookmarkStart w:id="494" w:name="_Toc240549991"/>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49</w:t>
      </w:r>
      <w:r>
        <w:rPr>
          <w:rFonts w:hint="eastAsia"/>
        </w:rPr>
        <w:fldChar w:fldCharType="end"/>
      </w:r>
      <w:r>
        <w:rPr>
          <w:rFonts w:hint="eastAsia"/>
        </w:rPr>
        <w:t>卫星遥感专题图设置功能输入输出表</w:t>
      </w:r>
      <w:bookmarkEnd w:id="49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2FF8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3AA4403">
            <w:pPr>
              <w:pStyle w:val="57"/>
            </w:pPr>
            <w:r>
              <w:t>标识</w:t>
            </w:r>
          </w:p>
        </w:tc>
        <w:tc>
          <w:tcPr>
            <w:tcW w:w="1746" w:type="dxa"/>
            <w:shd w:val="clear" w:color="auto" w:fill="D8D8D8" w:themeFill="background1" w:themeFillShade="D9"/>
          </w:tcPr>
          <w:p w14:paraId="75FFF22A">
            <w:pPr>
              <w:pStyle w:val="57"/>
            </w:pPr>
            <w:r>
              <w:t>交互对象</w:t>
            </w:r>
          </w:p>
        </w:tc>
        <w:tc>
          <w:tcPr>
            <w:tcW w:w="1746" w:type="dxa"/>
            <w:shd w:val="clear" w:color="auto" w:fill="D8D8D8" w:themeFill="background1" w:themeFillShade="D9"/>
          </w:tcPr>
          <w:p w14:paraId="76FA359B">
            <w:pPr>
              <w:pStyle w:val="57"/>
            </w:pPr>
            <w:r>
              <w:t>数据名称</w:t>
            </w:r>
          </w:p>
        </w:tc>
        <w:tc>
          <w:tcPr>
            <w:tcW w:w="1746" w:type="dxa"/>
            <w:shd w:val="clear" w:color="auto" w:fill="D8D8D8" w:themeFill="background1" w:themeFillShade="D9"/>
          </w:tcPr>
          <w:p w14:paraId="77E7815A">
            <w:pPr>
              <w:pStyle w:val="57"/>
            </w:pPr>
            <w:r>
              <w:t>数据内容</w:t>
            </w:r>
          </w:p>
        </w:tc>
        <w:tc>
          <w:tcPr>
            <w:tcW w:w="1746" w:type="dxa"/>
            <w:shd w:val="clear" w:color="auto" w:fill="D8D8D8" w:themeFill="background1" w:themeFillShade="D9"/>
          </w:tcPr>
          <w:p w14:paraId="075A5841">
            <w:pPr>
              <w:pStyle w:val="57"/>
            </w:pPr>
            <w:r>
              <w:t>I/O</w:t>
            </w:r>
          </w:p>
        </w:tc>
      </w:tr>
      <w:tr w14:paraId="26D3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6B3B6BC">
            <w:pPr>
              <w:pStyle w:val="58"/>
            </w:pPr>
            <w:r>
              <w:t>SYC-GYSJ-WXYG-ZTZS-ZTSC-ZTTSZ-01</w:t>
            </w:r>
          </w:p>
        </w:tc>
        <w:tc>
          <w:tcPr>
            <w:tcW w:w="1746" w:type="dxa"/>
          </w:tcPr>
          <w:p w14:paraId="17763286">
            <w:pPr>
              <w:pStyle w:val="58"/>
            </w:pPr>
            <w:r>
              <w:t>可视化加载模块</w:t>
            </w:r>
          </w:p>
        </w:tc>
        <w:tc>
          <w:tcPr>
            <w:tcW w:w="1746" w:type="dxa"/>
          </w:tcPr>
          <w:p w14:paraId="2C7D0B8F">
            <w:pPr>
              <w:pStyle w:val="58"/>
            </w:pPr>
            <w:r>
              <w:t>专题图基础数据</w:t>
            </w:r>
          </w:p>
        </w:tc>
        <w:tc>
          <w:tcPr>
            <w:tcW w:w="1746" w:type="dxa"/>
          </w:tcPr>
          <w:p w14:paraId="54312E5C">
            <w:pPr>
              <w:pStyle w:val="58"/>
            </w:pPr>
            <w:r>
              <w:t>来源标识、数据类型、业务时间、空间范围、格式/结构。</w:t>
            </w:r>
          </w:p>
        </w:tc>
        <w:tc>
          <w:tcPr>
            <w:tcW w:w="1746" w:type="dxa"/>
          </w:tcPr>
          <w:p w14:paraId="7DCC6F36">
            <w:pPr>
              <w:pStyle w:val="58"/>
            </w:pPr>
            <w:r>
              <w:t>I</w:t>
            </w:r>
          </w:p>
        </w:tc>
      </w:tr>
      <w:tr w14:paraId="375C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7C14B85">
            <w:pPr>
              <w:pStyle w:val="58"/>
            </w:pPr>
            <w:r>
              <w:t>SYC-GYSJ-WXYG-ZTZS-ZTSC-ZTTSZ-02</w:t>
            </w:r>
          </w:p>
        </w:tc>
        <w:tc>
          <w:tcPr>
            <w:tcW w:w="1746" w:type="dxa"/>
          </w:tcPr>
          <w:p w14:paraId="6D7AFD30">
            <w:pPr>
              <w:pStyle w:val="58"/>
            </w:pPr>
            <w:r>
              <w:t>用户输入</w:t>
            </w:r>
          </w:p>
        </w:tc>
        <w:tc>
          <w:tcPr>
            <w:tcW w:w="1746" w:type="dxa"/>
          </w:tcPr>
          <w:p w14:paraId="22500C68">
            <w:pPr>
              <w:pStyle w:val="58"/>
            </w:pPr>
            <w:r>
              <w:t>专题图设置参数</w:t>
            </w:r>
          </w:p>
        </w:tc>
        <w:tc>
          <w:tcPr>
            <w:tcW w:w="1746" w:type="dxa"/>
          </w:tcPr>
          <w:p w14:paraId="73F8AFE5">
            <w:pPr>
              <w:pStyle w:val="58"/>
            </w:pPr>
            <w:r>
              <w:t>来源标识、数据类型、业务时间、空间范围、格式/结构。</w:t>
            </w:r>
          </w:p>
        </w:tc>
        <w:tc>
          <w:tcPr>
            <w:tcW w:w="1746" w:type="dxa"/>
          </w:tcPr>
          <w:p w14:paraId="2680D449">
            <w:pPr>
              <w:pStyle w:val="58"/>
            </w:pPr>
            <w:r>
              <w:t>I</w:t>
            </w:r>
          </w:p>
        </w:tc>
      </w:tr>
      <w:tr w14:paraId="0FE6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CDE82AE">
            <w:pPr>
              <w:pStyle w:val="58"/>
            </w:pPr>
            <w:r>
              <w:t>SYC-GYSJ-WXYG-ZTZS-ZTSC-ZTTSZ-03</w:t>
            </w:r>
          </w:p>
        </w:tc>
        <w:tc>
          <w:tcPr>
            <w:tcW w:w="1746" w:type="dxa"/>
          </w:tcPr>
          <w:p w14:paraId="7F483DF9">
            <w:pPr>
              <w:pStyle w:val="58"/>
            </w:pPr>
            <w:r>
              <w:t>用户输入</w:t>
            </w:r>
          </w:p>
        </w:tc>
        <w:tc>
          <w:tcPr>
            <w:tcW w:w="1746" w:type="dxa"/>
          </w:tcPr>
          <w:p w14:paraId="117E87E6">
            <w:pPr>
              <w:pStyle w:val="58"/>
            </w:pPr>
            <w:r>
              <w:t>模板操作请求</w:t>
            </w:r>
          </w:p>
        </w:tc>
        <w:tc>
          <w:tcPr>
            <w:tcW w:w="1746" w:type="dxa"/>
          </w:tcPr>
          <w:p w14:paraId="3E304192">
            <w:pPr>
              <w:pStyle w:val="58"/>
            </w:pPr>
            <w:r>
              <w:t>来源标识、数据类型、业务时间、空间范围、格式/结构。</w:t>
            </w:r>
          </w:p>
        </w:tc>
        <w:tc>
          <w:tcPr>
            <w:tcW w:w="1746" w:type="dxa"/>
          </w:tcPr>
          <w:p w14:paraId="5C504EA9">
            <w:pPr>
              <w:pStyle w:val="58"/>
            </w:pPr>
            <w:r>
              <w:t>I</w:t>
            </w:r>
          </w:p>
        </w:tc>
      </w:tr>
      <w:tr w14:paraId="209D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BD4C8FC">
            <w:pPr>
              <w:pStyle w:val="58"/>
            </w:pPr>
            <w:r>
              <w:t>SYC-GYSJ-WXYG-ZTZS-ZTSC-ZTTSZ-04</w:t>
            </w:r>
          </w:p>
        </w:tc>
        <w:tc>
          <w:tcPr>
            <w:tcW w:w="1746" w:type="dxa"/>
          </w:tcPr>
          <w:p w14:paraId="4D2F320E">
            <w:pPr>
              <w:pStyle w:val="58"/>
            </w:pPr>
            <w:r>
              <w:t>下游模块或成果库</w:t>
            </w:r>
          </w:p>
        </w:tc>
        <w:tc>
          <w:tcPr>
            <w:tcW w:w="1746" w:type="dxa"/>
          </w:tcPr>
          <w:p w14:paraId="26A01A01">
            <w:pPr>
              <w:pStyle w:val="58"/>
            </w:pPr>
            <w:r>
              <w:t>配置后的专题图预览效果</w:t>
            </w:r>
          </w:p>
        </w:tc>
        <w:tc>
          <w:tcPr>
            <w:tcW w:w="1746" w:type="dxa"/>
          </w:tcPr>
          <w:p w14:paraId="671266D0">
            <w:pPr>
              <w:pStyle w:val="58"/>
            </w:pPr>
            <w:r>
              <w:t>关联任务或源数据标识、生成时间、成果类型、核心结果字段、质量状态。</w:t>
            </w:r>
          </w:p>
        </w:tc>
        <w:tc>
          <w:tcPr>
            <w:tcW w:w="1746" w:type="dxa"/>
          </w:tcPr>
          <w:p w14:paraId="47FF1A38">
            <w:pPr>
              <w:pStyle w:val="58"/>
            </w:pPr>
            <w:r>
              <w:t>O</w:t>
            </w:r>
          </w:p>
        </w:tc>
      </w:tr>
      <w:tr w14:paraId="59E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E4E77CB">
            <w:pPr>
              <w:pStyle w:val="58"/>
            </w:pPr>
            <w:r>
              <w:t>SYC-GYSJ-WXYG-ZTZS-ZTSC-ZTTSZ-05</w:t>
            </w:r>
          </w:p>
        </w:tc>
        <w:tc>
          <w:tcPr>
            <w:tcW w:w="1746" w:type="dxa"/>
          </w:tcPr>
          <w:p w14:paraId="03569711">
            <w:pPr>
              <w:pStyle w:val="58"/>
            </w:pPr>
            <w:r>
              <w:t>下游模块或成果库</w:t>
            </w:r>
          </w:p>
        </w:tc>
        <w:tc>
          <w:tcPr>
            <w:tcW w:w="1746" w:type="dxa"/>
          </w:tcPr>
          <w:p w14:paraId="2BEE255E">
            <w:pPr>
              <w:pStyle w:val="58"/>
            </w:pPr>
            <w:r>
              <w:t>专题图配置文件</w:t>
            </w:r>
          </w:p>
        </w:tc>
        <w:tc>
          <w:tcPr>
            <w:tcW w:w="1746" w:type="dxa"/>
          </w:tcPr>
          <w:p w14:paraId="6A1C57D8">
            <w:pPr>
              <w:pStyle w:val="58"/>
            </w:pPr>
            <w:r>
              <w:t>关联任务或源数据标识、生成时间、成果类型、核心结果字段、质量状态。</w:t>
            </w:r>
          </w:p>
        </w:tc>
        <w:tc>
          <w:tcPr>
            <w:tcW w:w="1746" w:type="dxa"/>
          </w:tcPr>
          <w:p w14:paraId="5C62EB5C">
            <w:pPr>
              <w:pStyle w:val="58"/>
            </w:pPr>
            <w:r>
              <w:t>O</w:t>
            </w:r>
          </w:p>
        </w:tc>
      </w:tr>
      <w:tr w14:paraId="5A68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EA98FCE">
            <w:pPr>
              <w:pStyle w:val="58"/>
            </w:pPr>
            <w:r>
              <w:t>SYC-GYSJ-WXYG-ZTZS-ZTSC-ZTTSZ-06</w:t>
            </w:r>
          </w:p>
        </w:tc>
        <w:tc>
          <w:tcPr>
            <w:tcW w:w="1746" w:type="dxa"/>
          </w:tcPr>
          <w:p w14:paraId="59FEA53B">
            <w:pPr>
              <w:pStyle w:val="58"/>
            </w:pPr>
            <w:r>
              <w:t>下游模块或成果库</w:t>
            </w:r>
          </w:p>
        </w:tc>
        <w:tc>
          <w:tcPr>
            <w:tcW w:w="1746" w:type="dxa"/>
          </w:tcPr>
          <w:p w14:paraId="1915A8A5">
            <w:pPr>
              <w:pStyle w:val="58"/>
            </w:pPr>
            <w:r>
              <w:t>自定义模板</w:t>
            </w:r>
          </w:p>
        </w:tc>
        <w:tc>
          <w:tcPr>
            <w:tcW w:w="1746" w:type="dxa"/>
          </w:tcPr>
          <w:p w14:paraId="6EF37E1B">
            <w:pPr>
              <w:pStyle w:val="58"/>
            </w:pPr>
            <w:r>
              <w:t>关联任务或源数据标识、生成时间、成果类型、核心结果字段、质量状态。</w:t>
            </w:r>
          </w:p>
        </w:tc>
        <w:tc>
          <w:tcPr>
            <w:tcW w:w="1746" w:type="dxa"/>
          </w:tcPr>
          <w:p w14:paraId="0E39CC8B">
            <w:pPr>
              <w:pStyle w:val="58"/>
            </w:pPr>
            <w:r>
              <w:t>O</w:t>
            </w:r>
          </w:p>
        </w:tc>
      </w:tr>
    </w:tbl>
    <w:p w14:paraId="7E7535F3">
      <w:pPr>
        <w:ind w:firstLine="480"/>
      </w:pPr>
    </w:p>
    <w:p w14:paraId="71A3A2A3">
      <w:pPr>
        <w:pStyle w:val="7"/>
      </w:pPr>
      <w:r>
        <w:rPr>
          <w:rFonts w:hint="eastAsia"/>
        </w:rPr>
        <w:t>处理逻辑</w:t>
      </w:r>
    </w:p>
    <w:p w14:paraId="2DA32EB1">
      <w:pPr>
        <w:widowControl w:val="0"/>
        <w:numPr>
          <w:ilvl w:val="0"/>
          <w:numId w:val="63"/>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加载专题图数据：加载专题图基础数据与可选模板，用户可选择加载现有标准化模板或从零开始配置</w:t>
      </w:r>
      <w:r>
        <w:rPr>
          <w:rFonts w:hint="eastAsia" w:asciiTheme="minorEastAsia" w:hAnsiTheme="minorEastAsia" w:cstheme="minorEastAsia"/>
          <w:szCs w:val="21"/>
        </w:rPr>
        <w:t>。</w:t>
      </w:r>
    </w:p>
    <w:p w14:paraId="6843104B">
      <w:pPr>
        <w:widowControl w:val="0"/>
        <w:numPr>
          <w:ilvl w:val="0"/>
          <w:numId w:val="63"/>
        </w:numPr>
        <w:snapToGrid/>
        <w:ind w:firstLine="480"/>
        <w:rPr>
          <w:rFonts w:hint="eastAsia" w:asciiTheme="minorEastAsia" w:hAnsiTheme="minorEastAsia" w:cstheme="minorEastAsia"/>
          <w:szCs w:val="21"/>
        </w:rPr>
      </w:pPr>
      <w:r>
        <w:rPr>
          <w:rFonts w:asciiTheme="minorEastAsia" w:hAnsiTheme="minorEastAsia" w:cstheme="minorEastAsia"/>
          <w:szCs w:val="21"/>
        </w:rPr>
        <w:t>配置图层样式：接收用户设置参数，调整图层叠加顺序与透明度，按选择的颜色方案（如分级配色、单色系配色）渲染图层</w:t>
      </w:r>
      <w:r>
        <w:rPr>
          <w:rFonts w:hint="eastAsia" w:asciiTheme="minorEastAsia" w:hAnsiTheme="minorEastAsia" w:cstheme="minorEastAsia"/>
          <w:szCs w:val="21"/>
        </w:rPr>
        <w:t>。</w:t>
      </w:r>
    </w:p>
    <w:p w14:paraId="6FD4FED6">
      <w:pPr>
        <w:widowControl w:val="0"/>
        <w:numPr>
          <w:ilvl w:val="0"/>
          <w:numId w:val="63"/>
        </w:numPr>
        <w:snapToGrid/>
        <w:ind w:firstLine="480"/>
        <w:rPr>
          <w:rFonts w:hint="eastAsia" w:asciiTheme="minorEastAsia" w:hAnsiTheme="minorEastAsia" w:cstheme="minorEastAsia"/>
          <w:szCs w:val="21"/>
        </w:rPr>
      </w:pPr>
      <w:r>
        <w:rPr>
          <w:rFonts w:asciiTheme="minorEastAsia" w:hAnsiTheme="minorEastAsia" w:cstheme="minorEastAsia"/>
          <w:szCs w:val="21"/>
        </w:rPr>
        <w:t>配置整饰元素：配置地图整饰元素，支持设置标题样式、图例位置、比例尺显示格式、指北针样式及标注内容</w:t>
      </w:r>
      <w:r>
        <w:rPr>
          <w:rFonts w:hint="eastAsia" w:asciiTheme="minorEastAsia" w:hAnsiTheme="minorEastAsia" w:cstheme="minorEastAsia"/>
          <w:szCs w:val="21"/>
        </w:rPr>
        <w:t>。</w:t>
      </w:r>
    </w:p>
    <w:p w14:paraId="59413FAB">
      <w:pPr>
        <w:widowControl w:val="0"/>
        <w:numPr>
          <w:ilvl w:val="0"/>
          <w:numId w:val="63"/>
        </w:numPr>
        <w:snapToGrid/>
        <w:ind w:firstLine="480"/>
        <w:rPr>
          <w:rFonts w:hint="eastAsia" w:asciiTheme="minorEastAsia" w:hAnsiTheme="minorEastAsia" w:cstheme="minorEastAsia"/>
          <w:szCs w:val="21"/>
        </w:rPr>
      </w:pPr>
      <w:r>
        <w:rPr>
          <w:rFonts w:asciiTheme="minorEastAsia" w:hAnsiTheme="minorEastAsia" w:cstheme="minorEastAsia"/>
          <w:szCs w:val="21"/>
        </w:rPr>
        <w:t>实时预览效果：实时同步设置变更至预览界面，用户可直观查看效果。</w:t>
      </w:r>
    </w:p>
    <w:p w14:paraId="37345A90">
      <w:pPr>
        <w:widowControl w:val="0"/>
        <w:numPr>
          <w:ilvl w:val="0"/>
          <w:numId w:val="63"/>
        </w:numPr>
        <w:snapToGrid/>
        <w:ind w:firstLine="480"/>
        <w:rPr>
          <w:rFonts w:hint="eastAsia" w:asciiTheme="minorEastAsia" w:hAnsiTheme="minorEastAsia" w:cstheme="minorEastAsia"/>
          <w:szCs w:val="21"/>
        </w:rPr>
      </w:pPr>
      <w:r>
        <w:rPr>
          <w:rFonts w:asciiTheme="minorEastAsia" w:hAnsiTheme="minorEastAsia" w:cstheme="minorEastAsia"/>
          <w:szCs w:val="21"/>
        </w:rPr>
        <w:t>保存专题图模板：支持将当前配置保存为自定义模板，生成配置文件并存储，便于后续复用</w:t>
      </w:r>
      <w:r>
        <w:rPr>
          <w:rFonts w:hint="eastAsia" w:asciiTheme="minorEastAsia" w:hAnsiTheme="minorEastAsia" w:cstheme="minorEastAsia"/>
          <w:szCs w:val="21"/>
        </w:rPr>
        <w:t>。</w:t>
      </w:r>
    </w:p>
    <w:p w14:paraId="6E831F2D">
      <w:pPr>
        <w:widowControl w:val="0"/>
        <w:numPr>
          <w:ilvl w:val="0"/>
          <w:numId w:val="63"/>
        </w:numPr>
        <w:snapToGrid/>
        <w:ind w:firstLine="480"/>
        <w:rPr>
          <w:rFonts w:hint="eastAsia" w:asciiTheme="minorEastAsia" w:hAnsiTheme="minorEastAsia" w:cstheme="minorEastAsia"/>
          <w:szCs w:val="21"/>
        </w:rPr>
      </w:pPr>
      <w:r>
        <w:rPr>
          <w:rFonts w:asciiTheme="minorEastAsia" w:hAnsiTheme="minorEastAsia" w:cstheme="minorEastAsia"/>
          <w:szCs w:val="21"/>
        </w:rPr>
        <w:t>提交生成请求设置完成后可触发专题图生成或导出操作</w:t>
      </w:r>
      <w:r>
        <w:rPr>
          <w:rFonts w:hint="eastAsia" w:asciiTheme="minorEastAsia" w:hAnsiTheme="minorEastAsia" w:cstheme="minorEastAsia"/>
          <w:szCs w:val="21"/>
        </w:rPr>
        <w:t>。</w:t>
      </w:r>
    </w:p>
    <w:p w14:paraId="374FEB86">
      <w:pPr>
        <w:pStyle w:val="7"/>
      </w:pPr>
      <w:r>
        <w:rPr>
          <w:rFonts w:hint="eastAsia"/>
        </w:rPr>
        <w:t>异常与错误处理</w:t>
      </w:r>
    </w:p>
    <w:p w14:paraId="100B35FF">
      <w:pPr>
        <w:ind w:firstLine="480"/>
        <w:rPr>
          <w:rFonts w:hint="eastAsia" w:asciiTheme="minorEastAsia" w:hAnsiTheme="minorEastAsia" w:cstheme="minorEastAsia"/>
          <w:szCs w:val="21"/>
        </w:rPr>
      </w:pPr>
      <w:r>
        <w:rPr>
          <w:rFonts w:hint="eastAsia" w:asciiTheme="minorEastAsia" w:hAnsiTheme="minorEastAsia" w:cstheme="minorEastAsia"/>
          <w:szCs w:val="21"/>
        </w:rPr>
        <w:t>专题图基础数据缺失或加载失败时，提示“基础数据加载异常，无法进行专题图设置”，引导用户检查数据加载状态。</w:t>
      </w:r>
      <w:r>
        <w:rPr>
          <w:rFonts w:asciiTheme="minorEastAsia" w:hAnsiTheme="minorEastAsia" w:cstheme="minorEastAsia"/>
          <w:szCs w:val="21"/>
        </w:rPr>
        <w:t>颜色方案或整饰元素配置参数无效（如颜色格式错误、图例位置超出地图范围）时，系统自动使用默认参数替代并提示“配置参数无效，已使用默认设置”</w:t>
      </w:r>
      <w:r>
        <w:rPr>
          <w:rFonts w:hint="eastAsia" w:asciiTheme="minorEastAsia" w:hAnsiTheme="minorEastAsia" w:cstheme="minorEastAsia"/>
          <w:szCs w:val="21"/>
        </w:rPr>
        <w:t>。</w:t>
      </w:r>
      <w:r>
        <w:rPr>
          <w:rFonts w:asciiTheme="minorEastAsia" w:hAnsiTheme="minorEastAsia" w:cstheme="minorEastAsia"/>
          <w:szCs w:val="21"/>
        </w:rPr>
        <w:t>模板保存失败（如重名、存储空间不足）时，提示失败原因并建议修改模板名称或清理存储</w:t>
      </w:r>
      <w:r>
        <w:rPr>
          <w:rFonts w:hint="eastAsia" w:asciiTheme="minorEastAsia" w:hAnsiTheme="minorEastAsia" w:cstheme="minorEastAsia"/>
          <w:szCs w:val="21"/>
        </w:rPr>
        <w:t>。</w:t>
      </w:r>
      <w:r>
        <w:rPr>
          <w:rFonts w:asciiTheme="minorEastAsia" w:hAnsiTheme="minorEastAsia" w:cstheme="minorEastAsia"/>
          <w:szCs w:val="21"/>
        </w:rPr>
        <w:t>预览过程中出现渲染错乱的，刷新预览界面并恢复至最近有效配置，确保预览功能可用。</w:t>
      </w:r>
    </w:p>
    <w:p w14:paraId="19232199">
      <w:pPr>
        <w:pStyle w:val="5"/>
      </w:pPr>
      <w:bookmarkStart w:id="495" w:name="_Toc220368541"/>
      <w:bookmarkStart w:id="496" w:name="_Toc240550159"/>
      <w:r>
        <w:rPr>
          <w:rFonts w:hint="eastAsia"/>
        </w:rPr>
        <w:t>可视化展示与成果集成模块</w:t>
      </w:r>
      <w:bookmarkEnd w:id="495"/>
      <w:r>
        <w:rPr>
          <w:rFonts w:hint="eastAsia"/>
        </w:rPr>
        <w:t>（SYC</w:t>
      </w:r>
      <w:r>
        <w:t>-</w:t>
      </w:r>
      <w:r>
        <w:rPr>
          <w:rFonts w:hint="eastAsia"/>
        </w:rPr>
        <w:t>GYSJ-WXYG</w:t>
      </w:r>
      <w:r>
        <w:t>-</w:t>
      </w:r>
      <w:r>
        <w:rPr>
          <w:rFonts w:hint="eastAsia"/>
        </w:rPr>
        <w:t>ZTZS-KSHJC）</w:t>
      </w:r>
      <w:bookmarkEnd w:id="496"/>
    </w:p>
    <w:p w14:paraId="73CCB9A1">
      <w:pPr>
        <w:pStyle w:val="6"/>
      </w:pPr>
      <w:r>
        <w:rPr>
          <w:rFonts w:hint="eastAsia"/>
        </w:rPr>
        <w:t>概述</w:t>
      </w:r>
    </w:p>
    <w:p w14:paraId="0FFA4788">
      <w:pPr>
        <w:ind w:firstLine="480"/>
      </w:pPr>
      <w:r>
        <w:rPr>
          <w:rFonts w:hint="eastAsia"/>
        </w:rPr>
        <w:t>可视化展示与成果集成模块是防灾减灾产品制图及展示部件的核心展示单元，负责专题图的生成发布与多源数据的多维融合展示。模块支持专题图的标准化生产、在线发布与版本管理，实现遥感影像、三维地形、地震分析结果（异常、风险、损失）的一体化叠加展示，提供多窗口联动、时序动态播放、图表统计等交互功能，将分散的分析成果整合为直观的可视化产品，满足应急指挥、科研分析、公众科普等不同场景的成果展示需求。</w:t>
      </w:r>
    </w:p>
    <w:p w14:paraId="0F96F191">
      <w:pPr>
        <w:pStyle w:val="6"/>
      </w:pPr>
      <w:r>
        <w:rPr>
          <w:rFonts w:hint="eastAsia"/>
        </w:rPr>
        <w:t>模块组成</w:t>
      </w:r>
    </w:p>
    <w:p w14:paraId="2CBE1441">
      <w:pPr>
        <w:pStyle w:val="59"/>
        <w:rPr>
          <w:color w:val="C00000"/>
        </w:rPr>
      </w:pPr>
      <w:r>
        <w:object>
          <v:shape id="_x0000_i1094" o:spt="75" type="#_x0000_t75" style="height:189.55pt;width:104.35pt;" o:ole="t" filled="f" o:preferrelative="t" stroked="f" coordsize="21600,21600">
            <v:path/>
            <v:fill on="f" focussize="0,0"/>
            <v:stroke on="f" joinstyle="miter"/>
            <v:imagedata r:id="rId168" o:title=""/>
            <o:lock v:ext="edit" aspectratio="f"/>
            <w10:wrap type="none"/>
            <w10:anchorlock/>
          </v:shape>
          <o:OLEObject Type="Embed" ProgID="Visio.Drawing.15" ShapeID="_x0000_i1094" DrawAspect="Content" ObjectID="_1468075794" r:id="rId167">
            <o:LockedField>false</o:LockedField>
          </o:OLEObject>
        </w:object>
      </w:r>
    </w:p>
    <w:p w14:paraId="131BCD85">
      <w:pPr>
        <w:pStyle w:val="110"/>
        <w:rPr>
          <w:rFonts w:hint="eastAsia"/>
        </w:rPr>
      </w:pPr>
      <w:bookmarkStart w:id="497" w:name="_Toc240550065"/>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53</w:t>
      </w:r>
      <w:r>
        <w:rPr>
          <w:rFonts w:hint="eastAsia"/>
        </w:rPr>
        <w:fldChar w:fldCharType="end"/>
      </w:r>
      <w:r>
        <w:rPr>
          <w:rFonts w:hint="eastAsia"/>
        </w:rPr>
        <w:t>可视化展示与成果集成模块组成图</w:t>
      </w:r>
      <w:bookmarkEnd w:id="497"/>
    </w:p>
    <w:p w14:paraId="2CA81ADE">
      <w:pPr>
        <w:pStyle w:val="6"/>
      </w:pPr>
      <w:r>
        <w:rPr>
          <w:rFonts w:hint="eastAsia"/>
        </w:rPr>
        <w:t>交互关系</w:t>
      </w:r>
    </w:p>
    <w:p w14:paraId="481B8F4A">
      <w:pPr>
        <w:ind w:firstLine="480"/>
      </w:pPr>
      <w:r>
        <w:rPr>
          <w:rFonts w:hint="eastAsia"/>
        </w:rPr>
        <w:t>模块交互关系图如下所示：</w:t>
      </w:r>
    </w:p>
    <w:p w14:paraId="6454DF26">
      <w:pPr>
        <w:pStyle w:val="59"/>
      </w:pPr>
      <w:r>
        <w:rPr>
          <w:rFonts w:hint="eastAsia"/>
        </w:rPr>
        <w:object>
          <v:shape id="_x0000_i1095" o:spt="75" type="#_x0000_t75" style="height:102.35pt;width:123.9pt;" o:ole="t" filled="f" o:preferrelative="t" stroked="f" coordsize="21600,21600">
            <v:path/>
            <v:fill on="f" focussize="0,0"/>
            <v:stroke on="f" joinstyle="miter"/>
            <v:imagedata r:id="rId170" o:title=""/>
            <o:lock v:ext="edit" aspectratio="f"/>
            <w10:wrap type="none"/>
            <w10:anchorlock/>
          </v:shape>
          <o:OLEObject Type="Embed" ProgID="Visio.Drawing.15" ShapeID="_x0000_i1095" DrawAspect="Content" ObjectID="_1468075795" r:id="rId169">
            <o:LockedField>false</o:LockedField>
          </o:OLEObject>
        </w:object>
      </w:r>
    </w:p>
    <w:p w14:paraId="2701A9C5">
      <w:pPr>
        <w:pStyle w:val="110"/>
        <w:rPr>
          <w:rFonts w:hint="eastAsia"/>
        </w:rPr>
      </w:pPr>
      <w:bookmarkStart w:id="498" w:name="_Toc240550066"/>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54</w:t>
      </w:r>
      <w:r>
        <w:rPr>
          <w:rFonts w:hint="eastAsia"/>
        </w:rPr>
        <w:fldChar w:fldCharType="end"/>
      </w:r>
      <w:r>
        <w:rPr>
          <w:rFonts w:hint="eastAsia"/>
        </w:rPr>
        <w:t>可视化展示与成果集成模块交互关系图</w:t>
      </w:r>
      <w:bookmarkEnd w:id="498"/>
    </w:p>
    <w:p w14:paraId="05DAB2CD">
      <w:pPr>
        <w:pStyle w:val="6"/>
      </w:pPr>
      <w:r>
        <w:rPr>
          <w:rFonts w:hint="eastAsia"/>
        </w:rPr>
        <w:t>卫星遥感专题图生成发布功能（SYC</w:t>
      </w:r>
      <w:r>
        <w:t>-</w:t>
      </w:r>
      <w:r>
        <w:rPr>
          <w:rFonts w:hint="eastAsia"/>
        </w:rPr>
        <w:t>GYSJ-WXYG</w:t>
      </w:r>
      <w:r>
        <w:t>-</w:t>
      </w:r>
      <w:r>
        <w:rPr>
          <w:rFonts w:hint="eastAsia"/>
        </w:rPr>
        <w:t>ZTZS-KSHJC-ZTTFB）</w:t>
      </w:r>
    </w:p>
    <w:p w14:paraId="320A19D9">
      <w:pPr>
        <w:pStyle w:val="7"/>
      </w:pPr>
      <w:r>
        <w:rPr>
          <w:rFonts w:hint="eastAsia"/>
        </w:rPr>
        <w:t>功能描述</w:t>
      </w:r>
    </w:p>
    <w:p w14:paraId="488E5639">
      <w:pPr>
        <w:ind w:firstLine="480"/>
      </w:pPr>
      <w:r>
        <w:rPr>
          <w:rFonts w:hint="eastAsia"/>
        </w:rPr>
        <w:t>该功能支持基于配置完成的专题图参数生成标准化专题产品，可导出为PNG、PDF等格式供离线使用，同时支持在线发布为地图服务（兼容WMS/WMTS标准），供各级用户访问。提供专题图成果清单管理，记录专题图名称、制作单位、制作时间、缩略图、访问地址等信息，支持专题图的查询、修改、删除等维护操作，实现专题图版本管理与成果共享，确保制图成果的可追溯性与可访问性。</w:t>
      </w:r>
    </w:p>
    <w:p w14:paraId="178EB1FC">
      <w:pPr>
        <w:pStyle w:val="7"/>
      </w:pPr>
      <w:r>
        <w:rPr>
          <w:rFonts w:hint="eastAsia"/>
        </w:rPr>
        <w:t>输入输出</w:t>
      </w:r>
    </w:p>
    <w:p w14:paraId="584ECBE4">
      <w:pPr>
        <w:pStyle w:val="106"/>
        <w:rPr>
          <w:rFonts w:hint="eastAsia"/>
        </w:rPr>
      </w:pPr>
      <w:bookmarkStart w:id="499" w:name="_Toc240549992"/>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50</w:t>
      </w:r>
      <w:r>
        <w:rPr>
          <w:rFonts w:hint="eastAsia"/>
        </w:rPr>
        <w:fldChar w:fldCharType="end"/>
      </w:r>
      <w:r>
        <w:rPr>
          <w:rFonts w:hint="eastAsia"/>
        </w:rPr>
        <w:t>卫星遥感专题图生成发布功能输入输出表</w:t>
      </w:r>
      <w:bookmarkEnd w:id="49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53B0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61F0BE45">
            <w:pPr>
              <w:pStyle w:val="57"/>
            </w:pPr>
            <w:r>
              <w:t>标识</w:t>
            </w:r>
          </w:p>
        </w:tc>
        <w:tc>
          <w:tcPr>
            <w:tcW w:w="1746" w:type="dxa"/>
            <w:shd w:val="clear" w:color="auto" w:fill="D8D8D8" w:themeFill="background1" w:themeFillShade="D9"/>
          </w:tcPr>
          <w:p w14:paraId="6BC0521A">
            <w:pPr>
              <w:pStyle w:val="57"/>
            </w:pPr>
            <w:r>
              <w:t>交互对象</w:t>
            </w:r>
          </w:p>
        </w:tc>
        <w:tc>
          <w:tcPr>
            <w:tcW w:w="1746" w:type="dxa"/>
            <w:shd w:val="clear" w:color="auto" w:fill="D8D8D8" w:themeFill="background1" w:themeFillShade="D9"/>
          </w:tcPr>
          <w:p w14:paraId="4C1AA502">
            <w:pPr>
              <w:pStyle w:val="57"/>
            </w:pPr>
            <w:r>
              <w:t>数据名称</w:t>
            </w:r>
          </w:p>
        </w:tc>
        <w:tc>
          <w:tcPr>
            <w:tcW w:w="1746" w:type="dxa"/>
            <w:shd w:val="clear" w:color="auto" w:fill="D8D8D8" w:themeFill="background1" w:themeFillShade="D9"/>
          </w:tcPr>
          <w:p w14:paraId="3539176B">
            <w:pPr>
              <w:pStyle w:val="57"/>
            </w:pPr>
            <w:r>
              <w:t>数据内容</w:t>
            </w:r>
          </w:p>
        </w:tc>
        <w:tc>
          <w:tcPr>
            <w:tcW w:w="1746" w:type="dxa"/>
            <w:shd w:val="clear" w:color="auto" w:fill="D8D8D8" w:themeFill="background1" w:themeFillShade="D9"/>
          </w:tcPr>
          <w:p w14:paraId="6A44279B">
            <w:pPr>
              <w:pStyle w:val="57"/>
            </w:pPr>
            <w:r>
              <w:t>I/O</w:t>
            </w:r>
          </w:p>
        </w:tc>
      </w:tr>
      <w:tr w14:paraId="2284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C9E5907">
            <w:pPr>
              <w:pStyle w:val="58"/>
            </w:pPr>
            <w:r>
              <w:t>SYC-GYSJ-WXYG-ZTZS-KSHJC-ZTTFB-01</w:t>
            </w:r>
          </w:p>
        </w:tc>
        <w:tc>
          <w:tcPr>
            <w:tcW w:w="1746" w:type="dxa"/>
          </w:tcPr>
          <w:p w14:paraId="51CA3457">
            <w:pPr>
              <w:pStyle w:val="58"/>
            </w:pPr>
            <w:r>
              <w:t>专题制图与标准化产品生成模块</w:t>
            </w:r>
          </w:p>
        </w:tc>
        <w:tc>
          <w:tcPr>
            <w:tcW w:w="1746" w:type="dxa"/>
          </w:tcPr>
          <w:p w14:paraId="5546BC6E">
            <w:pPr>
              <w:pStyle w:val="58"/>
            </w:pPr>
            <w:r>
              <w:t>专题图配置信息</w:t>
            </w:r>
          </w:p>
        </w:tc>
        <w:tc>
          <w:tcPr>
            <w:tcW w:w="1746" w:type="dxa"/>
          </w:tcPr>
          <w:p w14:paraId="15B7A51A">
            <w:pPr>
              <w:pStyle w:val="58"/>
            </w:pPr>
            <w:r>
              <w:t>来源标识、数据类型、业务时间、空间范围、格式/结构。</w:t>
            </w:r>
          </w:p>
        </w:tc>
        <w:tc>
          <w:tcPr>
            <w:tcW w:w="1746" w:type="dxa"/>
          </w:tcPr>
          <w:p w14:paraId="41458174">
            <w:pPr>
              <w:pStyle w:val="58"/>
            </w:pPr>
            <w:r>
              <w:t>I</w:t>
            </w:r>
          </w:p>
        </w:tc>
      </w:tr>
      <w:tr w14:paraId="4A48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2405587">
            <w:pPr>
              <w:pStyle w:val="58"/>
            </w:pPr>
            <w:r>
              <w:t>SYC-GYSJ-WXYG-ZTZS-KSHJC-ZTTFB-02</w:t>
            </w:r>
          </w:p>
        </w:tc>
        <w:tc>
          <w:tcPr>
            <w:tcW w:w="1746" w:type="dxa"/>
          </w:tcPr>
          <w:p w14:paraId="391DE64C">
            <w:pPr>
              <w:pStyle w:val="58"/>
            </w:pPr>
            <w:r>
              <w:t>用户输入</w:t>
            </w:r>
          </w:p>
        </w:tc>
        <w:tc>
          <w:tcPr>
            <w:tcW w:w="1746" w:type="dxa"/>
          </w:tcPr>
          <w:p w14:paraId="4B18CBAC">
            <w:pPr>
              <w:pStyle w:val="58"/>
            </w:pPr>
            <w:r>
              <w:t>生成/发布请求</w:t>
            </w:r>
          </w:p>
        </w:tc>
        <w:tc>
          <w:tcPr>
            <w:tcW w:w="1746" w:type="dxa"/>
          </w:tcPr>
          <w:p w14:paraId="114A6C10">
            <w:pPr>
              <w:pStyle w:val="58"/>
            </w:pPr>
            <w:r>
              <w:t>来源标识、数据类型、业务时间、空间范围、格式/结构。</w:t>
            </w:r>
          </w:p>
        </w:tc>
        <w:tc>
          <w:tcPr>
            <w:tcW w:w="1746" w:type="dxa"/>
          </w:tcPr>
          <w:p w14:paraId="6F206ED6">
            <w:pPr>
              <w:pStyle w:val="58"/>
            </w:pPr>
            <w:r>
              <w:t>I</w:t>
            </w:r>
          </w:p>
        </w:tc>
      </w:tr>
      <w:tr w14:paraId="2A0F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D3032C4">
            <w:pPr>
              <w:pStyle w:val="58"/>
            </w:pPr>
            <w:r>
              <w:t>SYC-GYSJ-WXYG-ZTZS-KSHJC-ZTTFB-03</w:t>
            </w:r>
          </w:p>
        </w:tc>
        <w:tc>
          <w:tcPr>
            <w:tcW w:w="1746" w:type="dxa"/>
          </w:tcPr>
          <w:p w14:paraId="6D186B0F">
            <w:pPr>
              <w:pStyle w:val="58"/>
            </w:pPr>
            <w:r>
              <w:t>用户输入</w:t>
            </w:r>
          </w:p>
        </w:tc>
        <w:tc>
          <w:tcPr>
            <w:tcW w:w="1746" w:type="dxa"/>
          </w:tcPr>
          <w:p w14:paraId="5CD000FA">
            <w:pPr>
              <w:pStyle w:val="58"/>
            </w:pPr>
            <w:r>
              <w:t>维护操作请求</w:t>
            </w:r>
          </w:p>
        </w:tc>
        <w:tc>
          <w:tcPr>
            <w:tcW w:w="1746" w:type="dxa"/>
          </w:tcPr>
          <w:p w14:paraId="32C271A1">
            <w:pPr>
              <w:pStyle w:val="58"/>
            </w:pPr>
            <w:r>
              <w:t>来源标识、数据类型、业务时间、空间范围、格式/结构。</w:t>
            </w:r>
          </w:p>
        </w:tc>
        <w:tc>
          <w:tcPr>
            <w:tcW w:w="1746" w:type="dxa"/>
          </w:tcPr>
          <w:p w14:paraId="688DFC29">
            <w:pPr>
              <w:pStyle w:val="58"/>
            </w:pPr>
            <w:r>
              <w:t>I</w:t>
            </w:r>
          </w:p>
        </w:tc>
      </w:tr>
      <w:tr w14:paraId="2FBA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571B01E">
            <w:pPr>
              <w:pStyle w:val="58"/>
            </w:pPr>
            <w:r>
              <w:t>SYC-GYSJ-WXYG-ZTZS-KSHJC-ZTTFB-04</w:t>
            </w:r>
          </w:p>
        </w:tc>
        <w:tc>
          <w:tcPr>
            <w:tcW w:w="1746" w:type="dxa"/>
          </w:tcPr>
          <w:p w14:paraId="657E5207">
            <w:pPr>
              <w:pStyle w:val="58"/>
            </w:pPr>
            <w:r>
              <w:t>下游模块或成果库</w:t>
            </w:r>
          </w:p>
        </w:tc>
        <w:tc>
          <w:tcPr>
            <w:tcW w:w="1746" w:type="dxa"/>
          </w:tcPr>
          <w:p w14:paraId="3A1DBC4C">
            <w:pPr>
              <w:pStyle w:val="58"/>
            </w:pPr>
            <w:r>
              <w:t>标准化专题图文件</w:t>
            </w:r>
          </w:p>
        </w:tc>
        <w:tc>
          <w:tcPr>
            <w:tcW w:w="1746" w:type="dxa"/>
          </w:tcPr>
          <w:p w14:paraId="21CD7CB6">
            <w:pPr>
              <w:pStyle w:val="58"/>
            </w:pPr>
            <w:r>
              <w:t>关联任务或源数据标识、生成时间、成果类型、核心结果字段、质量状态。</w:t>
            </w:r>
          </w:p>
        </w:tc>
        <w:tc>
          <w:tcPr>
            <w:tcW w:w="1746" w:type="dxa"/>
          </w:tcPr>
          <w:p w14:paraId="6336286F">
            <w:pPr>
              <w:pStyle w:val="58"/>
            </w:pPr>
            <w:r>
              <w:t>O</w:t>
            </w:r>
          </w:p>
        </w:tc>
      </w:tr>
      <w:tr w14:paraId="2491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FAE8061">
            <w:pPr>
              <w:pStyle w:val="58"/>
            </w:pPr>
            <w:r>
              <w:t>SYC-GYSJ-WXYG-ZTZS-KSHJC-ZTTFB-05</w:t>
            </w:r>
          </w:p>
        </w:tc>
        <w:tc>
          <w:tcPr>
            <w:tcW w:w="1746" w:type="dxa"/>
          </w:tcPr>
          <w:p w14:paraId="347FC5DB">
            <w:pPr>
              <w:pStyle w:val="58"/>
            </w:pPr>
            <w:r>
              <w:t>下游模块或成果库</w:t>
            </w:r>
          </w:p>
        </w:tc>
        <w:tc>
          <w:tcPr>
            <w:tcW w:w="1746" w:type="dxa"/>
          </w:tcPr>
          <w:p w14:paraId="24D63A60">
            <w:pPr>
              <w:pStyle w:val="58"/>
            </w:pPr>
            <w:r>
              <w:t>在线地图服务地址</w:t>
            </w:r>
          </w:p>
        </w:tc>
        <w:tc>
          <w:tcPr>
            <w:tcW w:w="1746" w:type="dxa"/>
          </w:tcPr>
          <w:p w14:paraId="498A4A38">
            <w:pPr>
              <w:pStyle w:val="58"/>
            </w:pPr>
            <w:r>
              <w:t>关联任务或源数据标识、生成时间、成果类型、核心结果字段、质量状态。</w:t>
            </w:r>
          </w:p>
        </w:tc>
        <w:tc>
          <w:tcPr>
            <w:tcW w:w="1746" w:type="dxa"/>
          </w:tcPr>
          <w:p w14:paraId="594E1BE9">
            <w:pPr>
              <w:pStyle w:val="58"/>
            </w:pPr>
            <w:r>
              <w:t>O</w:t>
            </w:r>
          </w:p>
        </w:tc>
      </w:tr>
      <w:tr w14:paraId="6FBA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251F103">
            <w:pPr>
              <w:pStyle w:val="58"/>
            </w:pPr>
            <w:r>
              <w:t>SYC-GYSJ-WXYG-ZTZS-KSHJC-ZTTFB-06</w:t>
            </w:r>
          </w:p>
        </w:tc>
        <w:tc>
          <w:tcPr>
            <w:tcW w:w="1746" w:type="dxa"/>
          </w:tcPr>
          <w:p w14:paraId="1C97B8F7">
            <w:pPr>
              <w:pStyle w:val="58"/>
            </w:pPr>
            <w:r>
              <w:t>下游模块或成果库</w:t>
            </w:r>
          </w:p>
        </w:tc>
        <w:tc>
          <w:tcPr>
            <w:tcW w:w="1746" w:type="dxa"/>
          </w:tcPr>
          <w:p w14:paraId="039F8A0B">
            <w:pPr>
              <w:pStyle w:val="58"/>
            </w:pPr>
            <w:r>
              <w:t>专题图成果清单</w:t>
            </w:r>
          </w:p>
        </w:tc>
        <w:tc>
          <w:tcPr>
            <w:tcW w:w="1746" w:type="dxa"/>
          </w:tcPr>
          <w:p w14:paraId="1A7F75DB">
            <w:pPr>
              <w:pStyle w:val="58"/>
            </w:pPr>
            <w:r>
              <w:t>关联任务或源数据标识、生成时间、成果类型、核心结果字段、质量状态。</w:t>
            </w:r>
          </w:p>
        </w:tc>
        <w:tc>
          <w:tcPr>
            <w:tcW w:w="1746" w:type="dxa"/>
          </w:tcPr>
          <w:p w14:paraId="26D90C55">
            <w:pPr>
              <w:pStyle w:val="58"/>
            </w:pPr>
            <w:r>
              <w:t>O</w:t>
            </w:r>
          </w:p>
        </w:tc>
      </w:tr>
      <w:tr w14:paraId="232C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6C80ADC1">
            <w:pPr>
              <w:pStyle w:val="58"/>
            </w:pPr>
            <w:r>
              <w:t>SYC-GYSJ-WXYG-ZTZS-KSHJC-ZTTFB-07</w:t>
            </w:r>
          </w:p>
        </w:tc>
        <w:tc>
          <w:tcPr>
            <w:tcW w:w="1746" w:type="dxa"/>
          </w:tcPr>
          <w:p w14:paraId="1F96B2E3">
            <w:pPr>
              <w:pStyle w:val="58"/>
            </w:pPr>
            <w:r>
              <w:t>下游模块或成果库</w:t>
            </w:r>
          </w:p>
        </w:tc>
        <w:tc>
          <w:tcPr>
            <w:tcW w:w="1746" w:type="dxa"/>
          </w:tcPr>
          <w:p w14:paraId="735965FC">
            <w:pPr>
              <w:pStyle w:val="58"/>
            </w:pPr>
            <w:r>
              <w:t>操作日志</w:t>
            </w:r>
          </w:p>
        </w:tc>
        <w:tc>
          <w:tcPr>
            <w:tcW w:w="1746" w:type="dxa"/>
          </w:tcPr>
          <w:p w14:paraId="47AA653D">
            <w:pPr>
              <w:pStyle w:val="58"/>
            </w:pPr>
            <w:r>
              <w:t>关联任务或源数据标识、生成时间、成果类型、核心结果字段、质量状态。</w:t>
            </w:r>
          </w:p>
        </w:tc>
        <w:tc>
          <w:tcPr>
            <w:tcW w:w="1746" w:type="dxa"/>
          </w:tcPr>
          <w:p w14:paraId="6EFAB631">
            <w:pPr>
              <w:pStyle w:val="58"/>
            </w:pPr>
            <w:r>
              <w:t>O</w:t>
            </w:r>
          </w:p>
        </w:tc>
      </w:tr>
    </w:tbl>
    <w:p w14:paraId="536E79CE">
      <w:pPr>
        <w:pStyle w:val="7"/>
      </w:pPr>
      <w:r>
        <w:rPr>
          <w:rFonts w:hint="eastAsia"/>
        </w:rPr>
        <w:t>处理逻辑</w:t>
      </w:r>
    </w:p>
    <w:p w14:paraId="5043C50D">
      <w:pPr>
        <w:widowControl w:val="0"/>
        <w:numPr>
          <w:ilvl w:val="0"/>
          <w:numId w:val="64"/>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生成专题图：接收专题图配置信息与用户生成请求，按指定格式（PNG/PDF）渲染专题图，完成坐标校准与格式标准化处理，生成离线专题图文件供用户下载</w:t>
      </w:r>
      <w:r>
        <w:rPr>
          <w:rFonts w:hint="eastAsia" w:asciiTheme="minorEastAsia" w:hAnsiTheme="minorEastAsia" w:cstheme="minorEastAsia"/>
          <w:szCs w:val="21"/>
        </w:rPr>
        <w:t>。</w:t>
      </w:r>
    </w:p>
    <w:p w14:paraId="52EB6F2B">
      <w:pPr>
        <w:widowControl w:val="0"/>
        <w:numPr>
          <w:ilvl w:val="0"/>
          <w:numId w:val="64"/>
        </w:numPr>
        <w:snapToGrid/>
        <w:ind w:firstLine="480"/>
        <w:rPr>
          <w:rFonts w:hint="eastAsia" w:asciiTheme="minorEastAsia" w:hAnsiTheme="minorEastAsia" w:cstheme="minorEastAsia"/>
          <w:szCs w:val="21"/>
        </w:rPr>
      </w:pPr>
      <w:r>
        <w:rPr>
          <w:rFonts w:asciiTheme="minorEastAsia" w:hAnsiTheme="minorEastAsia" w:cstheme="minorEastAsia"/>
          <w:szCs w:val="21"/>
        </w:rPr>
        <w:t>发布地图服务：若用户发起发布请求，将专题图转换为符合WMS/WMTS标准的地图服务，配置访问权限（公开/授权访问），生成唯一访问地址并记录</w:t>
      </w:r>
      <w:r>
        <w:rPr>
          <w:rFonts w:hint="eastAsia" w:asciiTheme="minorEastAsia" w:hAnsiTheme="minorEastAsia" w:cstheme="minorEastAsia"/>
          <w:szCs w:val="21"/>
        </w:rPr>
        <w:t>。</w:t>
      </w:r>
    </w:p>
    <w:p w14:paraId="2D14B098">
      <w:pPr>
        <w:widowControl w:val="0"/>
        <w:numPr>
          <w:ilvl w:val="0"/>
          <w:numId w:val="64"/>
        </w:numPr>
        <w:snapToGrid/>
        <w:ind w:firstLine="480"/>
        <w:rPr>
          <w:rFonts w:hint="eastAsia" w:asciiTheme="minorEastAsia" w:hAnsiTheme="minorEastAsia" w:cstheme="minorEastAsia"/>
          <w:szCs w:val="21"/>
        </w:rPr>
      </w:pPr>
      <w:r>
        <w:rPr>
          <w:rFonts w:asciiTheme="minorEastAsia" w:hAnsiTheme="minorEastAsia" w:cstheme="minorEastAsia"/>
          <w:szCs w:val="21"/>
        </w:rPr>
        <w:t>登记成果信息：构建专题图成果清单，存储专题图核心信息与缩略图，支持按名称、制作时间等条件查询</w:t>
      </w:r>
      <w:r>
        <w:rPr>
          <w:rFonts w:hint="eastAsia" w:asciiTheme="minorEastAsia" w:hAnsiTheme="minorEastAsia" w:cstheme="minorEastAsia"/>
          <w:szCs w:val="21"/>
        </w:rPr>
        <w:t>。</w:t>
      </w:r>
    </w:p>
    <w:p w14:paraId="0DC7873F">
      <w:pPr>
        <w:widowControl w:val="0"/>
        <w:numPr>
          <w:ilvl w:val="0"/>
          <w:numId w:val="64"/>
        </w:numPr>
        <w:snapToGrid/>
        <w:ind w:firstLine="480"/>
        <w:rPr>
          <w:rFonts w:hint="eastAsia" w:asciiTheme="minorEastAsia" w:hAnsiTheme="minorEastAsia" w:cstheme="minorEastAsia"/>
          <w:szCs w:val="21"/>
        </w:rPr>
      </w:pPr>
      <w:r>
        <w:rPr>
          <w:rFonts w:asciiTheme="minorEastAsia" w:hAnsiTheme="minorEastAsia" w:cstheme="minorEastAsia"/>
          <w:szCs w:val="21"/>
        </w:rPr>
        <w:t>维护发布成果：处理维护操作请求，修改专题图信息时同步更新成果清单与在线服务配置，删除专题图时同步下架在线服务并归档相关文件，保留版本记录。</w:t>
      </w:r>
    </w:p>
    <w:p w14:paraId="3A9C2F10">
      <w:pPr>
        <w:pStyle w:val="7"/>
      </w:pPr>
      <w:r>
        <w:rPr>
          <w:rFonts w:hint="eastAsia"/>
        </w:rPr>
        <w:t>异常与错误处理</w:t>
      </w:r>
    </w:p>
    <w:p w14:paraId="14C654FA">
      <w:pPr>
        <w:ind w:firstLine="480"/>
      </w:pPr>
      <w:r>
        <w:rPr>
          <w:rFonts w:hint="eastAsia"/>
        </w:rPr>
        <w:t>专题图生成时配置信息不完整的，提示“配置参数缺失，无法生成专题图”，引导用户补充完善配置；在线发布失败（如服务端口占用、权限不足）时，触发重试机制（最多3次），重试失败则提示“发布失败，请检查服务器配置”并记录失败日志；专题图删除时若存在关联的在线服务或引用关系，提示“该专题图存在关联服务，需先解除关联再删除”；导出文件损坏或无法打开的，支持重新生成导出文件，确保离线成果的可用性。</w:t>
      </w:r>
    </w:p>
    <w:p w14:paraId="17B6BE55">
      <w:pPr>
        <w:pStyle w:val="6"/>
      </w:pPr>
      <w:r>
        <w:rPr>
          <w:rFonts w:hint="eastAsia"/>
        </w:rPr>
        <w:t>卫星遥感数据集成可视化展示功能（SYC</w:t>
      </w:r>
      <w:r>
        <w:t>-</w:t>
      </w:r>
      <w:r>
        <w:rPr>
          <w:rFonts w:hint="eastAsia"/>
        </w:rPr>
        <w:t>GYSJ-WXYG</w:t>
      </w:r>
      <w:r>
        <w:t>-</w:t>
      </w:r>
      <w:r>
        <w:rPr>
          <w:rFonts w:hint="eastAsia"/>
        </w:rPr>
        <w:t>ZTZS-KSHJC-JCZS）</w:t>
      </w:r>
    </w:p>
    <w:p w14:paraId="58B08F9B">
      <w:pPr>
        <w:pStyle w:val="7"/>
      </w:pPr>
      <w:r>
        <w:rPr>
          <w:rFonts w:hint="eastAsia"/>
        </w:rPr>
        <w:t>功能描述</w:t>
      </w:r>
    </w:p>
    <w:p w14:paraId="08820727">
      <w:pPr>
        <w:ind w:firstLine="480"/>
      </w:pPr>
      <w:r>
        <w:rPr>
          <w:rFonts w:hint="eastAsia"/>
        </w:rPr>
        <w:t>该功能实现多源卫星遥感数据与分析成果的多维融合展示，支持基础地图、遥感影像、三维地形、地震异常区域、风险等级分布、灾害损失统计等数据的叠加渲染。提供多窗口信息联动（如地图窗口与图表窗口联动）、时序动态播放（展示数据随时间的变化趋势）、空间查询与详情查看等功能，可通过图表（柱状图、饼图）展示统计数据，直观呈现地震灾害相关的空间分布与量化信息，支撑多维度分析与决策研判。</w:t>
      </w:r>
    </w:p>
    <w:p w14:paraId="7F590E79">
      <w:pPr>
        <w:pStyle w:val="7"/>
      </w:pPr>
      <w:r>
        <w:rPr>
          <w:rFonts w:hint="eastAsia"/>
        </w:rPr>
        <w:t>输入输出</w:t>
      </w:r>
    </w:p>
    <w:p w14:paraId="168D37B6">
      <w:pPr>
        <w:pStyle w:val="106"/>
        <w:rPr>
          <w:rFonts w:hint="eastAsia"/>
        </w:rPr>
      </w:pPr>
      <w:bookmarkStart w:id="500" w:name="_Toc240549993"/>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51</w:t>
      </w:r>
      <w:r>
        <w:rPr>
          <w:rFonts w:hint="eastAsia"/>
        </w:rPr>
        <w:fldChar w:fldCharType="end"/>
      </w:r>
      <w:r>
        <w:rPr>
          <w:rFonts w:hint="eastAsia"/>
        </w:rPr>
        <w:t>卫星遥感数据集成可视化展示功能输入输出表</w:t>
      </w:r>
      <w:bookmarkEnd w:id="50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4"/>
      </w:tblGrid>
      <w:tr w14:paraId="4ABC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46" w:type="dxa"/>
            <w:shd w:val="clear" w:color="auto" w:fill="D8D8D8" w:themeFill="background1" w:themeFillShade="D9"/>
          </w:tcPr>
          <w:p w14:paraId="429F0F6B">
            <w:pPr>
              <w:pStyle w:val="57"/>
            </w:pPr>
            <w:r>
              <w:t>标识</w:t>
            </w:r>
          </w:p>
        </w:tc>
        <w:tc>
          <w:tcPr>
            <w:tcW w:w="1746" w:type="dxa"/>
            <w:shd w:val="clear" w:color="auto" w:fill="D8D8D8" w:themeFill="background1" w:themeFillShade="D9"/>
          </w:tcPr>
          <w:p w14:paraId="6B1F4E97">
            <w:pPr>
              <w:pStyle w:val="57"/>
            </w:pPr>
            <w:r>
              <w:t>交互对象</w:t>
            </w:r>
          </w:p>
        </w:tc>
        <w:tc>
          <w:tcPr>
            <w:tcW w:w="1746" w:type="dxa"/>
            <w:shd w:val="clear" w:color="auto" w:fill="D8D8D8" w:themeFill="background1" w:themeFillShade="D9"/>
          </w:tcPr>
          <w:p w14:paraId="2B16E514">
            <w:pPr>
              <w:pStyle w:val="57"/>
            </w:pPr>
            <w:r>
              <w:t>数据名称</w:t>
            </w:r>
          </w:p>
        </w:tc>
        <w:tc>
          <w:tcPr>
            <w:tcW w:w="1746" w:type="dxa"/>
            <w:shd w:val="clear" w:color="auto" w:fill="D8D8D8" w:themeFill="background1" w:themeFillShade="D9"/>
          </w:tcPr>
          <w:p w14:paraId="285EEB3C">
            <w:pPr>
              <w:pStyle w:val="57"/>
            </w:pPr>
            <w:r>
              <w:t>数据内容</w:t>
            </w:r>
          </w:p>
        </w:tc>
        <w:tc>
          <w:tcPr>
            <w:tcW w:w="1746" w:type="dxa"/>
            <w:shd w:val="clear" w:color="auto" w:fill="D8D8D8" w:themeFill="background1" w:themeFillShade="D9"/>
          </w:tcPr>
          <w:p w14:paraId="5C7334C3">
            <w:pPr>
              <w:pStyle w:val="57"/>
            </w:pPr>
            <w:r>
              <w:t>I/O</w:t>
            </w:r>
          </w:p>
        </w:tc>
      </w:tr>
      <w:tr w14:paraId="16EF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95D7297">
            <w:pPr>
              <w:pStyle w:val="58"/>
            </w:pPr>
            <w:r>
              <w:t>SYC-GYSJ-WXYG-ZTZS-KSHJC-JCZS-01</w:t>
            </w:r>
          </w:p>
        </w:tc>
        <w:tc>
          <w:tcPr>
            <w:tcW w:w="1746" w:type="dxa"/>
          </w:tcPr>
          <w:p w14:paraId="0101CFB8">
            <w:pPr>
              <w:pStyle w:val="58"/>
            </w:pPr>
            <w:r>
              <w:t>可视化加载模块/专题制图与标准化产品生成模块</w:t>
            </w:r>
          </w:p>
        </w:tc>
        <w:tc>
          <w:tcPr>
            <w:tcW w:w="1746" w:type="dxa"/>
          </w:tcPr>
          <w:p w14:paraId="3D8A768C">
            <w:pPr>
              <w:pStyle w:val="58"/>
            </w:pPr>
            <w:r>
              <w:t>多源集成数据</w:t>
            </w:r>
          </w:p>
        </w:tc>
        <w:tc>
          <w:tcPr>
            <w:tcW w:w="1746" w:type="dxa"/>
          </w:tcPr>
          <w:p w14:paraId="03F2B540">
            <w:pPr>
              <w:pStyle w:val="58"/>
            </w:pPr>
            <w:r>
              <w:t>来源标识、数据类型、业务时间、空间范围、格式/结构。</w:t>
            </w:r>
          </w:p>
        </w:tc>
        <w:tc>
          <w:tcPr>
            <w:tcW w:w="1746" w:type="dxa"/>
          </w:tcPr>
          <w:p w14:paraId="112015C5">
            <w:pPr>
              <w:pStyle w:val="58"/>
            </w:pPr>
            <w:r>
              <w:t>I</w:t>
            </w:r>
          </w:p>
        </w:tc>
      </w:tr>
      <w:tr w14:paraId="16640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B478144">
            <w:pPr>
              <w:pStyle w:val="58"/>
            </w:pPr>
            <w:r>
              <w:t>SYC-GYSJ-WXYG-ZTZS-KSHJC-JCZS-02</w:t>
            </w:r>
          </w:p>
        </w:tc>
        <w:tc>
          <w:tcPr>
            <w:tcW w:w="1746" w:type="dxa"/>
          </w:tcPr>
          <w:p w14:paraId="5136C167">
            <w:pPr>
              <w:pStyle w:val="58"/>
            </w:pPr>
            <w:r>
              <w:t>用户输入</w:t>
            </w:r>
          </w:p>
        </w:tc>
        <w:tc>
          <w:tcPr>
            <w:tcW w:w="1746" w:type="dxa"/>
          </w:tcPr>
          <w:p w14:paraId="3CA672FF">
            <w:pPr>
              <w:pStyle w:val="58"/>
            </w:pPr>
            <w:r>
              <w:t>展示配置参数</w:t>
            </w:r>
          </w:p>
        </w:tc>
        <w:tc>
          <w:tcPr>
            <w:tcW w:w="1746" w:type="dxa"/>
          </w:tcPr>
          <w:p w14:paraId="58966DA9">
            <w:pPr>
              <w:pStyle w:val="58"/>
            </w:pPr>
            <w:r>
              <w:t>来源标识、数据类型、业务时间、空间范围、格式/结构。</w:t>
            </w:r>
          </w:p>
        </w:tc>
        <w:tc>
          <w:tcPr>
            <w:tcW w:w="1746" w:type="dxa"/>
          </w:tcPr>
          <w:p w14:paraId="1DF9E21C">
            <w:pPr>
              <w:pStyle w:val="58"/>
            </w:pPr>
            <w:r>
              <w:t>I</w:t>
            </w:r>
          </w:p>
        </w:tc>
      </w:tr>
      <w:tr w14:paraId="3061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7615D50">
            <w:pPr>
              <w:pStyle w:val="58"/>
            </w:pPr>
            <w:r>
              <w:t>SYC-GYSJ-WXYG-ZTZS-KSHJC-JCZS-03</w:t>
            </w:r>
          </w:p>
        </w:tc>
        <w:tc>
          <w:tcPr>
            <w:tcW w:w="1746" w:type="dxa"/>
          </w:tcPr>
          <w:p w14:paraId="0D458634">
            <w:pPr>
              <w:pStyle w:val="58"/>
            </w:pPr>
            <w:r>
              <w:t>用户交互</w:t>
            </w:r>
          </w:p>
        </w:tc>
        <w:tc>
          <w:tcPr>
            <w:tcW w:w="1746" w:type="dxa"/>
          </w:tcPr>
          <w:p w14:paraId="3F3A3EF3">
            <w:pPr>
              <w:pStyle w:val="58"/>
            </w:pPr>
            <w:r>
              <w:t>交互请求</w:t>
            </w:r>
          </w:p>
        </w:tc>
        <w:tc>
          <w:tcPr>
            <w:tcW w:w="1746" w:type="dxa"/>
          </w:tcPr>
          <w:p w14:paraId="388DC3C0">
            <w:pPr>
              <w:pStyle w:val="58"/>
            </w:pPr>
            <w:r>
              <w:t>来源标识、数据类型、业务时间、空间范围、格式/结构。</w:t>
            </w:r>
          </w:p>
        </w:tc>
        <w:tc>
          <w:tcPr>
            <w:tcW w:w="1746" w:type="dxa"/>
          </w:tcPr>
          <w:p w14:paraId="319B5D90">
            <w:pPr>
              <w:pStyle w:val="58"/>
            </w:pPr>
            <w:r>
              <w:t>I</w:t>
            </w:r>
          </w:p>
        </w:tc>
      </w:tr>
      <w:tr w14:paraId="715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1D3CFCF4">
            <w:pPr>
              <w:pStyle w:val="58"/>
            </w:pPr>
            <w:r>
              <w:t>SYC-GYSJ-WXYG-ZTZS-KSHJC-JCZS-04</w:t>
            </w:r>
          </w:p>
        </w:tc>
        <w:tc>
          <w:tcPr>
            <w:tcW w:w="1746" w:type="dxa"/>
          </w:tcPr>
          <w:p w14:paraId="47C0E0D3">
            <w:pPr>
              <w:pStyle w:val="58"/>
            </w:pPr>
            <w:r>
              <w:t>下游模块或成果库</w:t>
            </w:r>
          </w:p>
        </w:tc>
        <w:tc>
          <w:tcPr>
            <w:tcW w:w="1746" w:type="dxa"/>
          </w:tcPr>
          <w:p w14:paraId="4D7DE3BB">
            <w:pPr>
              <w:pStyle w:val="58"/>
            </w:pPr>
            <w:r>
              <w:t>多维融合可视化界面</w:t>
            </w:r>
          </w:p>
        </w:tc>
        <w:tc>
          <w:tcPr>
            <w:tcW w:w="1746" w:type="dxa"/>
          </w:tcPr>
          <w:p w14:paraId="7196580B">
            <w:pPr>
              <w:pStyle w:val="58"/>
            </w:pPr>
            <w:r>
              <w:t>关联任务或源数据标识、生成时间、成果类型、核心结果字段、质量状态。</w:t>
            </w:r>
          </w:p>
        </w:tc>
        <w:tc>
          <w:tcPr>
            <w:tcW w:w="1746" w:type="dxa"/>
          </w:tcPr>
          <w:p w14:paraId="2FBC9968">
            <w:pPr>
              <w:pStyle w:val="58"/>
            </w:pPr>
            <w:r>
              <w:t>O</w:t>
            </w:r>
          </w:p>
        </w:tc>
      </w:tr>
      <w:tr w14:paraId="0228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72DD0CA">
            <w:pPr>
              <w:pStyle w:val="58"/>
            </w:pPr>
            <w:r>
              <w:t>SYC-GYSJ-WXYG-ZTZS-KSHJC-JCZS-05</w:t>
            </w:r>
          </w:p>
        </w:tc>
        <w:tc>
          <w:tcPr>
            <w:tcW w:w="1746" w:type="dxa"/>
          </w:tcPr>
          <w:p w14:paraId="03AF87AA">
            <w:pPr>
              <w:pStyle w:val="58"/>
            </w:pPr>
            <w:r>
              <w:t>下游模块或成果库</w:t>
            </w:r>
          </w:p>
        </w:tc>
        <w:tc>
          <w:tcPr>
            <w:tcW w:w="1746" w:type="dxa"/>
          </w:tcPr>
          <w:p w14:paraId="7FF433A9">
            <w:pPr>
              <w:pStyle w:val="58"/>
            </w:pPr>
            <w:r>
              <w:t>时序播放效果</w:t>
            </w:r>
          </w:p>
        </w:tc>
        <w:tc>
          <w:tcPr>
            <w:tcW w:w="1746" w:type="dxa"/>
          </w:tcPr>
          <w:p w14:paraId="566ECF5B">
            <w:pPr>
              <w:pStyle w:val="58"/>
            </w:pPr>
            <w:r>
              <w:t>关联任务或源数据标识、生成时间、成果类型、核心结果字段、质量状态。</w:t>
            </w:r>
          </w:p>
        </w:tc>
        <w:tc>
          <w:tcPr>
            <w:tcW w:w="1746" w:type="dxa"/>
          </w:tcPr>
          <w:p w14:paraId="7415C4BA">
            <w:pPr>
              <w:pStyle w:val="58"/>
            </w:pPr>
            <w:r>
              <w:t>O</w:t>
            </w:r>
          </w:p>
        </w:tc>
      </w:tr>
      <w:tr w14:paraId="54D5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8C97410">
            <w:pPr>
              <w:pStyle w:val="58"/>
            </w:pPr>
            <w:r>
              <w:t>SYC-GYSJ-WXYG-ZTZS-KSHJC-JCZS-06</w:t>
            </w:r>
          </w:p>
        </w:tc>
        <w:tc>
          <w:tcPr>
            <w:tcW w:w="1746" w:type="dxa"/>
          </w:tcPr>
          <w:p w14:paraId="63767376">
            <w:pPr>
              <w:pStyle w:val="58"/>
            </w:pPr>
            <w:r>
              <w:t>下游模块或成果库</w:t>
            </w:r>
          </w:p>
        </w:tc>
        <w:tc>
          <w:tcPr>
            <w:tcW w:w="1746" w:type="dxa"/>
          </w:tcPr>
          <w:p w14:paraId="52386B21">
            <w:pPr>
              <w:pStyle w:val="58"/>
            </w:pPr>
            <w:r>
              <w:t>联动图表</w:t>
            </w:r>
          </w:p>
        </w:tc>
        <w:tc>
          <w:tcPr>
            <w:tcW w:w="1746" w:type="dxa"/>
          </w:tcPr>
          <w:p w14:paraId="5972B517">
            <w:pPr>
              <w:pStyle w:val="58"/>
            </w:pPr>
            <w:r>
              <w:t>关联任务或源数据标识、生成时间、成果类型、核心结果字段、质量状态。</w:t>
            </w:r>
          </w:p>
        </w:tc>
        <w:tc>
          <w:tcPr>
            <w:tcW w:w="1746" w:type="dxa"/>
          </w:tcPr>
          <w:p w14:paraId="209A26F9">
            <w:pPr>
              <w:pStyle w:val="58"/>
            </w:pPr>
            <w:r>
              <w:t>O</w:t>
            </w:r>
          </w:p>
        </w:tc>
      </w:tr>
      <w:tr w14:paraId="76FC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B731D85">
            <w:pPr>
              <w:pStyle w:val="58"/>
            </w:pPr>
            <w:r>
              <w:t>SYC-GYSJ-WXYG-ZTZS-KSHJC-JCZS-07</w:t>
            </w:r>
          </w:p>
        </w:tc>
        <w:tc>
          <w:tcPr>
            <w:tcW w:w="1746" w:type="dxa"/>
          </w:tcPr>
          <w:p w14:paraId="7A405353">
            <w:pPr>
              <w:pStyle w:val="58"/>
            </w:pPr>
            <w:r>
              <w:t>下游模块或成果库</w:t>
            </w:r>
          </w:p>
        </w:tc>
        <w:tc>
          <w:tcPr>
            <w:tcW w:w="1746" w:type="dxa"/>
          </w:tcPr>
          <w:p w14:paraId="10C99975">
            <w:pPr>
              <w:pStyle w:val="58"/>
            </w:pPr>
            <w:r>
              <w:t>查询结果详情</w:t>
            </w:r>
          </w:p>
        </w:tc>
        <w:tc>
          <w:tcPr>
            <w:tcW w:w="1746" w:type="dxa"/>
          </w:tcPr>
          <w:p w14:paraId="2110CC30">
            <w:pPr>
              <w:pStyle w:val="58"/>
            </w:pPr>
            <w:r>
              <w:t>关联任务或源数据标识、生成时间、成果类型、核心结果字段、质量状态。</w:t>
            </w:r>
          </w:p>
        </w:tc>
        <w:tc>
          <w:tcPr>
            <w:tcW w:w="1746" w:type="dxa"/>
          </w:tcPr>
          <w:p w14:paraId="1C760723">
            <w:pPr>
              <w:pStyle w:val="58"/>
            </w:pPr>
            <w:r>
              <w:t>O</w:t>
            </w:r>
          </w:p>
        </w:tc>
      </w:tr>
    </w:tbl>
    <w:p w14:paraId="5FCE1100">
      <w:pPr>
        <w:pStyle w:val="7"/>
      </w:pPr>
      <w:r>
        <w:rPr>
          <w:rFonts w:hint="eastAsia"/>
        </w:rPr>
        <w:t>处理逻辑</w:t>
      </w:r>
    </w:p>
    <w:p w14:paraId="7F6F075C">
      <w:pPr>
        <w:widowControl w:val="0"/>
        <w:numPr>
          <w:ilvl w:val="0"/>
          <w:numId w:val="65"/>
        </w:numPr>
        <w:snapToGrid/>
        <w:ind w:firstLine="480" w:firstLineChars="0"/>
        <w:rPr>
          <w:rFonts w:hint="eastAsia" w:asciiTheme="minorEastAsia" w:hAnsiTheme="minorEastAsia" w:cstheme="minorEastAsia"/>
          <w:szCs w:val="21"/>
        </w:rPr>
      </w:pPr>
      <w:r>
        <w:rPr>
          <w:rFonts w:asciiTheme="minorEastAsia" w:hAnsiTheme="minorEastAsia" w:cstheme="minorEastAsia"/>
          <w:szCs w:val="21"/>
        </w:rPr>
        <w:t>整合多源数据：</w:t>
      </w:r>
      <w:r>
        <w:rPr>
          <w:rFonts w:hint="eastAsia" w:asciiTheme="minorEastAsia" w:hAnsiTheme="minorEastAsia" w:cstheme="minorEastAsia"/>
          <w:szCs w:val="21"/>
        </w:rPr>
        <w:t>整合多源集成数据，按用户配置的叠加顺序进行分层渲染，实现基础地图、遥感影像、三维地形与各类分析成果的一体化展示。</w:t>
      </w:r>
    </w:p>
    <w:p w14:paraId="617A56DF">
      <w:pPr>
        <w:widowControl w:val="0"/>
        <w:numPr>
          <w:ilvl w:val="0"/>
          <w:numId w:val="65"/>
        </w:numPr>
        <w:snapToGrid/>
        <w:ind w:firstLine="480"/>
        <w:rPr>
          <w:rFonts w:hint="eastAsia" w:asciiTheme="minorEastAsia" w:hAnsiTheme="minorEastAsia" w:cstheme="minorEastAsia"/>
          <w:szCs w:val="21"/>
        </w:rPr>
      </w:pPr>
      <w:r>
        <w:rPr>
          <w:rFonts w:asciiTheme="minorEastAsia" w:hAnsiTheme="minorEastAsia" w:cstheme="minorEastAsia"/>
          <w:szCs w:val="21"/>
        </w:rPr>
        <w:t>分层可视化展示：接收时序播放请求，解析时间范围参数，按时间序列依次加载对应时段的数据，实现动态播放效果，支持播放速度调节、暂停、回放等控制</w:t>
      </w:r>
      <w:r>
        <w:rPr>
          <w:rFonts w:hint="eastAsia" w:asciiTheme="minorEastAsia" w:hAnsiTheme="minorEastAsia" w:cstheme="minorEastAsia"/>
          <w:szCs w:val="21"/>
        </w:rPr>
        <w:t>。</w:t>
      </w:r>
    </w:p>
    <w:p w14:paraId="2D638BFE">
      <w:pPr>
        <w:widowControl w:val="0"/>
        <w:numPr>
          <w:ilvl w:val="0"/>
          <w:numId w:val="65"/>
        </w:numPr>
        <w:snapToGrid/>
        <w:ind w:firstLine="480"/>
        <w:rPr>
          <w:rFonts w:hint="eastAsia" w:asciiTheme="minorEastAsia" w:hAnsiTheme="minorEastAsia" w:cstheme="minorEastAsia"/>
          <w:szCs w:val="21"/>
        </w:rPr>
      </w:pPr>
      <w:r>
        <w:rPr>
          <w:rFonts w:asciiTheme="minorEastAsia" w:hAnsiTheme="minorEastAsia" w:cstheme="minorEastAsia"/>
          <w:szCs w:val="21"/>
        </w:rPr>
        <w:t>执行时序和联动操作：响应多窗口联动指令，同步地图窗口与图表窗口的数据筛选条件，地图上选中区域时，图表同步更新对应区域的统计数据</w:t>
      </w:r>
      <w:r>
        <w:rPr>
          <w:rFonts w:hint="eastAsia" w:asciiTheme="minorEastAsia" w:hAnsiTheme="minorEastAsia" w:cstheme="minorEastAsia"/>
          <w:szCs w:val="21"/>
        </w:rPr>
        <w:t>，</w:t>
      </w:r>
      <w:r>
        <w:rPr>
          <w:rFonts w:asciiTheme="minorEastAsia" w:hAnsiTheme="minorEastAsia" w:cstheme="minorEastAsia"/>
          <w:szCs w:val="21"/>
        </w:rPr>
        <w:t>反之，图表筛选数据时，地图同步高亮对应空间范围</w:t>
      </w:r>
      <w:r>
        <w:rPr>
          <w:rFonts w:hint="eastAsia" w:asciiTheme="minorEastAsia" w:hAnsiTheme="minorEastAsia" w:cstheme="minorEastAsia"/>
          <w:szCs w:val="21"/>
        </w:rPr>
        <w:t>。</w:t>
      </w:r>
    </w:p>
    <w:p w14:paraId="5EFE6716">
      <w:pPr>
        <w:widowControl w:val="0"/>
        <w:numPr>
          <w:ilvl w:val="0"/>
          <w:numId w:val="65"/>
        </w:numPr>
        <w:snapToGrid/>
        <w:ind w:firstLine="480"/>
        <w:rPr>
          <w:rFonts w:hint="eastAsia" w:asciiTheme="minorEastAsia" w:hAnsiTheme="minorEastAsia" w:cstheme="minorEastAsia"/>
          <w:szCs w:val="21"/>
        </w:rPr>
      </w:pPr>
      <w:r>
        <w:rPr>
          <w:rFonts w:asciiTheme="minorEastAsia" w:hAnsiTheme="minorEastAsia" w:cstheme="minorEastAsia"/>
          <w:szCs w:val="21"/>
        </w:rPr>
        <w:t>反馈查询结果：处理用户查询请求，提取查询位置或区域的详细数据，关联相关分析报告，以弹窗形式展示。</w:t>
      </w:r>
    </w:p>
    <w:p w14:paraId="60C5B2B2">
      <w:pPr>
        <w:pStyle w:val="7"/>
      </w:pPr>
      <w:r>
        <w:rPr>
          <w:rFonts w:hint="eastAsia"/>
        </w:rPr>
        <w:t>异常与错误处理</w:t>
      </w:r>
    </w:p>
    <w:p w14:paraId="1B655299">
      <w:pPr>
        <w:ind w:firstLine="480"/>
      </w:pPr>
      <w:r>
        <w:rPr>
          <w:rFonts w:hint="eastAsia"/>
        </w:rPr>
        <w:t>多源数据集成时出现坐标不匹配或格式冲突的，自动进行坐标转换与格式适配，标记适配日志并提示用户“部分数据已进行格式/坐标适配”；时序播放过程中某时段数据缺失的，跳过该时段并提示“部分时段数据缺失，已自动跳过”；联动图表生成失败（如统计数据异常）的，展示默认图表并提示“图表生成失败，显示默认统计结果”；查询结果无对应详细数据的，返回“暂无该区域详细分析数据”提示，引导用户扩大查询范围或选择其他查询对象。</w:t>
      </w:r>
    </w:p>
    <w:p w14:paraId="191E7BB2">
      <w:pPr>
        <w:ind w:firstLine="480"/>
        <w:rPr>
          <w:color w:val="C00000"/>
        </w:rPr>
        <w:sectPr>
          <w:pgSz w:w="11906" w:h="16838"/>
          <w:pgMar w:top="2041" w:right="1588" w:bottom="1871" w:left="1588" w:header="567" w:footer="850" w:gutter="0"/>
          <w:cols w:space="425" w:num="1"/>
          <w:docGrid w:linePitch="326" w:charSpace="0"/>
        </w:sectPr>
      </w:pPr>
      <w:bookmarkStart w:id="501" w:name="_Toc4912"/>
    </w:p>
    <w:p w14:paraId="417C1369">
      <w:pPr>
        <w:pStyle w:val="3"/>
      </w:pPr>
      <w:bookmarkStart w:id="502" w:name="_Toc240550160"/>
      <w:bookmarkStart w:id="503" w:name="_Toc220368542"/>
      <w:bookmarkStart w:id="504" w:name="_Toc2337"/>
      <w:r>
        <w:rPr>
          <w:rFonts w:hint="eastAsia"/>
        </w:rPr>
        <w:t>数据库</w:t>
      </w:r>
      <w:r>
        <w:t>设计</w:t>
      </w:r>
      <w:bookmarkEnd w:id="501"/>
      <w:bookmarkEnd w:id="502"/>
      <w:bookmarkEnd w:id="503"/>
      <w:bookmarkEnd w:id="504"/>
    </w:p>
    <w:p w14:paraId="50018261">
      <w:pPr>
        <w:ind w:firstLine="480"/>
      </w:pPr>
      <w:r>
        <w:t>数据库设计主要针对中国地震科学实验场建设工程项目中卫星遥感软件（SYC-WXYG）的数据存储与管理进行设计。该软件作为平台的核心专业模块，负责多源遥感数据（光学、热红外）的接入、预处理、分析、评估及成果产出的全流程数据管理。数据库设计需支撑六大子系统（地面站数据预处理与分析、地震风险区域监测、地震中短期宏观异常监测、地震灾害损失与影响快速评估、地震数据灾备与大数据管理、防灾减灾产品制图及展示）的数据存储、检索、流转与共享需求，确保数据的可靠性、安全性、一致性及可追溯性</w:t>
      </w:r>
      <w:r>
        <w:rPr>
          <w:rFonts w:hint="eastAsia"/>
        </w:rPr>
        <w:t>.</w:t>
      </w:r>
    </w:p>
    <w:p w14:paraId="64F397E8">
      <w:pPr>
        <w:ind w:firstLine="480"/>
      </w:pPr>
      <w:r>
        <w:rPr>
          <w:rFonts w:hint="eastAsia"/>
        </w:rPr>
        <w:t>数据库设计内容详见《数据库设计说明》。</w:t>
      </w:r>
    </w:p>
    <w:p w14:paraId="701782DC">
      <w:pPr>
        <w:pStyle w:val="4"/>
      </w:pPr>
      <w:bookmarkStart w:id="505" w:name="_Toc220368543"/>
      <w:bookmarkStart w:id="506" w:name="_Toc240550161"/>
      <w:r>
        <w:rPr>
          <w:rFonts w:hint="eastAsia"/>
        </w:rPr>
        <w:t>基础规范</w:t>
      </w:r>
      <w:bookmarkEnd w:id="505"/>
      <w:bookmarkEnd w:id="506"/>
    </w:p>
    <w:p w14:paraId="51041B1F">
      <w:pPr>
        <w:ind w:firstLine="480"/>
      </w:pPr>
      <w:r>
        <w:rPr>
          <w:rFonts w:hint="eastAsia"/>
        </w:rPr>
        <w:t>①所有表都需要添加注释；</w:t>
      </w:r>
    </w:p>
    <w:p w14:paraId="25914F00">
      <w:pPr>
        <w:ind w:firstLine="480"/>
      </w:pPr>
      <w:r>
        <w:rPr>
          <w:rFonts w:hint="eastAsia"/>
        </w:rPr>
        <w:t>②单表数据量控制在500W以内，表大小不超过2G，超过大小需要对数据做归档处理</w:t>
      </w:r>
    </w:p>
    <w:p w14:paraId="52908B90">
      <w:pPr>
        <w:ind w:firstLine="480"/>
      </w:pPr>
      <w:r>
        <w:rPr>
          <w:rFonts w:hint="eastAsia"/>
        </w:rPr>
        <w:t>③不在数据库中存储图⽚、文件等大数据。</w:t>
      </w:r>
    </w:p>
    <w:p w14:paraId="0E4707FB">
      <w:pPr>
        <w:pStyle w:val="4"/>
      </w:pPr>
      <w:bookmarkStart w:id="507" w:name="_Toc220368544"/>
      <w:bookmarkStart w:id="508" w:name="_Toc240550162"/>
      <w:r>
        <w:rPr>
          <w:rFonts w:hint="eastAsia"/>
        </w:rPr>
        <w:t>命名规范</w:t>
      </w:r>
      <w:bookmarkEnd w:id="507"/>
      <w:bookmarkEnd w:id="508"/>
    </w:p>
    <w:p w14:paraId="5609D48A">
      <w:pPr>
        <w:ind w:firstLine="480"/>
      </w:pPr>
      <w:r>
        <w:rPr>
          <w:rFonts w:hint="eastAsia"/>
        </w:rPr>
        <w:t>库表、表名必须以fm_base为前缀，并以存储内容为后缀，比如：fm_base_map,fm_base_layer。</w:t>
      </w:r>
    </w:p>
    <w:p w14:paraId="522BA05A">
      <w:pPr>
        <w:pStyle w:val="4"/>
      </w:pPr>
      <w:bookmarkStart w:id="509" w:name="_Toc240550163"/>
      <w:bookmarkStart w:id="510" w:name="_Toc220368545"/>
      <w:r>
        <w:rPr>
          <w:rFonts w:hint="eastAsia"/>
        </w:rPr>
        <w:t>开发设计规范</w:t>
      </w:r>
      <w:bookmarkEnd w:id="509"/>
      <w:bookmarkEnd w:id="510"/>
    </w:p>
    <w:p w14:paraId="6EB37DF3">
      <w:pPr>
        <w:ind w:firstLine="480"/>
      </w:pPr>
      <w:r>
        <w:rPr>
          <w:rFonts w:hint="eastAsia"/>
        </w:rPr>
        <w:t>①禁止使用触发器、存储过程、外键约束、分区表。</w:t>
      </w:r>
    </w:p>
    <w:p w14:paraId="76F3CAA3">
      <w:pPr>
        <w:ind w:firstLine="480"/>
      </w:pPr>
      <w:r>
        <w:rPr>
          <w:rFonts w:hint="eastAsia"/>
        </w:rPr>
        <w:t>②拆分大字段和访问频率低的字段，分离冷热数据。</w:t>
      </w:r>
    </w:p>
    <w:p w14:paraId="01B1B6B2">
      <w:pPr>
        <w:ind w:firstLine="480"/>
      </w:pPr>
      <w:r>
        <w:rPr>
          <w:rFonts w:hint="eastAsia"/>
        </w:rPr>
        <w:t>③用Hash进⾏散表，表名后缀使⽤⼗进制数，下标从0开始。</w:t>
      </w:r>
    </w:p>
    <w:p w14:paraId="19BA784C">
      <w:pPr>
        <w:ind w:firstLine="480"/>
      </w:pPr>
      <w:r>
        <w:rPr>
          <w:rFonts w:hint="eastAsia"/>
        </w:rPr>
        <w:t>④按日期时间分表需符合YYYY[MM][DD][HH][mm][ss]。</w:t>
      </w:r>
    </w:p>
    <w:p w14:paraId="21A5C6D8">
      <w:pPr>
        <w:ind w:firstLine="480"/>
      </w:pPr>
      <w:r>
        <w:rPr>
          <w:rFonts w:hint="eastAsia"/>
        </w:rPr>
        <w:t>⑤减少text、blob、null字段使用</w:t>
      </w:r>
    </w:p>
    <w:p w14:paraId="6FC9FEAB">
      <w:pPr>
        <w:ind w:firstLine="480"/>
      </w:pPr>
      <w:r>
        <w:rPr>
          <w:rFonts w:hint="eastAsia"/>
        </w:rPr>
        <w:t>⑥用decimal代替float和double存储金额等高精度字段</w:t>
      </w:r>
    </w:p>
    <w:p w14:paraId="333BDAC9">
      <w:pPr>
        <w:ind w:firstLine="480"/>
      </w:pPr>
      <w:r>
        <w:rPr>
          <w:rFonts w:hint="eastAsia"/>
        </w:rPr>
        <w:t>⑦禁止在数据库中存储明文密码，把密码加密后存储</w:t>
      </w:r>
    </w:p>
    <w:p w14:paraId="1A4523D1">
      <w:pPr>
        <w:ind w:firstLine="480"/>
      </w:pPr>
      <w:r>
        <w:rPr>
          <w:rFonts w:hint="eastAsia"/>
        </w:rPr>
        <w:t>⑧每行记录物理长度不超过8KB</w:t>
      </w:r>
    </w:p>
    <w:p w14:paraId="697BD7C0">
      <w:pPr>
        <w:pStyle w:val="4"/>
      </w:pPr>
      <w:bookmarkStart w:id="511" w:name="_Toc240550164"/>
      <w:bookmarkStart w:id="512" w:name="_Toc220368546"/>
      <w:r>
        <w:rPr>
          <w:rFonts w:hint="eastAsia"/>
        </w:rPr>
        <w:t>索引规范</w:t>
      </w:r>
      <w:bookmarkEnd w:id="511"/>
      <w:bookmarkEnd w:id="512"/>
    </w:p>
    <w:p w14:paraId="4F10BDE3">
      <w:pPr>
        <w:ind w:firstLine="480"/>
      </w:pPr>
      <w:r>
        <w:rPr>
          <w:rFonts w:hint="eastAsia"/>
        </w:rPr>
        <w:t>①单张表中索引数量不超过5个</w:t>
      </w:r>
    </w:p>
    <w:p w14:paraId="50517ED6">
      <w:pPr>
        <w:ind w:firstLine="480"/>
      </w:pPr>
      <w:r>
        <w:rPr>
          <w:rFonts w:hint="eastAsia"/>
        </w:rPr>
        <w:t>②单个索引中的字段数不超过5个</w:t>
      </w:r>
    </w:p>
    <w:p w14:paraId="617BBB9F">
      <w:pPr>
        <w:ind w:firstLine="480"/>
      </w:pPr>
      <w:r>
        <w:rPr>
          <w:rFonts w:hint="eastAsia"/>
        </w:rPr>
        <w:t>③对字符串使⽤用前缀索引，前缀索引长度不超过8个字符</w:t>
      </w:r>
    </w:p>
    <w:p w14:paraId="62D9A178">
      <w:pPr>
        <w:ind w:firstLine="480"/>
      </w:pPr>
      <w:r>
        <w:rPr>
          <w:rFonts w:hint="eastAsia"/>
        </w:rPr>
        <w:t>④建议优先考虑前缀索引，超过20个长度的字符串列，最好创建前缀索引而非整列索引</w:t>
      </w:r>
    </w:p>
    <w:p w14:paraId="52146936">
      <w:pPr>
        <w:ind w:firstLine="480"/>
      </w:pPr>
      <w:r>
        <w:rPr>
          <w:rFonts w:hint="eastAsia"/>
        </w:rPr>
        <w:t>⑤使⽤非空的唯一数字型字段作为主键</w:t>
      </w:r>
    </w:p>
    <w:p w14:paraId="741516AE">
      <w:pPr>
        <w:pStyle w:val="4"/>
      </w:pPr>
      <w:bookmarkStart w:id="513" w:name="_Toc240550165"/>
      <w:bookmarkStart w:id="514" w:name="_Toc220368547"/>
      <w:r>
        <w:rPr>
          <w:rFonts w:hint="eastAsia"/>
        </w:rPr>
        <w:t>SQL规范</w:t>
      </w:r>
      <w:bookmarkEnd w:id="513"/>
      <w:bookmarkEnd w:id="514"/>
    </w:p>
    <w:p w14:paraId="6813F7C9">
      <w:pPr>
        <w:ind w:firstLine="480"/>
      </w:pPr>
      <w:r>
        <w:rPr>
          <w:rFonts w:hint="eastAsia"/>
        </w:rPr>
        <w:t>①大的SQL拆成小的SQL语句(充分利用QUERYCACHE和充分利用多核CPU)</w:t>
      </w:r>
    </w:p>
    <w:p w14:paraId="6115CD7B">
      <w:pPr>
        <w:ind w:firstLine="480"/>
      </w:pPr>
      <w:r>
        <w:rPr>
          <w:rFonts w:hint="eastAsia"/>
        </w:rPr>
        <w:t>②事务要简单，整个事务的时间长度不要太长</w:t>
      </w:r>
    </w:p>
    <w:p w14:paraId="1C78E45E">
      <w:pPr>
        <w:ind w:firstLine="480"/>
      </w:pPr>
      <w:r>
        <w:rPr>
          <w:rFonts w:hint="eastAsia"/>
        </w:rPr>
        <w:t>③避免在数据库中进⾏数学运算</w:t>
      </w:r>
    </w:p>
    <w:p w14:paraId="64DDA737">
      <w:pPr>
        <w:ind w:firstLine="480"/>
      </w:pPr>
      <w:r>
        <w:rPr>
          <w:rFonts w:hint="eastAsia"/>
        </w:rPr>
        <w:t>④SQL中使用到or的改写为用in</w:t>
      </w:r>
    </w:p>
    <w:p w14:paraId="2664C43F">
      <w:pPr>
        <w:ind w:firstLine="480"/>
      </w:pPr>
      <w:r>
        <w:rPr>
          <w:rFonts w:hint="eastAsia"/>
        </w:rPr>
        <w:t>⑤禁⽌单条SQL语句同时更新多个表</w:t>
      </w:r>
    </w:p>
    <w:p w14:paraId="02C96182">
      <w:pPr>
        <w:ind w:firstLine="480"/>
      </w:pPr>
      <w:r>
        <w:rPr>
          <w:rFonts w:hint="eastAsia"/>
        </w:rPr>
        <w:t>⑥对数据的更新要打散后批量更新，不要一次更新太多数据</w:t>
      </w:r>
    </w:p>
    <w:p w14:paraId="02AE69AF">
      <w:pPr>
        <w:ind w:firstLine="480"/>
      </w:pPr>
      <w:r>
        <w:rPr>
          <w:rFonts w:hint="eastAsia"/>
        </w:rPr>
        <w:t>⑦注意使用性能分析工具explain/showprofile/mysqlsla</w:t>
      </w:r>
    </w:p>
    <w:p w14:paraId="78190D8E">
      <w:pPr>
        <w:ind w:firstLine="480"/>
      </w:pPr>
      <w:r>
        <w:rPr>
          <w:rFonts w:hint="eastAsia"/>
        </w:rPr>
        <w:t>⑧SQL语句要求所有研发，SQL关键字全部是大写，每个词只允许有一个空格</w:t>
      </w:r>
    </w:p>
    <w:p w14:paraId="7429ED26">
      <w:pPr>
        <w:ind w:firstLine="480"/>
      </w:pPr>
      <w:r>
        <w:rPr>
          <w:rFonts w:hint="eastAsia"/>
        </w:rPr>
        <w:t>⑨最好不使用notin和notlike，会把空和null给查出来</w:t>
      </w:r>
    </w:p>
    <w:p w14:paraId="077BCB03">
      <w:pPr>
        <w:ind w:firstLine="480"/>
      </w:pPr>
      <w:r>
        <w:rPr>
          <w:rFonts w:hint="eastAsia"/>
        </w:rPr>
        <w:t>⑩在SQL语句中，减少使用前缀是%的like</w:t>
      </w:r>
    </w:p>
    <w:p w14:paraId="3327DD79">
      <w:pPr>
        <w:ind w:firstLine="480"/>
      </w:pPr>
      <w:r>
        <w:rPr>
          <w:rFonts w:hint="eastAsia"/>
        </w:rPr>
        <w:t>⑪SQL中避免出现now()、rand()、sysdate()、current_user()等不确定结果的函数</w:t>
      </w:r>
    </w:p>
    <w:p w14:paraId="1B684B51">
      <w:pPr>
        <w:ind w:firstLine="480"/>
      </w:pPr>
      <w:r>
        <w:rPr>
          <w:rFonts w:hint="eastAsia"/>
        </w:rPr>
        <w:t>⑫拆分大的delete和insert语句</w:t>
      </w:r>
    </w:p>
    <w:p w14:paraId="0B1E2C89">
      <w:pPr>
        <w:ind w:firstLine="0" w:firstLineChars="0"/>
      </w:pPr>
      <w:bookmarkStart w:id="515" w:name="_Toc25523"/>
    </w:p>
    <w:p w14:paraId="1F9F2989">
      <w:pPr>
        <w:pStyle w:val="3"/>
        <w:spacing w:before="163" w:after="163"/>
      </w:pPr>
      <w:bookmarkStart w:id="516" w:name="_Toc224753241"/>
      <w:bookmarkStart w:id="517" w:name="_Toc237250670"/>
      <w:bookmarkStart w:id="518" w:name="_Toc240550166"/>
      <w:r>
        <w:rPr>
          <w:rFonts w:hint="eastAsia"/>
        </w:rPr>
        <w:t>非功能设计</w:t>
      </w:r>
      <w:bookmarkEnd w:id="516"/>
      <w:bookmarkEnd w:id="517"/>
      <w:bookmarkEnd w:id="518"/>
    </w:p>
    <w:p w14:paraId="3809353A">
      <w:pPr>
        <w:ind w:firstLine="480"/>
      </w:pPr>
      <w:r>
        <w:rPr>
          <w:rFonts w:hint="eastAsia"/>
        </w:rPr>
        <w:t>概要</w:t>
      </w:r>
      <w:r>
        <w:t>设计</w:t>
      </w:r>
      <w:r>
        <w:rPr>
          <w:rFonts w:hint="eastAsia"/>
        </w:rPr>
        <w:t>非功能设计部分</w:t>
      </w:r>
      <w:r>
        <w:t>响应需求规格说明书非功能需求</w:t>
      </w:r>
      <w:r>
        <w:rPr>
          <w:rFonts w:hint="eastAsia"/>
        </w:rPr>
        <w:t>内容</w:t>
      </w:r>
      <w:r>
        <w:t>，同时参考总册非功能设计原则，从性能设计、标准化设计、可靠性设计、可扩展设计、可测试性设计、维修性设计、先进性设计、安全性设计八个维度进行系统性规划与设计，对齐总册安全策略与设计标准。</w:t>
      </w:r>
    </w:p>
    <w:p w14:paraId="544BBE59">
      <w:pPr>
        <w:pStyle w:val="4"/>
        <w:spacing w:before="163" w:after="163"/>
        <w:jc w:val="both"/>
      </w:pPr>
      <w:bookmarkStart w:id="519" w:name="_Toc224753242"/>
      <w:bookmarkStart w:id="520" w:name="_Toc240550167"/>
      <w:bookmarkStart w:id="521" w:name="_Toc237250671"/>
      <w:r>
        <w:rPr>
          <w:rFonts w:hint="eastAsia"/>
        </w:rPr>
        <w:t>性能</w:t>
      </w:r>
      <w:r>
        <w:t>设计</w:t>
      </w:r>
      <w:bookmarkEnd w:id="519"/>
      <w:bookmarkEnd w:id="520"/>
      <w:bookmarkEnd w:id="521"/>
    </w:p>
    <w:p w14:paraId="24F095F1">
      <w:pPr>
        <w:ind w:firstLine="480"/>
        <w:jc w:val="both"/>
      </w:pPr>
      <w:r>
        <w:t>性能设计覆盖卫星遥感软件数据接入、数据处理、专业分析、数据存储、查询共享、成果制图及运行保障等环节。系统根据六个子系统承担的业务任务，分别配置计算、存储、网络和调度资源，并通过微服务、容器化部署、消息队列、并行计算、缓存加速、空间索引及运行监控等机制保障各项性能指标实现。</w:t>
      </w:r>
    </w:p>
    <w:p w14:paraId="381E3775">
      <w:pPr>
        <w:pStyle w:val="5"/>
      </w:pPr>
      <w:bookmarkStart w:id="522" w:name="_Toc240550168"/>
      <w:r>
        <w:rPr>
          <w:rFonts w:hint="eastAsia"/>
        </w:rPr>
        <w:t>地面站数据预处理与分析子系统性能设计</w:t>
      </w:r>
      <w:bookmarkEnd w:id="522"/>
    </w:p>
    <w:p w14:paraId="5ED5CCB5">
      <w:pPr>
        <w:ind w:firstLine="480"/>
        <w:jc w:val="both"/>
      </w:pPr>
      <w:r>
        <w:rPr>
          <w:rFonts w:hint="eastAsia"/>
        </w:rPr>
        <w:t>地面站数据预处理与分析子系统承担多源卫星遥感数据接入、标准化处理、传感器校正产品生产、质量检查、数据检索和生产任务调度等任务。系统采用数据接入服务、生产流程服务、算法工具服务、任务调度服务和质量检查服务相互解耦的设计，各类任务通过消息队列进行异步传递，并根据任务类型分配计算资源。</w:t>
      </w:r>
    </w:p>
    <w:p w14:paraId="6D2E8AD0">
      <w:pPr>
        <w:pStyle w:val="6"/>
      </w:pPr>
      <w:r>
        <w:rPr>
          <w:rFonts w:hint="eastAsia"/>
        </w:rPr>
        <w:t>数据处理时效与任务并发设计</w:t>
      </w:r>
    </w:p>
    <w:p w14:paraId="6E481E8E">
      <w:pPr>
        <w:pStyle w:val="113"/>
        <w:numPr>
          <w:ilvl w:val="0"/>
          <w:numId w:val="66"/>
        </w:numPr>
        <w:ind w:firstLine="424" w:firstLineChars="177"/>
      </w:pPr>
      <w:r>
        <w:rPr>
          <w:rFonts w:hint="eastAsia"/>
        </w:rPr>
        <w:t>数据处理速度，单景影像完成正射校正用时不超过10分钟、单景影像完成辐射定标、镶嵌拼接、匀色、裁剪、格式转换、坐标系转换、波段组合与提取、云检测等单个步骤用时不超过5分钟。</w:t>
      </w:r>
    </w:p>
    <w:p w14:paraId="43BDA955">
      <w:pPr>
        <w:ind w:firstLine="480"/>
        <w:jc w:val="both"/>
      </w:pPr>
      <w:r>
        <w:rPr>
          <w:rFonts w:hint="eastAsia"/>
        </w:rPr>
        <w:t>系统将正射校正、辐射定标、镶嵌拼接、匀色、裁剪、格式转换、坐标系转换、波段组合与提取、云检测等处理工具封装为可独立调度的处理服务。生产流程服务根据数据类型、产品级别和处理参数生成处理任务，任务调度服务将任务分配至相应的计算节点。系统记录每个处理步骤的开始时间、完成时间、排队时间、执行时间和运行状态，并对超过指标时限的任务触发告警。</w:t>
      </w:r>
    </w:p>
    <w:p w14:paraId="0B05036D">
      <w:pPr>
        <w:ind w:firstLine="480"/>
        <w:jc w:val="both"/>
      </w:pPr>
      <w:r>
        <w:rPr>
          <w:rFonts w:hint="eastAsia"/>
        </w:rPr>
        <w:t>正射校正、镶嵌拼接等计算密集型任务采用分块读取、并行运算和中间结果缓存机制，减少大幅面影像重复读取和重复计算。容器编排平台根据任务队列长度、CPU利用率、内存使用率和任务平均耗时调整处理服务实例数量。测试时应分别对指标列出的每一个处理步骤独立计时，不得仅以完整生产流程的平均时间代替单步骤测试结果。</w:t>
      </w:r>
    </w:p>
    <w:p w14:paraId="227EF8DC">
      <w:pPr>
        <w:pStyle w:val="113"/>
        <w:ind w:firstLine="424" w:firstLineChars="177"/>
      </w:pPr>
      <w:r>
        <w:rPr>
          <w:rFonts w:hint="eastAsia"/>
        </w:rPr>
        <w:t>生产任务并发数不小于10个任务。</w:t>
      </w:r>
    </w:p>
    <w:p w14:paraId="1DE385F6">
      <w:pPr>
        <w:ind w:firstLine="480"/>
        <w:jc w:val="both"/>
      </w:pPr>
      <w:r>
        <w:rPr>
          <w:rFonts w:hint="eastAsia"/>
        </w:rPr>
        <w:t>任务调度服务设置独立的任务队列、并发控制和资源配额策略，支持不少于10个生产任务同时处于实际执行状态，排队等待任务不计入并发任务数量。系统根据任务类型和数据规模分配CPU、内存及存储读写资源，避免单个大任务长期占用全部计算资源。任务执行过程中记录并发任务数、资源使用率、任务成功率和任务耗时，并支持任务优先级调整、失败重试和异常任务隔离。</w:t>
      </w:r>
    </w:p>
    <w:p w14:paraId="049F1EEB">
      <w:pPr>
        <w:pStyle w:val="6"/>
      </w:pPr>
      <w:r>
        <w:rPr>
          <w:rFonts w:hint="eastAsia"/>
        </w:rPr>
        <w:t>数据查询与数据接入性能设计</w:t>
      </w:r>
    </w:p>
    <w:p w14:paraId="37A669AF">
      <w:pPr>
        <w:pStyle w:val="113"/>
        <w:ind w:firstLine="424" w:firstLineChars="177"/>
      </w:pPr>
      <w:r>
        <w:rPr>
          <w:rFonts w:hint="eastAsia"/>
        </w:rPr>
        <w:t>数据查询检索时间平均响应时间为0-3秒，复杂查询平均响应时间为1-5秒。</w:t>
      </w:r>
    </w:p>
    <w:p w14:paraId="26BEA9AB">
      <w:pPr>
        <w:ind w:firstLine="480"/>
        <w:jc w:val="both"/>
      </w:pPr>
      <w:r>
        <w:rPr>
          <w:rFonts w:hint="eastAsia"/>
        </w:rPr>
        <w:t>系统以产品元数据、数据目录和空间范围信息建立组合索引，并根据卫星、传感器、成像时间、产品级别、空间范围和数据类型等常用查询条件优化索引结构。普通查询采用索引检索、分页返回和热点数据缓存；复杂查询采用条件下推、空间索引、异步统计和查询结果缓存。系统记录查询开始时间、响应完成时间、查询条件、返回记录数和执行计划，用于计算普通查询和复杂查询的平均响应时间。</w:t>
      </w:r>
    </w:p>
    <w:p w14:paraId="4FB2EB86">
      <w:pPr>
        <w:pStyle w:val="113"/>
        <w:ind w:firstLine="424" w:firstLineChars="177"/>
      </w:pPr>
      <w:r>
        <w:rPr>
          <w:rFonts w:hint="eastAsia"/>
        </w:rPr>
        <w:t>可支持接入的数据类型≥20种。</w:t>
      </w:r>
    </w:p>
    <w:p w14:paraId="5A956B47">
      <w:pPr>
        <w:ind w:firstLine="480"/>
        <w:jc w:val="both"/>
      </w:pPr>
      <w:r>
        <w:rPr>
          <w:rFonts w:hint="eastAsia"/>
        </w:rPr>
        <w:t>系统设置统一的数据源接入适配层，对不同卫星、传感器、产品级别和文件格式进行注册管理。每类数据配置卫星标识、传感器类型、文件格式、命名规则、元数据解析规则、坐标参考系、质量检查规则和适用处理流程。新增数据类型可通过增加解析适配器、配置字段映射和关联处理工具接入，不需要重构核心业务流程。</w:t>
      </w:r>
    </w:p>
    <w:p w14:paraId="314173B6">
      <w:pPr>
        <w:ind w:firstLine="480"/>
        <w:jc w:val="both"/>
      </w:pPr>
    </w:p>
    <w:p w14:paraId="3700DCB1">
      <w:pPr>
        <w:ind w:firstLine="480"/>
        <w:jc w:val="both"/>
      </w:pPr>
      <w:r>
        <w:rPr>
          <w:rFonts w:hint="eastAsia"/>
        </w:rPr>
        <w:t>系统应至少完成20种数据类型的样例接入、格式解析、元数据提取、完整性校验、存储入库和流程调用验证。性能测试以能够完成全流程接入的数据类型数量作为统计口径，仅登记名称但不能完成解析或处理的数据类型不计入指标数量。</w:t>
      </w:r>
    </w:p>
    <w:p w14:paraId="46291937">
      <w:pPr>
        <w:pStyle w:val="6"/>
      </w:pPr>
      <w:r>
        <w:rPr>
          <w:rFonts w:hint="eastAsia"/>
        </w:rPr>
        <w:t>辐射、几何及配准精度设计</w:t>
      </w:r>
    </w:p>
    <w:p w14:paraId="21BED103">
      <w:pPr>
        <w:pStyle w:val="113"/>
        <w:ind w:firstLine="424" w:firstLineChars="177"/>
      </w:pPr>
      <w:r>
        <w:rPr>
          <w:rFonts w:hint="eastAsia"/>
        </w:rPr>
        <w:t>相对辐射校正精度：优于3%（2σ）。</w:t>
      </w:r>
    </w:p>
    <w:p w14:paraId="34F0C234">
      <w:pPr>
        <w:ind w:firstLine="480"/>
        <w:jc w:val="both"/>
      </w:pPr>
      <w:r>
        <w:rPr>
          <w:rFonts w:hint="eastAsia"/>
        </w:rPr>
        <w:t>相对辐射校正模块对同一传感器不同探元、不同片间以及不同成像时相的响应差异进行校正。系统采用均匀场数据、稳定目标区域或经过确认的参考影像计算相对辐射响应差异，并输出校正系数、校正前后统计结果和质量报告。质量检查服务按照规定样本范围计算相对偏差及2σ统计结果，未达到指标的产品不得进入正式成果目录。</w:t>
      </w:r>
    </w:p>
    <w:p w14:paraId="7AA6DEB0">
      <w:pPr>
        <w:pStyle w:val="113"/>
        <w:ind w:firstLine="424" w:firstLineChars="177"/>
      </w:pPr>
      <w:r>
        <w:rPr>
          <w:rFonts w:hint="eastAsia"/>
        </w:rPr>
        <w:t>多光谱谱段间配准精度：优于1个多光谱像元。</w:t>
      </w:r>
    </w:p>
    <w:p w14:paraId="700EF5E5">
      <w:pPr>
        <w:ind w:firstLine="480"/>
        <w:jc w:val="both"/>
      </w:pPr>
      <w:r>
        <w:rPr>
          <w:rFonts w:hint="eastAsia"/>
        </w:rPr>
        <w:t>系统采用传感器几何参数、特征点匹配和局部几何校正相结合的方式进行多光谱谱段间配准。配准处理完成后，通过均匀分布的检查点计算各谱段间的像点偏差，并分别统计行方向、列方向和综合偏差。检查点数量、分布范围、异常点剔除规则及统计方法应在测试方案中明确。</w:t>
      </w:r>
    </w:p>
    <w:p w14:paraId="70072624">
      <w:pPr>
        <w:pStyle w:val="113"/>
        <w:ind w:firstLine="424" w:firstLineChars="177"/>
      </w:pPr>
      <w:r>
        <w:rPr>
          <w:rFonts w:hint="eastAsia"/>
        </w:rPr>
        <w:t>全色与多光谱之间配准精度：优于3个全色像元。</w:t>
      </w:r>
    </w:p>
    <w:p w14:paraId="431E7AF0">
      <w:pPr>
        <w:ind w:firstLine="480"/>
        <w:jc w:val="both"/>
      </w:pPr>
      <w:r>
        <w:rPr>
          <w:rFonts w:hint="eastAsia"/>
        </w:rPr>
        <w:t>系统根据全色和多光谱影像的空间分辨率关系进行尺度统一，利用严密几何模型、RPC模型和同名特征点完成全色与多光谱影像配准。系统保存匹配点、残差和配准参数，并以独立检查点计算配准偏差。配准结果未达到指标时，应重新进行控制点筛选、模型求解或局部校正。</w:t>
      </w:r>
    </w:p>
    <w:p w14:paraId="4CA53FF4">
      <w:pPr>
        <w:pStyle w:val="113"/>
        <w:ind w:firstLine="424" w:firstLineChars="177"/>
      </w:pPr>
      <w:r>
        <w:rPr>
          <w:rFonts w:hint="eastAsia"/>
        </w:rPr>
        <w:t>无控几何定位精度：优于100米（双星敏区）。</w:t>
      </w:r>
    </w:p>
    <w:p w14:paraId="00FECEA0">
      <w:pPr>
        <w:ind w:firstLine="480"/>
        <w:jc w:val="both"/>
      </w:pPr>
      <w:r>
        <w:rPr>
          <w:rFonts w:hint="eastAsia"/>
        </w:rPr>
        <w:t>系统利用卫星轨道数据、姿态数据、成像时间、传感器安装参数和严密几何成像模型完成无控制点条件下的几何定位。对于双星敏区数据，系统应使用相应姿态处理参数进行精密定姿和成像模型解算。几何定位精度通过独立地面检查点进行验证，输出平面位置偏差、均方根误差及检查点分布信息。</w:t>
      </w:r>
    </w:p>
    <w:p w14:paraId="52886E16">
      <w:pPr>
        <w:ind w:firstLine="480"/>
        <w:jc w:val="both"/>
      </w:pPr>
    </w:p>
    <w:p w14:paraId="7015B271">
      <w:pPr>
        <w:ind w:firstLine="480"/>
        <w:jc w:val="both"/>
      </w:pPr>
    </w:p>
    <w:p w14:paraId="6766D187">
      <w:pPr>
        <w:pStyle w:val="113"/>
        <w:ind w:firstLine="424" w:firstLineChars="177"/>
      </w:pPr>
      <w:r>
        <w:rPr>
          <w:rFonts w:hint="eastAsia"/>
        </w:rPr>
        <w:t>自动云判精度：优于85%。</w:t>
      </w:r>
    </w:p>
    <w:p w14:paraId="67F8010A">
      <w:pPr>
        <w:ind w:firstLine="480"/>
        <w:jc w:val="both"/>
      </w:pPr>
      <w:r>
        <w:rPr>
          <w:rFonts w:hint="eastAsia"/>
        </w:rPr>
        <w:t>云检测模块综合使用光谱阈值、温度特征、纹理特征和云掩膜算法识别云区。系统输出云掩膜、云量比例、检测置信度和质量标识。自动云判精度应使用经过人工判读或权威样本标注的数据集进行验证，分别统计正确识别、漏判和误判情况。测试样本应覆盖不同卫星、季节、地表类型和云量条件。</w:t>
      </w:r>
    </w:p>
    <w:p w14:paraId="2BD1B88A">
      <w:pPr>
        <w:pStyle w:val="113"/>
        <w:ind w:firstLine="424" w:firstLineChars="177"/>
      </w:pPr>
      <w:r>
        <w:rPr>
          <w:rFonts w:hint="eastAsia"/>
        </w:rPr>
        <w:t>处理效率：单个光学载荷1级标准景产品处理时间小于40分钟/景；单个雷达载荷1级标准景产品处理时间小于30分钟/景；单个气象载荷1级标准景产品处理时间小于25分钟/景。</w:t>
      </w:r>
    </w:p>
    <w:p w14:paraId="6FC1609E">
      <w:pPr>
        <w:ind w:firstLine="480"/>
        <w:jc w:val="both"/>
      </w:pPr>
      <w:r>
        <w:rPr>
          <w:rFonts w:hint="eastAsia"/>
        </w:rPr>
        <w:t>系统按照光学载荷、雷达载荷和气象载荷建立独立生产流程模板及任务队列，分别配置算法工具、资源规格和调度优先级。系统对标准景产品生产全过程计时，包括数据读取、算法处理、质量检查、成果生成和元数据入库，不包括上游数据尚未到位造成的等待时间。不同载荷的测试结果应分别记录和判定，不得使用三类载荷的综合平均时间替代单类载荷处理时间。</w:t>
      </w:r>
    </w:p>
    <w:p w14:paraId="5B00DB73">
      <w:pPr>
        <w:pStyle w:val="113"/>
        <w:ind w:firstLine="424" w:firstLineChars="177"/>
      </w:pPr>
      <w:r>
        <w:rPr>
          <w:rFonts w:hint="eastAsia"/>
        </w:rPr>
        <w:t>绝对辐射定标精度：优于7%（2σ）。</w:t>
      </w:r>
    </w:p>
    <w:p w14:paraId="6AC10292">
      <w:pPr>
        <w:ind w:firstLine="480"/>
        <w:jc w:val="both"/>
      </w:pPr>
      <w:r>
        <w:rPr>
          <w:rFonts w:hint="eastAsia"/>
        </w:rPr>
        <w:t>辐射定标模块根据传感器定标参数，将影像数字量化值转换为辐射亮度或反射率。系统对定标参数的来源、适用卫星、适用传感器、有效时间和版本进行管理。绝对辐射定标精度应使用场地定标数据、交叉定标数据或经过确认的参考产品进行验证，计算定标结果与参考值之间的偏差及2σ统计结果，并生成定标质量报告。</w:t>
      </w:r>
    </w:p>
    <w:p w14:paraId="494B6558">
      <w:pPr>
        <w:pStyle w:val="113"/>
        <w:ind w:firstLine="424" w:firstLineChars="177"/>
      </w:pPr>
      <w:r>
        <w:rPr>
          <w:rFonts w:hint="eastAsia"/>
        </w:rPr>
        <w:t>相机片间无拼接缝且无色差。</w:t>
      </w:r>
    </w:p>
    <w:p w14:paraId="60E8924F">
      <w:pPr>
        <w:ind w:firstLine="480"/>
        <w:jc w:val="both"/>
      </w:pPr>
      <w:r>
        <w:rPr>
          <w:rFonts w:hint="eastAsia"/>
        </w:rPr>
        <w:t>片间拼接处理采用重叠区域特征匹配、几何接边、辐射均衡、匀色处理和最优拼接线选择等方法。质量检查服务对拼接区域的几何连续性、灰度差异、色彩差异和纹理连续性进行检查，并支持人工复核。检测到明显拼接缝、错位或色差的产品应返回处理流程重新处理，不得作为合格产品发布。</w:t>
      </w:r>
    </w:p>
    <w:p w14:paraId="5A669AB6">
      <w:pPr>
        <w:pStyle w:val="5"/>
      </w:pPr>
      <w:bookmarkStart w:id="523" w:name="_Toc240550169"/>
      <w:r>
        <w:rPr>
          <w:rFonts w:hint="eastAsia"/>
        </w:rPr>
        <w:t>地震风险区域监测子系统性能设计</w:t>
      </w:r>
      <w:bookmarkEnd w:id="523"/>
    </w:p>
    <w:p w14:paraId="0EED26AD">
      <w:pPr>
        <w:ind w:firstLine="480"/>
        <w:jc w:val="both"/>
      </w:pPr>
      <w:r>
        <w:rPr>
          <w:rFonts w:hint="eastAsia"/>
        </w:rPr>
        <w:t>地震风险区域监测子系统采用多源InSAR成果融合、形变时序分析、形变区域识别、准三维形变解算和地灾隐患图斑管理等处理服务。系统对计算任务与交互查询分别配置资源，计算结果形成可复用的中间成果和索引，减少用户操作时的重复计算。</w:t>
      </w:r>
    </w:p>
    <w:p w14:paraId="67FAD1F7">
      <w:pPr>
        <w:pStyle w:val="113"/>
        <w:ind w:firstLine="424" w:firstLineChars="177"/>
      </w:pPr>
      <w:r>
        <w:rPr>
          <w:rFonts w:hint="eastAsia"/>
        </w:rPr>
        <w:t>能够提供地面形变监测功能，包括形变动态监测，形变分析和形变产品生产。</w:t>
      </w:r>
    </w:p>
    <w:p w14:paraId="27289C96">
      <w:pPr>
        <w:ind w:firstLine="480"/>
        <w:jc w:val="both"/>
      </w:pPr>
      <w:r>
        <w:rPr>
          <w:rFonts w:hint="eastAsia"/>
        </w:rPr>
        <w:t>系统按照数据接入、质量检查、多源融合、形变解算、时序分析、区域识别和产品生成的流程完成地面形变监测。系统保存各期形变结果、累计形变量、形变速率、处理参数和质量信息，支持按监测区域和时间范围进行动态对比，并生成形变栅格、矢量图层、统计结果和质量报告。</w:t>
      </w:r>
    </w:p>
    <w:p w14:paraId="18252391">
      <w:pPr>
        <w:pStyle w:val="113"/>
        <w:ind w:firstLine="424" w:firstLineChars="177"/>
      </w:pPr>
      <w:r>
        <w:rPr>
          <w:rFonts w:hint="eastAsia"/>
        </w:rPr>
        <w:t>基于地震遥感数据产品监测结果，每月更新一次地质灾害风险区成果。</w:t>
      </w:r>
    </w:p>
    <w:p w14:paraId="12100203">
      <w:pPr>
        <w:ind w:firstLine="480"/>
        <w:jc w:val="both"/>
      </w:pPr>
      <w:r>
        <w:rPr>
          <w:rFonts w:hint="eastAsia"/>
        </w:rPr>
        <w:t>系统建立地质灾害风险区月度更新任务，由调度服务按照配置周期自动启动。更新任务汇集当月新增地震遥感产品和历史形变结果，重新进行形变区域识别、风险区分析和成果生成。系统记录计划执行时间、实际执行时间、使用数据范围、成果版本和发布状态，对未按期完成的任务进行告警和补偿执行。</w:t>
      </w:r>
    </w:p>
    <w:p w14:paraId="0E652C26">
      <w:pPr>
        <w:pStyle w:val="113"/>
        <w:ind w:firstLine="424" w:firstLineChars="177"/>
      </w:pPr>
      <w:r>
        <w:rPr>
          <w:rFonts w:hint="eastAsia"/>
        </w:rPr>
        <w:t>形变时序分析工具平均响应时间0-3秒。</w:t>
      </w:r>
    </w:p>
    <w:p w14:paraId="01E5F3D8">
      <w:pPr>
        <w:ind w:firstLine="480"/>
        <w:jc w:val="both"/>
      </w:pPr>
      <w:r>
        <w:rPr>
          <w:rFonts w:hint="eastAsia"/>
        </w:rPr>
        <w:t>系统预先生成常用监测点和监测区域的形变时间序列索引，对近期查询结果进行缓存。查询时根据监测对象、时间范围和数据类型读取已计算的时序结果，避免重复执行完整InSAR处理。性能测试应覆盖单点、多点、单区域和不同时间跨度的查询场景。</w:t>
      </w:r>
    </w:p>
    <w:p w14:paraId="6C09FC11">
      <w:pPr>
        <w:pStyle w:val="113"/>
        <w:ind w:firstLine="424" w:firstLineChars="177"/>
      </w:pPr>
      <w:r>
        <w:rPr>
          <w:rFonts w:hint="eastAsia"/>
        </w:rPr>
        <w:t>形变区域识别平均响应时间1-5秒。</w:t>
      </w:r>
    </w:p>
    <w:p w14:paraId="75C80ED8">
      <w:pPr>
        <w:ind w:firstLine="480"/>
        <w:jc w:val="both"/>
      </w:pPr>
      <w:r>
        <w:rPr>
          <w:rFonts w:hint="eastAsia"/>
        </w:rPr>
        <w:t>系统对形变速率场、累计形变量和形变趋势数据建立空间索引，并对常用识别阈值下的区域结果进行预计算。用户调整识别参数时，系统采用栅格分块、并行计算和增量更新方式生成形变区域及属性列表。</w:t>
      </w:r>
    </w:p>
    <w:p w14:paraId="6675CAF6">
      <w:pPr>
        <w:pStyle w:val="113"/>
        <w:ind w:firstLine="424" w:firstLineChars="177"/>
      </w:pPr>
      <w:r>
        <w:rPr>
          <w:rFonts w:hint="eastAsia"/>
        </w:rPr>
        <w:t>准三维形变分析工具平均响应时间1-5秒。</w:t>
      </w:r>
    </w:p>
    <w:p w14:paraId="7D3C28CB">
      <w:pPr>
        <w:ind w:firstLine="480"/>
        <w:jc w:val="both"/>
      </w:pPr>
      <w:r>
        <w:rPr>
          <w:rFonts w:hint="eastAsia"/>
        </w:rPr>
        <w:t>系统对升降轨等多源InSAR成果进行统一坐标转换和空间配准，并缓存准三维解算所需的几何参数及中间矩阵。准三维形变计算采用并行计算或GPU加速，输出东向、北向和垂向形变分量。性能测试应使用已完成预处理和空间配准的数据作为输入，并单独记录解算及结果返回时间。</w:t>
      </w:r>
    </w:p>
    <w:p w14:paraId="384536FC">
      <w:pPr>
        <w:ind w:firstLine="480"/>
        <w:jc w:val="both"/>
      </w:pPr>
    </w:p>
    <w:p w14:paraId="22DD9F0F">
      <w:pPr>
        <w:pStyle w:val="113"/>
        <w:ind w:firstLine="424" w:firstLineChars="177"/>
      </w:pPr>
      <w:r>
        <w:rPr>
          <w:rFonts w:hint="eastAsia"/>
        </w:rPr>
        <w:t>地灾隐患图斑信息查询平均响应时间0-3秒。</w:t>
      </w:r>
    </w:p>
    <w:p w14:paraId="488D0425">
      <w:pPr>
        <w:ind w:firstLine="480"/>
        <w:jc w:val="both"/>
      </w:pPr>
      <w:r>
        <w:rPr>
          <w:rFonts w:hint="eastAsia"/>
        </w:rPr>
        <w:t>系统在关系型数据库和空间数据库中分别建立图斑属性索引与空间索引，对图斑名称、类型、风险等级、行政区、时间范围和空间范围等查询条件进行优化。查询结果采用分页返回，并按权限过滤用户可访问的图斑数据。</w:t>
      </w:r>
    </w:p>
    <w:p w14:paraId="3D6D0E6E">
      <w:pPr>
        <w:pStyle w:val="5"/>
      </w:pPr>
      <w:bookmarkStart w:id="524" w:name="_Toc240550170"/>
      <w:r>
        <w:rPr>
          <w:rFonts w:hint="eastAsia"/>
        </w:rPr>
        <w:t>地震中短期宏观异常监测子系统性能设计</w:t>
      </w:r>
      <w:bookmarkEnd w:id="524"/>
    </w:p>
    <w:p w14:paraId="7C090FF0">
      <w:pPr>
        <w:ind w:firstLine="480"/>
        <w:jc w:val="both"/>
      </w:pPr>
      <w:r>
        <w:rPr>
          <w:rFonts w:hint="eastAsia"/>
        </w:rPr>
        <w:t>地震中短期宏观异常监测子系统采用定时任务与数据到达事件相结合的调度方式，对热红外遥感、气象和历史地震数据进行处理。异常分析任务与在线成果展示服务分离部署，避免批量计算占用在线查询资源。</w:t>
      </w:r>
    </w:p>
    <w:p w14:paraId="585366BE">
      <w:pPr>
        <w:pStyle w:val="113"/>
        <w:ind w:firstLine="424" w:firstLineChars="177"/>
      </w:pPr>
      <w:r>
        <w:rPr>
          <w:rFonts w:hint="eastAsia"/>
        </w:rPr>
        <w:t>具备一天进行3-4次震前宏观异常分析的能力。</w:t>
      </w:r>
    </w:p>
    <w:p w14:paraId="20A305CE">
      <w:pPr>
        <w:ind w:firstLine="480"/>
        <w:jc w:val="both"/>
      </w:pPr>
      <w:r>
        <w:rPr>
          <w:rFonts w:hint="eastAsia"/>
        </w:rPr>
        <w:t>系统根据热红外及相关数据的到达时间配置每日分析计划，自动执行数据检查、预处理、异常检测、特征提取、相关性分析和成果入库。系统记录每日计划任务数、实际完成任务数、失败任务数和成果生成时间。数据延迟或任务失败时，调度服务应支持补偿执行。</w:t>
      </w:r>
    </w:p>
    <w:p w14:paraId="4A359DAD">
      <w:pPr>
        <w:pStyle w:val="113"/>
        <w:ind w:firstLine="424" w:firstLineChars="177"/>
      </w:pPr>
      <w:r>
        <w:rPr>
          <w:rFonts w:hint="eastAsia"/>
        </w:rPr>
        <w:t>具备每月更新1次地震中短期宏观异常分析时空演化趋势结果的能力。</w:t>
      </w:r>
    </w:p>
    <w:p w14:paraId="3415B675">
      <w:pPr>
        <w:ind w:firstLine="480"/>
        <w:jc w:val="both"/>
      </w:pPr>
      <w:r>
        <w:rPr>
          <w:rFonts w:hint="eastAsia"/>
        </w:rPr>
        <w:t>系统建立月度时空演化趋势更新任务，汇总月内异常位置、异常范围、辐射亮度、异常强度、异常持续时间及相关性分析结果，形成月度统计、时序变化和空间演化成果。成果应记录统计周期、数据完整性、生成时间和版本号。</w:t>
      </w:r>
    </w:p>
    <w:p w14:paraId="0E7769DB">
      <w:pPr>
        <w:pStyle w:val="113"/>
        <w:ind w:firstLine="424" w:firstLineChars="177"/>
      </w:pPr>
      <w:r>
        <w:rPr>
          <w:rFonts w:hint="eastAsia"/>
        </w:rPr>
        <w:t>支持热红外遥感单个区域的地震热红外异常成果展示时间不超过5s。</w:t>
      </w:r>
    </w:p>
    <w:p w14:paraId="1A2B4F75">
      <w:pPr>
        <w:ind w:firstLine="480"/>
        <w:jc w:val="both"/>
      </w:pPr>
      <w:r>
        <w:rPr>
          <w:rFonts w:hint="eastAsia"/>
        </w:rPr>
        <w:t>系统对热异常区域边界、属性信息、栅格成果和时序统计建立空间索引及缓存。大幅面热红外数据采用金字塔、切片或分级加载方式展示，用户请求单个区域时仅加载当前空间范围和显示级别所需的数据。系统分别记录数据查询、图层加载、渲染和页面展示时间。</w:t>
      </w:r>
    </w:p>
    <w:p w14:paraId="6B1E0401">
      <w:pPr>
        <w:pStyle w:val="5"/>
      </w:pPr>
      <w:bookmarkStart w:id="525" w:name="_Toc240550171"/>
      <w:r>
        <w:rPr>
          <w:rFonts w:hint="eastAsia"/>
        </w:rPr>
        <w:t>地震灾害损失与影响快速评估子系统性能设计</w:t>
      </w:r>
      <w:bookmarkEnd w:id="525"/>
    </w:p>
    <w:p w14:paraId="205D9215">
      <w:pPr>
        <w:ind w:firstLine="480"/>
        <w:jc w:val="both"/>
      </w:pPr>
      <w:r>
        <w:rPr>
          <w:rFonts w:hint="eastAsia"/>
        </w:rPr>
        <w:t>地震灾害损失与影响快速评估子系统采用事件触发、任务编排和分阶段成果输出机制。地震事件触发后，调度服务按照快速评估简报、快速评估专报和详细评估结果三个阶段组织数据、算法模型和计算资源。应急评估任务的优先级高于一般历史分析任务。</w:t>
      </w:r>
    </w:p>
    <w:p w14:paraId="12CCF70A">
      <w:pPr>
        <w:pStyle w:val="113"/>
        <w:ind w:firstLine="424" w:firstLineChars="177"/>
      </w:pPr>
      <w:r>
        <w:rPr>
          <w:rFonts w:hint="eastAsia"/>
        </w:rPr>
        <w:t>震后在数据到位的情况下，15分钟内提供地震灾害自动快速评估简报，震后40分钟内提供地震灾害快速评估专报。</w:t>
      </w:r>
    </w:p>
    <w:p w14:paraId="69D7F10C">
      <w:pPr>
        <w:ind w:firstLine="480"/>
        <w:jc w:val="both"/>
      </w:pPr>
      <w:r>
        <w:rPr>
          <w:rFonts w:hint="eastAsia"/>
        </w:rPr>
        <w:t>系统在接收到地震事件及所需数据到位通知后立即启动预先配置的应急评估流程。快速评估阶段优先调用地震基础参数、人口、建筑物、遥感解译和历史案例数据，生成自动快速评估简报；后续阶段补充经济资产、道路、次生灾害和分区域统计信息，生成快速评估专报。系统记录数据到位时间、任务启动时间、各模型完成时间、报告生成时间和报告推送时间，作为时效指标判定依据。</w:t>
      </w:r>
    </w:p>
    <w:p w14:paraId="1CEFBAA4">
      <w:pPr>
        <w:pStyle w:val="113"/>
        <w:ind w:firstLine="424" w:firstLineChars="177"/>
      </w:pPr>
      <w:r>
        <w:rPr>
          <w:rFonts w:hint="eastAsia"/>
        </w:rPr>
        <w:t>震后6h小时内，应给出极震区烈度及分布范围、死亡人数、建筑物破坏情况等的评估结果。</w:t>
      </w:r>
    </w:p>
    <w:p w14:paraId="7E9FB25C">
      <w:pPr>
        <w:ind w:firstLine="480"/>
        <w:jc w:val="both"/>
      </w:pPr>
      <w:r>
        <w:rPr>
          <w:rFonts w:hint="eastAsia"/>
        </w:rPr>
        <w:t>系统在快速评估结果基础上持续接入新增遥感数据、现场调查数据和业务部门反馈，更新极震区烈度及分布范围、人员伤亡和建筑物破坏评估结果。评估结果应保存数据来源、模型版本、计算时间、置信度和人工复核状态，并在规定时限内完成报告生成、入库和发布。</w:t>
      </w:r>
    </w:p>
    <w:p w14:paraId="394FEB21">
      <w:pPr>
        <w:pStyle w:val="113"/>
        <w:ind w:firstLine="424" w:firstLineChars="177"/>
      </w:pPr>
      <w:r>
        <w:rPr>
          <w:rFonts w:hint="eastAsia"/>
        </w:rPr>
        <w:t>支持≥4种类型的评估与分析。</w:t>
      </w:r>
    </w:p>
    <w:p w14:paraId="661E6590">
      <w:pPr>
        <w:ind w:firstLine="480"/>
        <w:jc w:val="both"/>
      </w:pPr>
      <w:r>
        <w:rPr>
          <w:rFonts w:hint="eastAsia"/>
        </w:rPr>
        <w:t>系统将不同评估类型封装为独立模型服务，通过统一模型接口接收任务参数和输入数据。评估类型至少覆盖影响范围、建筑物损毁、人员伤亡、经济损失、道路损毁或次生灾害等业务方向。系统按能够独立配置、独立执行并独立输出评估结果的模型服务统计评估类型数量。</w:t>
      </w:r>
    </w:p>
    <w:p w14:paraId="58BE9ABC">
      <w:pPr>
        <w:pStyle w:val="113"/>
        <w:ind w:firstLine="424" w:firstLineChars="177"/>
      </w:pPr>
      <w:r>
        <w:rPr>
          <w:rFonts w:hint="eastAsia"/>
        </w:rPr>
        <w:t>支持≥3个评估任务的并行分析。</w:t>
      </w:r>
    </w:p>
    <w:p w14:paraId="5C97B87A">
      <w:pPr>
        <w:ind w:firstLine="480"/>
        <w:jc w:val="both"/>
      </w:pPr>
      <w:r>
        <w:rPr>
          <w:rFonts w:hint="eastAsia"/>
        </w:rPr>
        <w:t>评估任务由独立任务实例执行，任务之间的数据、参数、中间结果和日志相互隔离。调度服务根据任务优先级和资源使用情况分配CPU、内存及GPU资源，保证不少于3个评估任务同时进入实际分析状态。性能测试应采用不同地震事件或不同评估区域同时发起任务，验证资源隔离、结果正确性和处理稳定性。</w:t>
      </w:r>
    </w:p>
    <w:p w14:paraId="048186E7">
      <w:pPr>
        <w:pStyle w:val="113"/>
        <w:ind w:firstLine="424" w:firstLineChars="177"/>
      </w:pPr>
      <w:r>
        <w:rPr>
          <w:rFonts w:hint="eastAsia"/>
        </w:rPr>
        <w:t>道路提取精度优于90%（评估结果/真实数据），损毁评估精度优于80%（评估结果/真实数据）。</w:t>
      </w:r>
    </w:p>
    <w:p w14:paraId="26096AD2">
      <w:pPr>
        <w:ind w:firstLine="480"/>
        <w:jc w:val="both"/>
      </w:pPr>
      <w:r>
        <w:rPr>
          <w:rFonts w:hint="eastAsia"/>
        </w:rPr>
        <w:t>道路损毁评估采用道路中心线提取、道路边缘识别、边缘拟合和震前震后变化检测等处理方法。系统将遥感提取结果与经过确认的真实道路数据及道路损毁样本进行空间匹配，分别计算道路提取结果和道路损毁结果的精度。</w:t>
      </w:r>
    </w:p>
    <w:p w14:paraId="7285641C">
      <w:pPr>
        <w:pStyle w:val="5"/>
      </w:pPr>
      <w:bookmarkStart w:id="526" w:name="_Toc240550172"/>
      <w:r>
        <w:rPr>
          <w:rFonts w:hint="eastAsia"/>
        </w:rPr>
        <w:t>地震数据灾备与大数据管理子系统性能设计</w:t>
      </w:r>
      <w:bookmarkEnd w:id="526"/>
    </w:p>
    <w:p w14:paraId="7D283BB5">
      <w:pPr>
        <w:ind w:firstLine="480"/>
        <w:jc w:val="both"/>
      </w:pPr>
      <w:r>
        <w:rPr>
          <w:rFonts w:hint="eastAsia"/>
        </w:rPr>
        <w:t>地震数据灾备与大数据管理子系统承担多类型遥感数据、分析成果、元数据、目录和历史数据的统一管理。系统采用关系型数据库、空间数据库、搜索引擎、缓存和对象存储相结合的混合存储架构，并通过数据库事务、索引优化、读写分离和高可用部署保障访问性能。</w:t>
      </w:r>
    </w:p>
    <w:p w14:paraId="04A665BA">
      <w:pPr>
        <w:pStyle w:val="113"/>
        <w:ind w:firstLine="424" w:firstLineChars="177"/>
      </w:pPr>
      <w:r>
        <w:rPr>
          <w:rFonts w:hint="eastAsia"/>
        </w:rPr>
        <w:t>系统具备100名用户并发登录，进行数据查询检索、数据信息访问的能力，保证数据并发访问的一致性、完整性、正确性。</w:t>
      </w:r>
    </w:p>
    <w:p w14:paraId="59DFA601">
      <w:pPr>
        <w:ind w:firstLine="480"/>
        <w:jc w:val="both"/>
      </w:pPr>
      <w:r>
        <w:rPr>
          <w:rFonts w:hint="eastAsia"/>
        </w:rPr>
        <w:t>系统通过统一身份认证服务和API网关处理用户登录、令牌校验及访问授权。业务服务采用无状态部署，可根据并发访问量增加服务实例。数据库连接池、缓存和限流策略按照并发登录及查询场景进行配置。涉及元数据修改、任务状态更新和成果入库的操作采用事务控制和并发冲突检查，防止重复写入、覆盖更新和状态不一致。</w:t>
      </w:r>
    </w:p>
    <w:p w14:paraId="0E332B8E">
      <w:pPr>
        <w:pStyle w:val="113"/>
        <w:ind w:firstLine="424" w:firstLineChars="177"/>
      </w:pPr>
      <w:r>
        <w:rPr>
          <w:rFonts w:hint="eastAsia"/>
        </w:rPr>
        <w:t>具备数据库检索结果1万条以内的检索时间不超过5秒的能力。</w:t>
      </w:r>
    </w:p>
    <w:p w14:paraId="0395297D">
      <w:pPr>
        <w:ind w:firstLine="480"/>
        <w:jc w:val="both"/>
      </w:pPr>
      <w:r>
        <w:rPr>
          <w:rFonts w:hint="eastAsia"/>
        </w:rPr>
        <w:t>系统根据卫星、传感器、产品类型、时间、空间范围和数据级别等常用查询条件建立单字段及组合索引。大结果集采用分页读取、流式处理和必要字段返回，避免一次性加载无关字段。空间查询使用空间索引和范围约束，统计查询采用预计算或缓存。测试数据库的数据规模、数据分布和索引状态应与实际运行环境相当，并记录查询条件、结果数量和响应时间。</w:t>
      </w:r>
    </w:p>
    <w:p w14:paraId="720055D0">
      <w:pPr>
        <w:pStyle w:val="113"/>
        <w:ind w:firstLine="424" w:firstLineChars="177"/>
      </w:pPr>
      <w:r>
        <w:rPr>
          <w:rFonts w:hint="eastAsia"/>
        </w:rPr>
        <w:t>具备7×24小时不间断运行的能力。</w:t>
      </w:r>
    </w:p>
    <w:p w14:paraId="35A9C0CB">
      <w:pPr>
        <w:ind w:firstLine="480"/>
        <w:jc w:val="both"/>
      </w:pPr>
      <w:r>
        <w:rPr>
          <w:rFonts w:hint="eastAsia"/>
        </w:rPr>
        <w:t>核心服务采用多实例部署，数据库、消息队列、对象存储和缓存采用高可用配置。容器编排平台持续执行健康检查，在服务实例异常时自动重启或迁移实例。系统建立故障告警、数据备份、恢复演练和运行巡检机制，避免单点故障导致整体业务中断。运行稳定性测试应覆盖连续运行、服务异常、节点故障、网络波动和数据恢复等场景。</w:t>
      </w:r>
    </w:p>
    <w:p w14:paraId="1B8B7862">
      <w:pPr>
        <w:pStyle w:val="5"/>
      </w:pPr>
      <w:bookmarkStart w:id="527" w:name="_Toc240550173"/>
      <w:r>
        <w:rPr>
          <w:rFonts w:hint="eastAsia"/>
        </w:rPr>
        <w:t>防灾减灾产品制图及展示子系统性能设计</w:t>
      </w:r>
      <w:bookmarkEnd w:id="527"/>
    </w:p>
    <w:p w14:paraId="24E21F09">
      <w:pPr>
        <w:ind w:firstLine="480"/>
        <w:jc w:val="both"/>
      </w:pPr>
      <w:r>
        <w:rPr>
          <w:rFonts w:hint="eastAsia"/>
        </w:rPr>
        <w:t>防灾减灾产品制图及展示子系统采用前后端分离架构，地图、遥感影像、矢量数据、专题图及统计图表分别进行加载和渲染。系统通过空间数据切片、分级加载、浏览器缓存、服务端缓存和异步制图提高成果处理与展示效率。</w:t>
      </w:r>
    </w:p>
    <w:p w14:paraId="52FBEADD">
      <w:pPr>
        <w:pStyle w:val="113"/>
        <w:ind w:firstLine="424" w:firstLineChars="177"/>
      </w:pPr>
      <w:r>
        <w:rPr>
          <w:rFonts w:hint="eastAsia"/>
        </w:rPr>
        <w:t>单张10M的卫星遥感监测产品文件经本系统处理完成不超过5秒。</w:t>
      </w:r>
    </w:p>
    <w:p w14:paraId="0A26AC83">
      <w:pPr>
        <w:ind w:firstLine="480"/>
        <w:jc w:val="both"/>
      </w:pPr>
      <w:r>
        <w:rPr>
          <w:rFonts w:hint="eastAsia"/>
        </w:rPr>
        <w:t>系统对文件读取、格式识别、元数据解析、必要转换和成果加载过程进行统一计时。对常用产品格式预先配置解析器和显示样式，减少运行时转换操作。处理服务采用内存缓存、并行读取和异步渲染机制。测试时应使用单张大小为10M的卫星遥感监测产品文件，从系统接收处理请求开始计时，至处理结果可正常使用或展示时结束。</w:t>
      </w:r>
    </w:p>
    <w:p w14:paraId="7D105275">
      <w:pPr>
        <w:pStyle w:val="113"/>
        <w:ind w:firstLine="424" w:firstLineChars="177"/>
      </w:pPr>
      <w:r>
        <w:rPr>
          <w:rFonts w:hint="eastAsia"/>
        </w:rPr>
        <w:t>数据产品制图包括各类文本、图片、地图、符号等元素，保证元素的完整性，正确性，千张数据产品制图出现内容缺失、内容位置偏移错位、内容文字或数字显示错误等问题的错误率不超过5‰。</w:t>
      </w:r>
    </w:p>
    <w:p w14:paraId="1C78337D">
      <w:pPr>
        <w:ind w:firstLine="480"/>
        <w:jc w:val="both"/>
      </w:pPr>
      <w:r>
        <w:rPr>
          <w:rFonts w:hint="eastAsia"/>
        </w:rPr>
        <w:t>系统使用经过审核的制图模板、符号库、样式库和版面规则生成数据产品。制图过程中对文本、图片、地图、图例、比例尺、指北针、符号和统计数字进行完整性检查，并检查元素边界、坐标位置、字体、图层顺序及数据绑定关系。生成成果后执行自动检查和抽样人工复核，记录缺失、错位及文字或数字显示错误等问题。</w:t>
      </w:r>
    </w:p>
    <w:p w14:paraId="46BBAE5A">
      <w:pPr>
        <w:pStyle w:val="4"/>
      </w:pPr>
      <w:bookmarkStart w:id="528" w:name="_Toc240550174"/>
      <w:bookmarkStart w:id="529" w:name="_Toc237250676"/>
      <w:r>
        <w:t>标准化设计</w:t>
      </w:r>
      <w:bookmarkEnd w:id="528"/>
      <w:bookmarkEnd w:id="529"/>
    </w:p>
    <w:p w14:paraId="291C80D9">
      <w:pPr>
        <w:ind w:firstLine="480"/>
        <w:jc w:val="both"/>
      </w:pPr>
      <w:r>
        <w:t>为确保系统的规范性、互操作性与可维护性，本软件的设计、开发、部署与数据管理均须严格遵循项目既定的规程规范，采用分层分模块的微服务架构，明确定义各子系统之间的逻辑边界与接口契约。</w:t>
      </w:r>
    </w:p>
    <w:p w14:paraId="4587C99E">
      <w:pPr>
        <w:pStyle w:val="113"/>
        <w:numPr>
          <w:ilvl w:val="0"/>
          <w:numId w:val="67"/>
        </w:numPr>
      </w:pPr>
      <w:r>
        <w:t>标准引用规范</w:t>
      </w:r>
    </w:p>
    <w:p w14:paraId="054E8280">
      <w:pPr>
        <w:ind w:firstLine="480"/>
        <w:jc w:val="both"/>
      </w:pPr>
      <w:r>
        <w:t>遵循地震行业相关国际标准、国家标准和本工程项目所编制的标准与技术规范。</w:t>
      </w:r>
      <w:r>
        <w:rPr>
          <w:rFonts w:hint="eastAsia"/>
        </w:rPr>
        <w:t>详见第2章引用文档。</w:t>
      </w:r>
    </w:p>
    <w:p w14:paraId="2FF122A5">
      <w:pPr>
        <w:pStyle w:val="113"/>
        <w:ind w:firstLine="480"/>
      </w:pPr>
      <w:r>
        <w:t>通信协议标准化</w:t>
      </w:r>
    </w:p>
    <w:p w14:paraId="50CAEBFB">
      <w:pPr>
        <w:ind w:firstLine="480"/>
        <w:jc w:val="both"/>
      </w:pPr>
      <w:r>
        <w:t>优先选用成熟通用的协议，针对遥感数据接入和成果推送需求，采用RESTfulAPI（同步接口调用）、Pulsar消息队列（异步事件分发）和S3协议（大文件传输）。各子系统间通信统一采用标准化接口，确保数据传输适配和互操作性。</w:t>
      </w:r>
    </w:p>
    <w:p w14:paraId="13CBE66F">
      <w:pPr>
        <w:pStyle w:val="113"/>
        <w:ind w:firstLine="480"/>
      </w:pPr>
      <w:r>
        <w:t>数据交换格式标准化</w:t>
      </w:r>
    </w:p>
    <w:p w14:paraId="1053F988">
      <w:pPr>
        <w:ind w:firstLine="480"/>
        <w:jc w:val="both"/>
      </w:pPr>
      <w:r>
        <w:t>针对遥感监测数据、分析结果等特殊数据，优先采用行业通用格式。卫星遥感影像采用GeoTIFF格式；矢量数据采用Shapefile和GeoJSON格式；热红外遥感等多维科学数据采用NetCDF格式；气象数据采用GRIB格式。空间参考系统一采用CGCS2000，所有遥感影像产品和矢量成果均在此坐标系下生产与交付。</w:t>
      </w:r>
    </w:p>
    <w:p w14:paraId="00989BA5">
      <w:pPr>
        <w:pStyle w:val="113"/>
        <w:ind w:firstLine="480"/>
      </w:pPr>
      <w:r>
        <w:t>接口标准化</w:t>
      </w:r>
    </w:p>
    <w:p w14:paraId="7997B61F">
      <w:pPr>
        <w:ind w:firstLine="480"/>
        <w:jc w:val="both"/>
      </w:pPr>
      <w:r>
        <w:t>建立平台统一的RESTfulAPI接口设计规范，明确接口的命名规则、参数定义、返回格式、错误码体系。所有对外API接口采用RESTful风格设计，API接口响应时间≤1000ms，并发访问支持≥100用户。接口通过平台统一API网关对外暴露，实现服务的统一路由、认证、限流和熔断管理。</w:t>
      </w:r>
    </w:p>
    <w:p w14:paraId="4C32B168">
      <w:pPr>
        <w:pStyle w:val="4"/>
      </w:pPr>
      <w:bookmarkStart w:id="530" w:name="_Toc240550175"/>
      <w:bookmarkStart w:id="531" w:name="_Toc237250677"/>
      <w:r>
        <w:t>可靠性设计</w:t>
      </w:r>
      <w:bookmarkEnd w:id="530"/>
      <w:bookmarkEnd w:id="531"/>
    </w:p>
    <w:p w14:paraId="4FCCC89C">
      <w:pPr>
        <w:ind w:firstLine="480"/>
        <w:jc w:val="both"/>
      </w:pPr>
      <w:r>
        <w:t>本软件的可靠性设计是其作为卫星遥感数据处理核心模块的关键属性。依据平台技术架构，从应用层容错、数据处理链路鲁棒性以及运维监控的自动化闭环三个层面进行设计。</w:t>
      </w:r>
    </w:p>
    <w:p w14:paraId="7E38DCBD">
      <w:pPr>
        <w:pStyle w:val="113"/>
        <w:numPr>
          <w:ilvl w:val="0"/>
          <w:numId w:val="68"/>
        </w:numPr>
      </w:pPr>
      <w:r>
        <w:t>依托平台云底座的冗余机制保障高可用性</w:t>
      </w:r>
    </w:p>
    <w:p w14:paraId="66793738">
      <w:pPr>
        <w:ind w:firstLine="480"/>
        <w:jc w:val="both"/>
      </w:pPr>
      <w:r>
        <w:t>本软件运行于平台云基础底座之上，可靠性设计严格依托平台已配置的云资源展开。六个子系统均采用微服务架构设计，关键服务模块（如数据接入预处理、异常识别调度、灾害评估计算等）部署不少于3个容器实例，通过Kubernetes的自动重启与故障迁移策略，确保单个实例或物理节点故障时业务无感知。本软件产出的遥感影像产品、灾害评估报告等成果数据存储于平台分布式对象存储（S3），依托存储系统的多副本机制保障数据持久性，单节点故障不导致数据丢失。系统整体可用性达到全年≥99.9%。</w:t>
      </w:r>
    </w:p>
    <w:p w14:paraId="53484339">
      <w:pPr>
        <w:pStyle w:val="113"/>
        <w:ind w:firstLine="480"/>
      </w:pPr>
      <w:r>
        <w:t>构建数据处理链路的容错机制</w:t>
      </w:r>
    </w:p>
    <w:p w14:paraId="1647C06B">
      <w:pPr>
        <w:ind w:firstLine="480"/>
        <w:jc w:val="both"/>
      </w:pPr>
      <w:r>
        <w:t>在数据流处理层面，可靠性设计深度融入本软件的数据处理链条。本软件通过Pulsar消息队列接收数据接收质控管理软件推送的数据就绪事件，消息队列具备持久化能力，在网络抖动或后端处理拥塞时提供数据缓冲，确保消息不丢失。遥感数据标准化生产、InSAR形变分析、灾害损失评估等关键数据处理环节均实现幂等性设计，支持异常恢复后的断点续处理，避免数据重复处理或遗漏。长耗时处理任务定期记录执行进度至数据库，故障恢复后自动从断点处继续执行，避免因故障导致数据处理时间大幅延长。</w:t>
      </w:r>
    </w:p>
    <w:p w14:paraId="59AD9320">
      <w:pPr>
        <w:pStyle w:val="113"/>
        <w:ind w:firstLine="480"/>
      </w:pPr>
      <w:r>
        <w:t>实现自动化的运维监控与故障闭环处置</w:t>
      </w:r>
    </w:p>
    <w:p w14:paraId="72F20CB0">
      <w:pPr>
        <w:ind w:firstLine="480"/>
        <w:jc w:val="both"/>
      </w:pPr>
      <w:r>
        <w:t>本软件通过平台统一监控体系暴露服务健康检查接口（HealthCheck）及关键业务指标（如任务队列深度、处理耗时、成果产出率等），由平台运行监控子系统进行秒级检测。故障发生时，平台自动触发多通道告警（短信、邮件、系统弹窗），并通过运维保障软件自动派发工单，形成“监测→告警→处置”的自动化闭环，将平均故障修复时间控制在最低限度。</w:t>
      </w:r>
    </w:p>
    <w:p w14:paraId="4ADDA284">
      <w:pPr>
        <w:pStyle w:val="4"/>
      </w:pPr>
      <w:bookmarkStart w:id="532" w:name="_Toc237250678"/>
      <w:bookmarkStart w:id="533" w:name="_Toc240550176"/>
      <w:r>
        <w:t>可扩展设计</w:t>
      </w:r>
      <w:bookmarkEnd w:id="532"/>
      <w:bookmarkEnd w:id="533"/>
    </w:p>
    <w:p w14:paraId="33B06F0E">
      <w:pPr>
        <w:ind w:firstLine="480"/>
        <w:jc w:val="both"/>
      </w:pPr>
      <w:r>
        <w:t>为适应未来业务规模增长与技术演进，本软件秉持弹性伸缩与松耦合原则，确保在保证系统结构稳定、无需重大修改的情况下，能够轻松添加新功能或处理更大规模业务。</w:t>
      </w:r>
    </w:p>
    <w:p w14:paraId="12A14268">
      <w:pPr>
        <w:pStyle w:val="113"/>
        <w:numPr>
          <w:ilvl w:val="0"/>
          <w:numId w:val="69"/>
        </w:numPr>
      </w:pPr>
      <w:r>
        <w:t>架构可扩展</w:t>
      </w:r>
    </w:p>
    <w:p w14:paraId="4F7D4CD9">
      <w:pPr>
        <w:ind w:firstLine="480"/>
        <w:jc w:val="both"/>
      </w:pPr>
      <w:r>
        <w:t>整体采用微服务架构，根据系统分层和业务专业分解为六个独立子系统（地面站数据预处理与分析、地震风险区域监测、地震中短期宏观异常监测、地震灾害损失与影响快速评估、地震数据灾备与大数据管理、防灾减灾产品制图及展示），各子系统独立开发、部署和扩展。单个子系统采用模块化设计，将功能拆分为独立的模块，模块间通过标准化接口通信，便于新增功能模块的接入和现有模块的升级。当需新增观测数据处理类型或分析算法时，可通过增删独立服务模块或配置化插件方式实现，无需重构核心系统。</w:t>
      </w:r>
    </w:p>
    <w:p w14:paraId="14F9FC19">
      <w:pPr>
        <w:pStyle w:val="113"/>
        <w:ind w:firstLine="480"/>
      </w:pPr>
      <w:r>
        <w:t>功能可扩展</w:t>
      </w:r>
    </w:p>
    <w:p w14:paraId="554907B3">
      <w:pPr>
        <w:ind w:firstLine="480"/>
        <w:jc w:val="both"/>
      </w:pPr>
      <w:r>
        <w:t>预留标准化的新功能扩展接口与新数据源接入适配层。新功能扩展接口支持按“插件化”方式集成新业务模块。新数据源接入适配层支持光学、热红外等卫星数据的新增类型、新增格式接入，适配层内置数据格式解析、坐标系统一、元数据提取的标准化流程，新增数据源仅需配置解析规则与映射关系，即可快速集成至现有数据处理流程。设计灵活的配置中心，支持动态配置功能开关、处理参数阈值、数据源连接信息、告警规则等，无需重启服务即可实时生效。</w:t>
      </w:r>
    </w:p>
    <w:p w14:paraId="0EEE4E91">
      <w:pPr>
        <w:ind w:firstLine="480"/>
        <w:jc w:val="both"/>
      </w:pPr>
    </w:p>
    <w:p w14:paraId="6CCDC705">
      <w:pPr>
        <w:ind w:firstLine="480"/>
        <w:jc w:val="both"/>
      </w:pPr>
    </w:p>
    <w:p w14:paraId="6DB935D7">
      <w:pPr>
        <w:pStyle w:val="113"/>
        <w:ind w:firstLine="480"/>
      </w:pPr>
      <w:r>
        <w:t>性能可扩展</w:t>
      </w:r>
    </w:p>
    <w:p w14:paraId="755374CF">
      <w:pPr>
        <w:ind w:firstLine="480"/>
        <w:jc w:val="both"/>
      </w:pPr>
      <w:r>
        <w:t>支持水平扩展和垂直扩展。水平扩展通过增加容器实例、服务器节点实现性能提升，基于Kubernetes的HPA（HorizontalPodAutoscaler）实现容器实例自动扩缩容，可根据业务负载自动增减实例数量。垂直扩展通过提升单个节点的硬件配置实现性能优化。对于数据处理类任务，采用分布式并行处理架构，支持处理能力的动态扩展，可根据数据量动态调整计算节点数量。为平台未来集成新的专业处理算法预留标准化接入点与集成框架，通过定义清晰的API契约与数据规范，支持新能力的平滑嵌入。</w:t>
      </w:r>
    </w:p>
    <w:p w14:paraId="1DB52535">
      <w:pPr>
        <w:pStyle w:val="4"/>
      </w:pPr>
      <w:bookmarkStart w:id="534" w:name="_Toc240550177"/>
      <w:bookmarkStart w:id="535" w:name="_Toc237250679"/>
      <w:r>
        <w:t>可测试性设计</w:t>
      </w:r>
      <w:bookmarkEnd w:id="534"/>
      <w:bookmarkEnd w:id="535"/>
    </w:p>
    <w:p w14:paraId="49612D68">
      <w:pPr>
        <w:ind w:firstLine="480"/>
        <w:jc w:val="both"/>
      </w:pPr>
      <w:r>
        <w:t>本软件的测试性设计是确保其各项功能与性能指标达标的系统性验证手段。测试必须覆盖本软件核心数据流与业务链，构建全方位、可量化的验证体系。</w:t>
      </w:r>
    </w:p>
    <w:p w14:paraId="3017CFBD">
      <w:pPr>
        <w:pStyle w:val="113"/>
        <w:numPr>
          <w:ilvl w:val="0"/>
          <w:numId w:val="70"/>
        </w:numPr>
        <w:ind w:firstLine="480"/>
      </w:pPr>
      <w:r>
        <w:t>可操作性设计</w:t>
      </w:r>
    </w:p>
    <w:p w14:paraId="1C896126">
      <w:pPr>
        <w:ind w:firstLine="480"/>
        <w:jc w:val="both"/>
      </w:pPr>
      <w:r>
        <w:t>制定统一的文档规范，确保需求文档、设计文档、测试手册、用户手册等资料详实、准确且相互一致。文档中明确功能描述、接口定义、测试要点等关键信息，为测试执行提供清晰指导。通过需求追踪矩阵（见附录1），确保需求与测试的一致性和可追溯性。采用容器镜像技术，提供标准化的测试环境配置清单和部署脚本，确保测试环境与生产环境的一致性，提升测试结果的有效性。</w:t>
      </w:r>
    </w:p>
    <w:p w14:paraId="5D60C053">
      <w:pPr>
        <w:pStyle w:val="113"/>
        <w:ind w:firstLine="480"/>
      </w:pPr>
      <w:r>
        <w:t>可观测性设计</w:t>
      </w:r>
    </w:p>
    <w:p w14:paraId="63BF21F7">
      <w:pPr>
        <w:ind w:firstLine="480"/>
        <w:jc w:val="both"/>
      </w:pPr>
      <w:r>
        <w:t>明确日志结构化输出规范，包含时间戳、日志级别、服务名称、模块名称、日志内容、TraceID等标准化字段，便于日志的自动化采集、索引和检索分析。日志需覆盖软件运行的关键流程、接口调用、异常场景等，能够清晰反映系统内部运行状态。各子系统在确保安全的情况下，通过SpringBootActuator和Micrometer暴露/metrics路径供Prometheus抓取应用内部监控指标。在微服务架构下，采用分布式追踪系统（OpenTelemetry）在应用中植入探针，确保TraceID在服务间传递，实现服务调用链的完整追踪。对于跨子系统、跨服务的调用链路（如地面站预处理→异常监测→灾害评估的全链路），能够清晰还原一次业务请求在各模块间的流转路径和耗时分布，便于在测试和排错时快速定位性能瓶颈和故障节点。</w:t>
      </w:r>
    </w:p>
    <w:p w14:paraId="3686FD90">
      <w:pPr>
        <w:pStyle w:val="113"/>
        <w:ind w:firstLine="480"/>
      </w:pPr>
      <w:r>
        <w:t>可分解性设计</w:t>
      </w:r>
    </w:p>
    <w:p w14:paraId="73BA4850">
      <w:pPr>
        <w:ind w:firstLine="480"/>
        <w:jc w:val="both"/>
      </w:pPr>
      <w:r>
        <w:t>采用模块化设计，将软件拆分为独立的功能模块，模块间接口清晰、耦合度低，便于对单个模块进行独立测试。将复杂的业务流程和业务场景拆分为可单独测试的子流程、子场景，明确各子流程的输入输出和测试要点，实现分段控制与验证。建立持续集成流水线，将自动化测试用例与代码变更联动，确保每次版本更新都能快速完成核心功能回归测试。</w:t>
      </w:r>
    </w:p>
    <w:p w14:paraId="4C751E72">
      <w:pPr>
        <w:pStyle w:val="4"/>
      </w:pPr>
      <w:bookmarkStart w:id="536" w:name="_Toc237250680"/>
      <w:bookmarkStart w:id="537" w:name="_Toc240550178"/>
      <w:r>
        <w:t>维修性设计</w:t>
      </w:r>
      <w:bookmarkEnd w:id="536"/>
      <w:bookmarkEnd w:id="537"/>
    </w:p>
    <w:p w14:paraId="441DDF25">
      <w:pPr>
        <w:ind w:firstLine="480"/>
        <w:jc w:val="both"/>
      </w:pPr>
      <w:r>
        <w:t>本软件的维修性设计核心在于依托平台内置的监控、诊断与调度工具，构建对软件自身故障的快速发现、定位与恢复机制。</w:t>
      </w:r>
    </w:p>
    <w:p w14:paraId="49065F37">
      <w:pPr>
        <w:pStyle w:val="113"/>
        <w:numPr>
          <w:ilvl w:val="0"/>
          <w:numId w:val="71"/>
        </w:numPr>
        <w:ind w:firstLine="480"/>
      </w:pPr>
      <w:r>
        <w:t>易分析性设计</w:t>
      </w:r>
    </w:p>
    <w:p w14:paraId="147F937B">
      <w:pPr>
        <w:ind w:firstLine="480"/>
        <w:jc w:val="both"/>
      </w:pPr>
      <w:r>
        <w:t>制定统一的编码规范，明确命名规则、代码格式、注释要求等，借助代码检查工具进行实时检查，提高代码的可读性和可理解性。采用结构化、通用化、模块化的设计思想，软件整体采用微服务架构，确保结构清晰、层次分明，每个微服务可单独修改；每个微服务内采用模块化设计，模块功能单一、职责明确，便于故障的隔离和定位。故障检测与诊断方面，采用Prometheus+Grafana实现系统监控，集成SkyWalking/OpenTelemetry实现分布式链路追踪，支持通过调用链分析定位故障点。当故障发生时，可通过可视化界面精准定位到具体的服务实例、代码模块或基础设施瓶颈。</w:t>
      </w:r>
    </w:p>
    <w:p w14:paraId="7D4988A2">
      <w:pPr>
        <w:pStyle w:val="113"/>
        <w:ind w:firstLine="480"/>
      </w:pPr>
      <w:r>
        <w:t>易改变性设计</w:t>
      </w:r>
    </w:p>
    <w:p w14:paraId="090B9C7A">
      <w:pPr>
        <w:ind w:firstLine="480"/>
        <w:jc w:val="both"/>
      </w:pPr>
      <w:r>
        <w:t>通过高内聚、低耦合的模块设计，提高软件模块的独立性；模块间通过标准化接口通信，减少模块间的依赖，便于对单个模块进行单独修改、测试和错误排除，不影响其他模块的正常运行。将软件中的可变参数、业务规则等采用配置化方式管理，通过平台配置中心进行调整，避免直接修改代码，降低修改成本和风险。</w:t>
      </w:r>
    </w:p>
    <w:p w14:paraId="1D7E9DE8">
      <w:pPr>
        <w:pStyle w:val="113"/>
        <w:ind w:firstLine="480"/>
      </w:pPr>
      <w:r>
        <w:t>稳定性设计</w:t>
      </w:r>
    </w:p>
    <w:p w14:paraId="1D7C9FDB">
      <w:pPr>
        <w:ind w:firstLine="480"/>
        <w:jc w:val="both"/>
      </w:pPr>
      <w:r>
        <w:t>严格控制模块的复杂度和软件单元的规模，控制模块的扇入扇出数，避免不合理全局变量使用以及高内聚低耦合的模块设计，简化设计，避免模块功能过度复杂，确保模块间依赖关系清晰，可减少因程序的修改引入的错误概率。基于容器化的部署架构，支持快速版本回滚和灰度发布，确保维修操作不影响平台的连续服务。单个子系统的维修操作不影响其他子系统的正常运行。</w:t>
      </w:r>
    </w:p>
    <w:p w14:paraId="510D4E7A">
      <w:pPr>
        <w:pStyle w:val="4"/>
      </w:pPr>
      <w:bookmarkStart w:id="538" w:name="_Toc237250681"/>
      <w:bookmarkStart w:id="539" w:name="_Toc240550179"/>
      <w:r>
        <w:t>先进性设计</w:t>
      </w:r>
      <w:bookmarkEnd w:id="538"/>
      <w:bookmarkEnd w:id="539"/>
    </w:p>
    <w:p w14:paraId="068887D3">
      <w:pPr>
        <w:ind w:firstLine="480"/>
        <w:jc w:val="both"/>
      </w:pPr>
      <w:r>
        <w:t>本软件的先进性设计结合行业技术发展趋势和项目实际需求，考虑理念先进、技术先进，平衡先进性与成熟性。</w:t>
      </w:r>
    </w:p>
    <w:p w14:paraId="3ECF538A">
      <w:pPr>
        <w:pStyle w:val="113"/>
        <w:numPr>
          <w:ilvl w:val="0"/>
          <w:numId w:val="72"/>
        </w:numPr>
        <w:ind w:firstLine="480"/>
      </w:pPr>
      <w:r>
        <w:t>技术选型先进性</w:t>
      </w:r>
    </w:p>
    <w:p w14:paraId="32C49D37">
      <w:pPr>
        <w:ind w:firstLine="480"/>
        <w:jc w:val="both"/>
      </w:pPr>
      <w:r>
        <w:t>在满足功能、性能和安全要求的前提下，技术选型优先采用经过广泛验证的、具备良好社区生态和可持续发展潜力的先进技术方案。数据存储方面，结构化数据采用国产达梦（DM8）数据库，非结构化数据采用对象存储（S3协议），检索加速采用Elasticsearch搜索引擎，实时消息通信采用Pulsar消息队列。计算处理方面，遥感数据标准化生产采用多线程并行处理架构，InSAR形变分析采用GPU并行计算框架。AI分析方面，灾害损失评估集成本地化部署的大语言模型和多模态模型。可视化方面，采用Mars3D三维地图引擎，支撑三维地形、遥感影像、分析结果的多要素融合展示。</w:t>
      </w:r>
    </w:p>
    <w:p w14:paraId="3BD016C8">
      <w:pPr>
        <w:pStyle w:val="113"/>
        <w:ind w:firstLine="480"/>
      </w:pPr>
      <w:r>
        <w:t>架构理念先进性</w:t>
      </w:r>
    </w:p>
    <w:p w14:paraId="3906BB4B">
      <w:pPr>
        <w:ind w:firstLine="480"/>
        <w:jc w:val="both"/>
      </w:pPr>
      <w:r>
        <w:t>系统采用云原生设计理念，基于微服务架构实现各业务模块的服务化拆分和独立部署，支持容器化编排和弹性伸缩。六个子系统按业务领域划分，各子系统间通过标准化接口通信。数据传输引入Pulsar消息队列实现异步解耦，提高系统的吞吐量和响应能力。所有微服务封装为Docker容器镜像，通过Kubernetes进行编排调度，支持水平弹性伸缩（HPA），根据业务负载自动增减实例数量。</w:t>
      </w:r>
    </w:p>
    <w:p w14:paraId="524BEE68">
      <w:pPr>
        <w:pStyle w:val="113"/>
        <w:ind w:firstLine="480"/>
      </w:pPr>
      <w:r>
        <w:t>算法与模型先进性</w:t>
      </w:r>
    </w:p>
    <w:p w14:paraId="4605F488">
      <w:pPr>
        <w:ind w:firstLine="480"/>
        <w:jc w:val="both"/>
      </w:pPr>
      <w:r>
        <w:t>在地震热异常识别、InSAR形变分析、灾害损失评估等核心业务中积极引入和集成业内先进的专业算法和AI模型。采用时序InSAR技术（SBAS-InSAR、PS-InSAR）实现毫米级地表形变监测，采用RST（RobustSatelliteTechniques）等先进算法实现热异常信号的精准捕捉，采用深度学习目标检测算法实现震后损毁建筑物的快速识别。灾害损失评估集成大语言模型和多模态信息融合技术，实现震后15分钟快速评估简报产出。</w:t>
      </w:r>
    </w:p>
    <w:p w14:paraId="6D82DCB2">
      <w:pPr>
        <w:pStyle w:val="113"/>
        <w:ind w:firstLine="480"/>
      </w:pPr>
      <w:r>
        <w:t>持续演进能力</w:t>
      </w:r>
    </w:p>
    <w:p w14:paraId="505989F4">
      <w:pPr>
        <w:ind w:firstLine="480"/>
        <w:jc w:val="both"/>
      </w:pPr>
      <w:r>
        <w:t>系统具备跟随技术发展持续演进的能力，架构设计预留技术升级空间，关键组件通过接口抽象实现与具体技术实现的解耦。新增数据源类型可通过适配层快速集成，新增AI评估模型可通过模型管理模块热加载部署，无需修改核心代码。容器化部署和微服务架构支持组件的独立升级和灰度发布，确保系统在较长的生命周期内始终保持技术先进性。</w:t>
      </w:r>
    </w:p>
    <w:p w14:paraId="160E480F">
      <w:pPr>
        <w:pStyle w:val="4"/>
      </w:pPr>
      <w:bookmarkStart w:id="540" w:name="_Toc237250682"/>
      <w:bookmarkStart w:id="541" w:name="_Toc240550180"/>
      <w:r>
        <w:t>安全性设计</w:t>
      </w:r>
      <w:bookmarkEnd w:id="540"/>
      <w:bookmarkEnd w:id="541"/>
    </w:p>
    <w:p w14:paraId="3CEF28F0">
      <w:pPr>
        <w:ind w:firstLine="480"/>
        <w:jc w:val="both"/>
      </w:pPr>
      <w:r>
        <w:t>安全性设计以“分级防护、合规可控”为核心，完全遵循总册安全策略框架，精准响应需规中用户认证授权、数据传输加密、数据隐私保护及安全防护的全维度要求。</w:t>
      </w:r>
    </w:p>
    <w:p w14:paraId="3E024F96">
      <w:pPr>
        <w:pStyle w:val="113"/>
        <w:numPr>
          <w:ilvl w:val="0"/>
          <w:numId w:val="73"/>
        </w:numPr>
        <w:ind w:firstLine="480"/>
      </w:pPr>
      <w:r>
        <w:t>用户认证与授权</w:t>
      </w:r>
    </w:p>
    <w:p w14:paraId="79B40382">
      <w:pPr>
        <w:ind w:firstLine="480"/>
        <w:jc w:val="both"/>
      </w:pPr>
      <w:r>
        <w:t>本软件对接平台统一身份认证系统，实现单点登录，用户一次登录即可访问所有授权子系统。采用基于角色的访问控制（RBAC）模型，细分系统管理员、数据管理员、产品管理员、科研人员、应急指挥人员、系统运维人员、公众用户等角色，明确各角色操作边界。所有角色权限与数据接收质控管理软件保持实时同步，实现跨系统权限联动与统一管控，严格遵循最小权限原则。用户权限管理实现三级以上的访问控制，明确区分各角色操作权限边界。系统支持双因子认证机制，用户登录密码确保非明文传输，采用加密协议传输，密码禁止明文存储。</w:t>
      </w:r>
    </w:p>
    <w:p w14:paraId="09F78026">
      <w:pPr>
        <w:pStyle w:val="113"/>
        <w:ind w:firstLine="480"/>
      </w:pPr>
      <w:r>
        <w:t>数据传输加密（HTTPS/SFTP）</w:t>
      </w:r>
    </w:p>
    <w:p w14:paraId="76FBF743">
      <w:pPr>
        <w:ind w:firstLine="480"/>
        <w:jc w:val="both"/>
      </w:pPr>
      <w:r>
        <w:t>遥感原始数据、预处理成果、灾害评估报告等所有信息在传输过程中，采用HTTPS/TLS1.3及SFTP协议加密传输。本软件各子系统间数据与信息交换传输过程中，以及对外部系统信息推送过程中，确保消息和数据的安全性，不得使用不安全的传输协议。与数据接收质控管理软件之间的数据交互（包括Pulsar消息队列和对象存储S3协议）均采用加密通道，传输过程中采用SHA-256哈希校验，防止数据窃取、篡改或伪造，完全符合《信息安全技术遥感数据安全管理办法》的传输安全要求。</w:t>
      </w:r>
    </w:p>
    <w:p w14:paraId="3B49ADCA">
      <w:pPr>
        <w:pStyle w:val="113"/>
        <w:ind w:firstLine="480"/>
      </w:pPr>
      <w:r>
        <w:t>数据隐私与敏感信息脱敏</w:t>
      </w:r>
    </w:p>
    <w:p w14:paraId="149D0051">
      <w:pPr>
        <w:ind w:firstLine="480"/>
        <w:jc w:val="both"/>
      </w:pPr>
      <w:r>
        <w:t>对外提供数据时，需对涉及隐私和敏感的数据进行脱敏处理。涉及人口分布、经济统计、敏感区域遥感影像等敏感信息，采用多级脱敏策略，通过字段替换、范围模糊等手段隐藏核心内容，仅向授权用户开放必要信息。敏感数据在存储前需进行加密处理，严格遵循</w:t>
      </w:r>
      <w:r>
        <w:rPr>
          <w:rFonts w:hint="eastAsia"/>
        </w:rPr>
        <w:t>相关法律</w:t>
      </w:r>
      <w:r>
        <w:t>的隐私保护要求。同时严格控制数据库访问权限，仅授权人员可访问敏感数据存储区域。定期对数据访问、使用、传输等操作进行审计，记录操作日志，确保敏感信息不被非法获取或泄露。</w:t>
      </w:r>
    </w:p>
    <w:p w14:paraId="6621E669">
      <w:pPr>
        <w:pStyle w:val="113"/>
        <w:ind w:firstLine="480"/>
      </w:pPr>
      <w:r>
        <w:t>软件供应链与漏洞管理</w:t>
      </w:r>
    </w:p>
    <w:p w14:paraId="3D9132D2">
      <w:pPr>
        <w:ind w:firstLine="480"/>
        <w:jc w:val="both"/>
      </w:pPr>
      <w:r>
        <w:t>系统所依赖的第三方库、开源组件、中间件、基础容器镜像等，在选型和引入时须进行安全审查，不得包含高风险及以上级别安全漏洞的依赖项。建立软件物料清单，记录所有依赖组件的名称、版本、来源及已知漏洞状态，并定期进行漏洞扫描与更新。当操作系统、中间件、应用程序框架等发现新的安全漏洞时，能够在漏洞公开后72小时内完成补丁评估，15个工作日内完成补丁的测试与部署。补丁升级采用滚动更新策略，确保升级过程中业务不中断。系统集成安全监控组件，对运行环境中的组件版本与已知漏洞库进行持续比对，当发现运行环境存在新披露的高危漏洞时，系统自动向运维团队发送告警通知并给出升级或修复建议。</w:t>
      </w:r>
    </w:p>
    <w:p w14:paraId="0657729E">
      <w:pPr>
        <w:pStyle w:val="113"/>
        <w:ind w:firstLine="480"/>
      </w:pPr>
      <w:r>
        <w:t>应用安全测试</w:t>
      </w:r>
    </w:p>
    <w:p w14:paraId="63D4C015">
      <w:pPr>
        <w:ind w:firstLine="480"/>
        <w:jc w:val="both"/>
      </w:pPr>
      <w:r>
        <w:t>系统在设计与交付过程中通过全过程的安全漏洞测试。在系统上线前及重大版本更新后，须委托具备资质的第三方安全机构或由建设单位安全团队开展全面的渗透测试，测试内容至少包括注入类攻击测试、跨站攻击测试、URL安全测试、会话管理测试、文件上传漏洞测试以及业务逻辑漏洞测试。渗透测试发现的中高风险漏洞必须在系统上线前完成修复并通过回归测试验证。开发团队遵循安全编码规范，禁止在代码中硬编码密码、密钥、Token等敏感信息，所有用户输入的参数在服务端须进行严格的校验与过滤。系统建立CI/CD流水线中的安全测试关卡，在代码提交、构建部署时自动执行静态应用安全测试（SAST）和软件成分分析（SCA），对新增代码和依赖进行安全扫描。</w:t>
      </w:r>
    </w:p>
    <w:p w14:paraId="73D9D7AB">
      <w:pPr>
        <w:pStyle w:val="113"/>
        <w:ind w:firstLine="480"/>
      </w:pPr>
      <w:r>
        <w:t>数据安全性</w:t>
      </w:r>
    </w:p>
    <w:p w14:paraId="0733A67F">
      <w:pPr>
        <w:ind w:firstLine="480"/>
        <w:jc w:val="both"/>
      </w:pPr>
      <w:r>
        <w:t>系统提供统一的数据管理能力，支持对各类数据（遥感影像、业务数据、日志数据）进行全生命周期管理，包括数据接入、存储、迁移、归档、销毁等操作的集中管控，所有数据管理操作需记录审计日志。系统设计确保业务数据与应用程序逻辑相分离，数据结构变更不影响应用层的正常运行。对于涉及个人隐私和敏感业务数据，在存储和传输过程中采用符合国家标准的加密算法进行加密保护，对外提供数据时须进行脱敏处理。</w:t>
      </w:r>
    </w:p>
    <w:p w14:paraId="638714DA">
      <w:pPr>
        <w:ind w:firstLine="480"/>
        <w:jc w:val="both"/>
      </w:pPr>
      <w:r>
        <w:t>系统建立完善的审计与追溯机制。日志记录范围覆盖用户操作日志、系统运行日志、数据处理日志、权限变更日志、安全事件日志五大类，留存不少于6个月。日志格式统一为JSON结构化格式，支持按用户、时间、操作类型、数据ID、风险等级等多维度快速检索。日志数据一经写入，不得允许任何用户进行修改或删除操作，具备防篡改机制。对数据删除、权限变更、核心配置修改等关键操作的日志，保留审批记录，确保操作可追溯、责任可界定。</w:t>
      </w:r>
    </w:p>
    <w:p w14:paraId="5037CA4F">
      <w:pPr>
        <w:ind w:firstLine="480"/>
        <w:jc w:val="both"/>
      </w:pPr>
      <w:r>
        <w:t>系统制定完善的数据备份与恢复策略，关键数据实现异地容灾备份。</w:t>
      </w:r>
    </w:p>
    <w:p w14:paraId="07590DBF">
      <w:pPr>
        <w:pStyle w:val="4"/>
        <w:rPr>
          <w:snapToGrid w:val="0"/>
        </w:rPr>
      </w:pPr>
      <w:bookmarkStart w:id="542" w:name="_Toc134541904"/>
      <w:bookmarkStart w:id="543" w:name="_Toc240550181"/>
      <w:bookmarkStart w:id="544" w:name="_Toc219910171"/>
      <w:bookmarkStart w:id="545" w:name="_Toc2034316891"/>
      <w:bookmarkStart w:id="546" w:name="_Toc11779"/>
      <w:bookmarkStart w:id="547" w:name="_Toc10592"/>
      <w:r>
        <w:rPr>
          <w:snapToGrid w:val="0"/>
        </w:rPr>
        <w:t>环境适应性</w:t>
      </w:r>
      <w:bookmarkEnd w:id="542"/>
      <w:r>
        <w:rPr>
          <w:snapToGrid w:val="0"/>
        </w:rPr>
        <w:t>设计</w:t>
      </w:r>
      <w:bookmarkEnd w:id="543"/>
      <w:bookmarkEnd w:id="544"/>
      <w:bookmarkEnd w:id="545"/>
      <w:bookmarkEnd w:id="546"/>
      <w:bookmarkEnd w:id="547"/>
    </w:p>
    <w:p w14:paraId="7E711214">
      <w:pPr>
        <w:ind w:firstLine="480"/>
        <w:jc w:val="both"/>
      </w:pPr>
      <w:r>
        <w:rPr>
          <w:rFonts w:hint="eastAsia"/>
        </w:rPr>
        <w:t>卫星遥感软件的建设遵循技术自主可控原则，卫星遥感软件的运行基于国产化软硬件环境。软件选型必须通盘考虑系统的可靠性、稳定性、经济性以及对原有业务系统的适应性，在不降低系统可靠性、实时性指标的前提下，选择成熟的国产、自主可控的软件，进行适用性设计、易替换性设计、数据接口通用性设计、平台兼容性设计。</w:t>
      </w:r>
    </w:p>
    <w:p w14:paraId="52CF8439">
      <w:pPr>
        <w:ind w:firstLine="480"/>
        <w:jc w:val="both"/>
      </w:pPr>
      <w:r>
        <w:rPr>
          <w:rFonts w:hint="eastAsia"/>
        </w:rPr>
        <w:t>核心模块自主研发，平台内所有功能软件需避免依赖国外受限算法库、闭源商业开发工具；核心算法优先采用国内科研机构自主可控的模型，确保功能模块的技术自主性；</w:t>
      </w:r>
    </w:p>
    <w:p w14:paraId="7E105B64">
      <w:pPr>
        <w:ind w:firstLine="480"/>
        <w:jc w:val="both"/>
      </w:pPr>
      <w:r>
        <w:rPr>
          <w:rFonts w:hint="eastAsia"/>
        </w:rPr>
        <w:t>国产化软硬件生态适配，软件需全面适配项目采购的国产操作系统和国产芯片架构；软件需全面适配项目采购的国产关系型数据库；</w:t>
      </w:r>
    </w:p>
    <w:p w14:paraId="548EFF9E">
      <w:pPr>
        <w:ind w:firstLine="480"/>
        <w:jc w:val="both"/>
      </w:pPr>
      <w:r>
        <w:rPr>
          <w:rFonts w:hint="eastAsia"/>
        </w:rPr>
        <w:t>数据安全自主管控，数据接收和共享需遵循国产数据安全标准，数据存储、传输和加密按需采用自主可控的国产加密技术；用户认证、数据权限管理体系需基于自主可控的身份管理系统构建，杜绝数据安全风险；</w:t>
      </w:r>
    </w:p>
    <w:p w14:paraId="12ACE505">
      <w:pPr>
        <w:ind w:firstLine="480"/>
        <w:jc w:val="both"/>
      </w:pPr>
      <w:r>
        <w:rPr>
          <w:rFonts w:hint="eastAsia"/>
        </w:rPr>
        <w:t>卫星遥感软件在国产化运行环境下仍须满足既定的性能指标，确保在国产芯片和操作系统上能支持高并发数据接入、实时处理与高效检索等核心业务需求；要建立完善的国产化技术支撑体系，形成从硬件故障诊断到应用性能调优的全链路国产化运维能力，为地震科学实验场的关键业务提供安全可靠的技术底座。</w:t>
      </w:r>
      <w:r>
        <w:rPr>
          <w:rFonts w:hint="eastAsia" w:asciiTheme="minorEastAsia" w:hAnsiTheme="minorEastAsia" w:eastAsiaTheme="minorEastAsia" w:cstheme="minorEastAsia"/>
        </w:rPr>
        <w:br w:type="page"/>
      </w:r>
    </w:p>
    <w:bookmarkEnd w:id="515"/>
    <w:p w14:paraId="0DDAAD10">
      <w:pPr>
        <w:ind w:firstLine="0" w:firstLineChars="0"/>
        <w:sectPr>
          <w:pgSz w:w="11906" w:h="16838"/>
          <w:pgMar w:top="2041" w:right="1588" w:bottom="1871" w:left="1588" w:header="567" w:footer="850" w:gutter="0"/>
          <w:cols w:space="425" w:num="1"/>
          <w:docGrid w:linePitch="326" w:charSpace="0"/>
        </w:sectPr>
      </w:pPr>
    </w:p>
    <w:p w14:paraId="192DF3CA">
      <w:pPr>
        <w:pStyle w:val="3"/>
      </w:pPr>
      <w:bookmarkStart w:id="548" w:name="_Toc220368566"/>
      <w:bookmarkStart w:id="549" w:name="_Toc240550182"/>
      <w:r>
        <w:t>注释</w:t>
      </w:r>
      <w:bookmarkEnd w:id="548"/>
      <w:bookmarkEnd w:id="549"/>
    </w:p>
    <w:p w14:paraId="12EE4FF9">
      <w:pPr>
        <w:pStyle w:val="106"/>
        <w:rPr>
          <w:rFonts w:hint="eastAsia"/>
        </w:rPr>
      </w:pPr>
      <w:bookmarkStart w:id="550" w:name="_Toc240549994"/>
      <w:r>
        <w:t>表</w:t>
      </w:r>
      <w:r>
        <w:fldChar w:fldCharType="begin"/>
      </w:r>
      <w:r>
        <w:instrText xml:space="preserve"> STYLEREF 1 \s </w:instrText>
      </w:r>
      <w:r>
        <w:rPr>
          <w:rFonts w:hint="eastAsia"/>
        </w:rPr>
        <w:fldChar w:fldCharType="separate"/>
      </w:r>
      <w:r>
        <w:rPr>
          <w:rFonts w:hint="eastAsia"/>
        </w:rPr>
        <w:t>8</w:t>
      </w:r>
      <w:r>
        <w:fldChar w:fldCharType="end"/>
      </w:r>
      <w:r>
        <w:t>-</w:t>
      </w:r>
      <w:r>
        <w:fldChar w:fldCharType="begin"/>
      </w:r>
      <w:r>
        <w:instrText xml:space="preserve"> SEQ 表 \* ARABIC \s 1 </w:instrText>
      </w:r>
      <w:r>
        <w:rPr>
          <w:rFonts w:hint="eastAsia"/>
        </w:rPr>
        <w:fldChar w:fldCharType="separate"/>
      </w:r>
      <w:r>
        <w:rPr>
          <w:rFonts w:hint="eastAsia"/>
        </w:rPr>
        <w:t>1</w:t>
      </w:r>
      <w:r>
        <w:fldChar w:fldCharType="end"/>
      </w:r>
      <w:r>
        <w:t>术语说明</w:t>
      </w:r>
      <w:bookmarkEnd w:id="550"/>
    </w:p>
    <w:tbl>
      <w:tblPr>
        <w:tblStyle w:val="39"/>
        <w:tblW w:w="50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2654"/>
        <w:gridCol w:w="5424"/>
      </w:tblGrid>
      <w:tr w14:paraId="0B1C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blHeader/>
        </w:trPr>
        <w:tc>
          <w:tcPr>
            <w:tcW w:w="419" w:type="pct"/>
            <w:shd w:val="clear" w:color="auto" w:fill="F2F2F2"/>
            <w:vAlign w:val="center"/>
          </w:tcPr>
          <w:p w14:paraId="5B7EB0CA">
            <w:pPr>
              <w:pStyle w:val="57"/>
            </w:pPr>
            <w:r>
              <w:t>序号</w:t>
            </w:r>
          </w:p>
        </w:tc>
        <w:tc>
          <w:tcPr>
            <w:tcW w:w="1505" w:type="pct"/>
            <w:shd w:val="clear" w:color="auto" w:fill="F2F2F2"/>
            <w:vAlign w:val="center"/>
          </w:tcPr>
          <w:p w14:paraId="26510B1A">
            <w:pPr>
              <w:pStyle w:val="57"/>
            </w:pPr>
            <w:r>
              <w:t>术语和缩略语名词</w:t>
            </w:r>
          </w:p>
        </w:tc>
        <w:tc>
          <w:tcPr>
            <w:tcW w:w="3076" w:type="pct"/>
            <w:shd w:val="clear" w:color="auto" w:fill="F2F2F2"/>
            <w:vAlign w:val="center"/>
          </w:tcPr>
          <w:p w14:paraId="0E23B67F">
            <w:pPr>
              <w:pStyle w:val="57"/>
            </w:pPr>
            <w:r>
              <w:t>名词解释</w:t>
            </w:r>
          </w:p>
        </w:tc>
      </w:tr>
      <w:tr w14:paraId="2943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419" w:type="pct"/>
            <w:vAlign w:val="center"/>
          </w:tcPr>
          <w:p w14:paraId="6C3CD48F">
            <w:pPr>
              <w:pStyle w:val="58"/>
            </w:pPr>
            <w:r>
              <w:rPr>
                <w:rFonts w:hint="eastAsia"/>
              </w:rPr>
              <w:t>1</w:t>
            </w:r>
          </w:p>
        </w:tc>
        <w:tc>
          <w:tcPr>
            <w:tcW w:w="1505" w:type="pct"/>
            <w:vAlign w:val="center"/>
          </w:tcPr>
          <w:p w14:paraId="74B365EF">
            <w:pPr>
              <w:pStyle w:val="58"/>
              <w:rPr>
                <w:b/>
              </w:rPr>
            </w:pPr>
            <w:r>
              <w:rPr>
                <w:rFonts w:hint="eastAsia"/>
              </w:rPr>
              <w:t>SAR</w:t>
            </w:r>
          </w:p>
        </w:tc>
        <w:tc>
          <w:tcPr>
            <w:tcW w:w="3076" w:type="pct"/>
            <w:vAlign w:val="center"/>
          </w:tcPr>
          <w:p w14:paraId="215A88EC">
            <w:pPr>
              <w:pStyle w:val="58"/>
              <w:rPr>
                <w:b/>
              </w:rPr>
            </w:pPr>
            <w:r>
              <w:rPr>
                <w:rFonts w:hint="eastAsia"/>
              </w:rPr>
              <w:t>SAR（Synthetic Aperture Radar），即合成孔径雷达，是一种主动式微波成像雷达，通过平台运动形成等效长孔径，获得地表目标的高分辨率雷达影像。SAR具备全天时、全天候观测能力，其对地表覆盖物的穿透能力与雷达波长、介质性质及含水量等因素有关。</w:t>
            </w:r>
          </w:p>
        </w:tc>
      </w:tr>
      <w:tr w14:paraId="68C6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1F6DBD2F">
            <w:pPr>
              <w:pStyle w:val="58"/>
            </w:pPr>
            <w:r>
              <w:rPr>
                <w:rFonts w:hint="eastAsia"/>
              </w:rPr>
              <w:t>2</w:t>
            </w:r>
          </w:p>
        </w:tc>
        <w:tc>
          <w:tcPr>
            <w:tcW w:w="1505" w:type="pct"/>
            <w:vAlign w:val="center"/>
          </w:tcPr>
          <w:p w14:paraId="4FFF7A48">
            <w:pPr>
              <w:pStyle w:val="58"/>
              <w:rPr>
                <w:b/>
              </w:rPr>
            </w:pPr>
            <w:r>
              <w:rPr>
                <w:rFonts w:hint="eastAsia"/>
              </w:rPr>
              <w:t>InSAR</w:t>
            </w:r>
          </w:p>
        </w:tc>
        <w:tc>
          <w:tcPr>
            <w:tcW w:w="3076" w:type="pct"/>
            <w:vAlign w:val="center"/>
          </w:tcPr>
          <w:p w14:paraId="1702FD91">
            <w:pPr>
              <w:pStyle w:val="58"/>
              <w:rPr>
                <w:b/>
              </w:rPr>
            </w:pPr>
            <w:r>
              <w:rPr>
                <w:rFonts w:hint="eastAsia"/>
              </w:rPr>
              <w:t>InSAR（Interferometric Synthetic Aperture Radar），即合成孔径雷达干涉测量，是利用同一区域两景或多景复数SAR影像的相位差异，获取地表高程或沿雷达视线方向地表形变信息的技术。</w:t>
            </w:r>
          </w:p>
        </w:tc>
      </w:tr>
      <w:tr w14:paraId="5A6B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1CCDBC0C">
            <w:pPr>
              <w:pStyle w:val="58"/>
            </w:pPr>
            <w:r>
              <w:rPr>
                <w:rFonts w:hint="eastAsia"/>
              </w:rPr>
              <w:t>3</w:t>
            </w:r>
          </w:p>
        </w:tc>
        <w:tc>
          <w:tcPr>
            <w:tcW w:w="1505" w:type="pct"/>
            <w:vAlign w:val="center"/>
          </w:tcPr>
          <w:p w14:paraId="1BB3E610">
            <w:pPr>
              <w:pStyle w:val="58"/>
              <w:rPr>
                <w:b/>
              </w:rPr>
            </w:pPr>
            <w:r>
              <w:rPr>
                <w:rFonts w:hint="eastAsia"/>
              </w:rPr>
              <w:t>PS-InSAR</w:t>
            </w:r>
          </w:p>
        </w:tc>
        <w:tc>
          <w:tcPr>
            <w:tcW w:w="3076" w:type="pct"/>
            <w:vAlign w:val="center"/>
          </w:tcPr>
          <w:p w14:paraId="5F8DB526">
            <w:pPr>
              <w:pStyle w:val="58"/>
              <w:rPr>
                <w:b/>
              </w:rPr>
            </w:pPr>
            <w:r>
              <w:rPr>
                <w:rFonts w:hint="eastAsia"/>
              </w:rPr>
              <w:t>PS-InSAR（Persistent Scatterer Interferometric Synthetic Aperture Radar），即永久散射体合成孔径雷达干涉测量，是从长时间序列SAR影像中选取相位稳定、相干性较高的永久散射体，估计其形变速率和时序形变量的技术。永久散射体通常包括建筑物、构筑物、桥梁及裸露岩石等稳定目标。</w:t>
            </w:r>
          </w:p>
        </w:tc>
      </w:tr>
      <w:tr w14:paraId="2A8C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63A70DBF">
            <w:pPr>
              <w:pStyle w:val="58"/>
            </w:pPr>
            <w:r>
              <w:rPr>
                <w:rFonts w:hint="eastAsia"/>
              </w:rPr>
              <w:t>4</w:t>
            </w:r>
          </w:p>
        </w:tc>
        <w:tc>
          <w:tcPr>
            <w:tcW w:w="1505" w:type="pct"/>
            <w:vAlign w:val="center"/>
          </w:tcPr>
          <w:p w14:paraId="1AC7458F">
            <w:pPr>
              <w:pStyle w:val="58"/>
              <w:rPr>
                <w:b/>
              </w:rPr>
            </w:pPr>
            <w:r>
              <w:rPr>
                <w:rFonts w:hint="eastAsia"/>
              </w:rPr>
              <w:t>D-InSAR</w:t>
            </w:r>
          </w:p>
        </w:tc>
        <w:tc>
          <w:tcPr>
            <w:tcW w:w="3076" w:type="pct"/>
            <w:vAlign w:val="center"/>
          </w:tcPr>
          <w:p w14:paraId="69C44B60">
            <w:pPr>
              <w:pStyle w:val="58"/>
              <w:rPr>
                <w:b/>
              </w:rPr>
            </w:pPr>
            <w:r>
              <w:rPr>
                <w:rFonts w:hint="eastAsia"/>
              </w:rPr>
              <w:t>D-InSAR（Differential Interferometric Synthetic Aperture Radar），即差分合成孔径雷达干涉测量，是利用同一区域不同时相SAR影像形成干涉图，并扣除地形相位等影响，从而提取地表沿雷达视线方向形变信息的技术。</w:t>
            </w:r>
          </w:p>
        </w:tc>
      </w:tr>
      <w:tr w14:paraId="7D24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6C055B0B">
            <w:pPr>
              <w:pStyle w:val="58"/>
            </w:pPr>
            <w:r>
              <w:rPr>
                <w:rFonts w:hint="eastAsia"/>
              </w:rPr>
              <w:t>5</w:t>
            </w:r>
          </w:p>
        </w:tc>
        <w:tc>
          <w:tcPr>
            <w:tcW w:w="1505" w:type="pct"/>
            <w:vAlign w:val="center"/>
          </w:tcPr>
          <w:p w14:paraId="2482B341">
            <w:pPr>
              <w:pStyle w:val="58"/>
              <w:rPr>
                <w:b/>
              </w:rPr>
            </w:pPr>
            <w:r>
              <w:rPr>
                <w:rFonts w:hint="eastAsia"/>
              </w:rPr>
              <w:t>RRS（Radar</w:t>
            </w:r>
            <w:ins w:id="1369" w:author="Theron Tang" w:date="2026-09-28T22:38:00Z">
              <w:r>
                <w:rPr>
                  <w:rFonts w:hint="eastAsia"/>
                </w:rPr>
                <w:t xml:space="preserve"> R</w:t>
              </w:r>
            </w:ins>
            <w:del w:id="1370" w:author="Theron Tang" w:date="2026-09-28T22:38:00Z">
              <w:r>
                <w:rPr>
                  <w:rFonts w:hint="eastAsia"/>
                </w:rPr>
                <w:delText>r</w:delText>
              </w:r>
            </w:del>
            <w:r>
              <w:rPr>
                <w:rFonts w:hint="eastAsia"/>
              </w:rPr>
              <w:t>emote</w:t>
            </w:r>
            <w:ins w:id="1371" w:author="Theron Tang" w:date="2026-09-28T22:38:00Z">
              <w:r>
                <w:rPr>
                  <w:rFonts w:hint="eastAsia"/>
                </w:rPr>
                <w:t xml:space="preserve"> S</w:t>
              </w:r>
            </w:ins>
            <w:del w:id="1372" w:author="Theron Tang" w:date="2026-09-28T22:38:00Z">
              <w:r>
                <w:rPr>
                  <w:rFonts w:hint="eastAsia"/>
                </w:rPr>
                <w:delText>s</w:delText>
              </w:r>
            </w:del>
            <w:r>
              <w:rPr>
                <w:rFonts w:hint="eastAsia"/>
              </w:rPr>
              <w:t>ensing）</w:t>
            </w:r>
          </w:p>
        </w:tc>
        <w:tc>
          <w:tcPr>
            <w:tcW w:w="3076" w:type="pct"/>
            <w:vAlign w:val="center"/>
          </w:tcPr>
          <w:p w14:paraId="45237AA3">
            <w:pPr>
              <w:pStyle w:val="58"/>
              <w:rPr>
                <w:b/>
              </w:rPr>
            </w:pPr>
            <w:r>
              <w:rPr>
                <w:rFonts w:hint="eastAsia"/>
              </w:rPr>
              <w:t>发射雷达脉冲以获取地物后向散射信号及其图像并进行地物分析的遥感技术。</w:t>
            </w:r>
          </w:p>
        </w:tc>
      </w:tr>
      <w:tr w14:paraId="6DE3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7FD9E236">
            <w:pPr>
              <w:pStyle w:val="58"/>
            </w:pPr>
            <w:r>
              <w:rPr>
                <w:rFonts w:hint="eastAsia"/>
              </w:rPr>
              <w:t>6</w:t>
            </w:r>
          </w:p>
        </w:tc>
        <w:tc>
          <w:tcPr>
            <w:tcW w:w="1505" w:type="pct"/>
            <w:vAlign w:val="center"/>
          </w:tcPr>
          <w:p w14:paraId="64C83304">
            <w:pPr>
              <w:pStyle w:val="58"/>
              <w:rPr>
                <w:b/>
              </w:rPr>
            </w:pPr>
            <w:r>
              <w:rPr>
                <w:rFonts w:hint="eastAsia"/>
              </w:rPr>
              <w:t>RS（Remote</w:t>
            </w:r>
            <w:ins w:id="1373" w:author="Theron Tang" w:date="2026-09-28T22:38:00Z">
              <w:r>
                <w:rPr>
                  <w:rFonts w:hint="eastAsia"/>
                </w:rPr>
                <w:t xml:space="preserve"> </w:t>
              </w:r>
            </w:ins>
            <w:r>
              <w:rPr>
                <w:rFonts w:hint="eastAsia"/>
              </w:rPr>
              <w:t>Sensing）</w:t>
            </w:r>
          </w:p>
        </w:tc>
        <w:tc>
          <w:tcPr>
            <w:tcW w:w="3076" w:type="pct"/>
            <w:vAlign w:val="center"/>
          </w:tcPr>
          <w:p w14:paraId="6F5A14F7">
            <w:pPr>
              <w:pStyle w:val="58"/>
              <w:rPr>
                <w:b/>
              </w:rPr>
            </w:pPr>
            <w:r>
              <w:rPr>
                <w:rFonts w:hint="eastAsia"/>
              </w:rPr>
              <w:t>遥感（</w:t>
            </w:r>
            <w:del w:id="1374" w:author="Theron Tang" w:date="2026-09-28T22:38:00Z">
              <w:r>
                <w:rPr>
                  <w:rFonts w:hint="eastAsia"/>
                </w:rPr>
                <w:delText>remote</w:delText>
              </w:r>
            </w:del>
            <w:ins w:id="1375" w:author="Theron Tang" w:date="2026-09-28T22:38:00Z">
              <w:r>
                <w:rPr>
                  <w:rFonts w:hint="eastAsia"/>
                </w:rPr>
                <w:t xml:space="preserve">Remote </w:t>
              </w:r>
            </w:ins>
            <w:del w:id="1376" w:author="Theron Tang" w:date="2026-09-28T22:38:00Z">
              <w:r>
                <w:rPr>
                  <w:rFonts w:hint="eastAsia"/>
                </w:rPr>
                <w:delText>sensing</w:delText>
              </w:r>
            </w:del>
            <w:ins w:id="1377" w:author="Theron Tang" w:date="2026-09-28T22:38:00Z">
              <w:r>
                <w:rPr>
                  <w:rFonts w:hint="eastAsia"/>
                </w:rPr>
                <w:t>Sensing</w:t>
              </w:r>
            </w:ins>
            <w:r>
              <w:rPr>
                <w:rFonts w:hint="eastAsia"/>
              </w:rPr>
              <w:t>）是指非接触的，远距离的探测技术。一般指运用传感器/遥感器对物体的电磁波辐射、反射特性进行探测。遥感是通过遥感器这类对电磁波敏感的仪器，在远离目标物体且非接触目标物体的条件下探测目标地物。</w:t>
            </w:r>
          </w:p>
        </w:tc>
      </w:tr>
      <w:tr w14:paraId="548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4023B1FD">
            <w:pPr>
              <w:pStyle w:val="58"/>
            </w:pPr>
            <w:r>
              <w:rPr>
                <w:rFonts w:hint="eastAsia"/>
              </w:rPr>
              <w:t>7</w:t>
            </w:r>
          </w:p>
        </w:tc>
        <w:tc>
          <w:tcPr>
            <w:tcW w:w="1505" w:type="pct"/>
            <w:vAlign w:val="center"/>
          </w:tcPr>
          <w:p w14:paraId="346FFF11">
            <w:pPr>
              <w:pStyle w:val="58"/>
              <w:rPr>
                <w:b/>
              </w:rPr>
            </w:pPr>
            <w:r>
              <w:rPr>
                <w:rFonts w:hint="eastAsia"/>
              </w:rPr>
              <w:t>时序形变分析</w:t>
            </w:r>
          </w:p>
        </w:tc>
        <w:tc>
          <w:tcPr>
            <w:tcW w:w="3076" w:type="pct"/>
            <w:vAlign w:val="center"/>
          </w:tcPr>
          <w:p w14:paraId="479905F1">
            <w:pPr>
              <w:pStyle w:val="58"/>
              <w:rPr>
                <w:b/>
              </w:rPr>
            </w:pPr>
            <w:r>
              <w:rPr>
                <w:rFonts w:hint="eastAsia"/>
              </w:rPr>
              <w:t>用于查看指定位置在监测期间内的地表时序InSAR形变变化情况。</w:t>
            </w:r>
          </w:p>
        </w:tc>
      </w:tr>
      <w:tr w14:paraId="14FF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2D599F80">
            <w:pPr>
              <w:pStyle w:val="58"/>
            </w:pPr>
            <w:r>
              <w:rPr>
                <w:rFonts w:hint="eastAsia"/>
              </w:rPr>
              <w:t>8</w:t>
            </w:r>
          </w:p>
        </w:tc>
        <w:tc>
          <w:tcPr>
            <w:tcW w:w="1505" w:type="pct"/>
            <w:vAlign w:val="center"/>
          </w:tcPr>
          <w:p w14:paraId="6248B05D">
            <w:pPr>
              <w:pStyle w:val="58"/>
              <w:rPr>
                <w:b/>
              </w:rPr>
            </w:pPr>
            <w:r>
              <w:rPr>
                <w:rFonts w:hint="eastAsia"/>
              </w:rPr>
              <w:t>形变速率</w:t>
            </w:r>
          </w:p>
        </w:tc>
        <w:tc>
          <w:tcPr>
            <w:tcW w:w="3076" w:type="pct"/>
            <w:vAlign w:val="center"/>
          </w:tcPr>
          <w:p w14:paraId="19A2C8D6">
            <w:pPr>
              <w:pStyle w:val="58"/>
              <w:rPr>
                <w:b/>
              </w:rPr>
            </w:pPr>
            <w:r>
              <w:rPr>
                <w:rFonts w:hint="eastAsia"/>
              </w:rPr>
              <w:t>形变速率是指单位时间内的变形量，它是描述物体形变速度的物理量。</w:t>
            </w:r>
          </w:p>
        </w:tc>
      </w:tr>
      <w:tr w14:paraId="4D2A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29D9634E">
            <w:pPr>
              <w:pStyle w:val="58"/>
            </w:pPr>
            <w:r>
              <w:rPr>
                <w:rFonts w:hint="eastAsia"/>
              </w:rPr>
              <w:t>9</w:t>
            </w:r>
          </w:p>
        </w:tc>
        <w:tc>
          <w:tcPr>
            <w:tcW w:w="1505" w:type="pct"/>
            <w:vAlign w:val="center"/>
          </w:tcPr>
          <w:p w14:paraId="13C374E4">
            <w:pPr>
              <w:pStyle w:val="58"/>
            </w:pPr>
            <w:r>
              <w:rPr>
                <w:rFonts w:hint="eastAsia"/>
              </w:rPr>
              <w:t>LOS</w:t>
            </w:r>
          </w:p>
        </w:tc>
        <w:tc>
          <w:tcPr>
            <w:tcW w:w="3076" w:type="pct"/>
            <w:vAlign w:val="center"/>
          </w:tcPr>
          <w:p w14:paraId="4C68023A">
            <w:pPr>
              <w:pStyle w:val="58"/>
            </w:pPr>
            <w:r>
              <w:rPr>
                <w:rFonts w:hint="eastAsia"/>
              </w:rPr>
              <w:t>LOS（Line of Sight），即雷达视线方向，指SAR传感器与地表目标点之间的连线方向。InSAR技术获取的原始形变数据通常为LOS方向的形变，需通过多源数据融合（如升降轨数据）转换为地表东向、北向、垂向的准三维形变结果。</w:t>
            </w:r>
          </w:p>
        </w:tc>
      </w:tr>
      <w:tr w14:paraId="11F7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6D1D8839">
            <w:pPr>
              <w:pStyle w:val="58"/>
            </w:pPr>
            <w:r>
              <w:rPr>
                <w:rFonts w:hint="eastAsia"/>
              </w:rPr>
              <w:t>10</w:t>
            </w:r>
          </w:p>
        </w:tc>
        <w:tc>
          <w:tcPr>
            <w:tcW w:w="1505" w:type="pct"/>
            <w:vAlign w:val="center"/>
          </w:tcPr>
          <w:p w14:paraId="20FFE6EC">
            <w:pPr>
              <w:pStyle w:val="58"/>
              <w:rPr>
                <w:b/>
              </w:rPr>
            </w:pPr>
            <w:r>
              <w:rPr>
                <w:rFonts w:hint="eastAsia"/>
              </w:rPr>
              <w:t>SBAS-InSAR</w:t>
            </w:r>
          </w:p>
        </w:tc>
        <w:tc>
          <w:tcPr>
            <w:tcW w:w="3076" w:type="pct"/>
            <w:vAlign w:val="center"/>
          </w:tcPr>
          <w:p w14:paraId="144ABB16">
            <w:pPr>
              <w:pStyle w:val="58"/>
              <w:rPr>
                <w:b/>
              </w:rPr>
            </w:pPr>
            <w:r>
              <w:rPr>
                <w:rFonts w:hint="eastAsia"/>
              </w:rPr>
              <w:t>SBAS-InSAR（Small Baseline Subset Interferometric Synthetic Aperture Radar），即小基线集合成孔径雷达干涉测量，是利用时间基线和空间基线较小的多组SAR影像构建干涉网络，反演地表平均形变速率和时序形变量的技术。</w:t>
            </w:r>
          </w:p>
        </w:tc>
      </w:tr>
      <w:tr w14:paraId="14AA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71924B99">
            <w:pPr>
              <w:pStyle w:val="58"/>
            </w:pPr>
            <w:r>
              <w:rPr>
                <w:rFonts w:hint="eastAsia"/>
              </w:rPr>
              <w:t>11</w:t>
            </w:r>
          </w:p>
        </w:tc>
        <w:tc>
          <w:tcPr>
            <w:tcW w:w="1505" w:type="pct"/>
            <w:vAlign w:val="center"/>
          </w:tcPr>
          <w:p w14:paraId="146B1316">
            <w:pPr>
              <w:pStyle w:val="58"/>
              <w:rPr>
                <w:b/>
              </w:rPr>
            </w:pPr>
            <w:r>
              <w:rPr>
                <w:rFonts w:hint="eastAsia"/>
              </w:rPr>
              <w:t>DEM</w:t>
            </w:r>
          </w:p>
        </w:tc>
        <w:tc>
          <w:tcPr>
            <w:tcW w:w="3076" w:type="pct"/>
            <w:vAlign w:val="center"/>
          </w:tcPr>
          <w:p w14:paraId="6AC7F90C">
            <w:pPr>
              <w:pStyle w:val="58"/>
              <w:rPr>
                <w:b/>
              </w:rPr>
            </w:pPr>
            <w:r>
              <w:rPr>
                <w:rFonts w:hint="eastAsia"/>
              </w:rPr>
              <w:t>即数字高程模型（Digital</w:t>
            </w:r>
            <w:ins w:id="1378" w:author="Theron Tang" w:date="2026-09-28T22:38:00Z">
              <w:r>
                <w:rPr>
                  <w:rFonts w:hint="eastAsia"/>
                </w:rPr>
                <w:t xml:space="preserve"> </w:t>
              </w:r>
            </w:ins>
            <w:r>
              <w:rPr>
                <w:rFonts w:hint="eastAsia"/>
              </w:rPr>
              <w:t>Elevation</w:t>
            </w:r>
            <w:ins w:id="1379" w:author="Theron Tang" w:date="2026-09-28T22:38:00Z">
              <w:r>
                <w:rPr>
                  <w:rFonts w:hint="eastAsia"/>
                </w:rPr>
                <w:t xml:space="preserve"> </w:t>
              </w:r>
            </w:ins>
            <w:r>
              <w:rPr>
                <w:rFonts w:hint="eastAsia"/>
              </w:rPr>
              <w:t>Model），是通过有限的地形高程数据实现对地面地形的数字化模拟，以矩阵形式表示地面高程的数据集。在InSAR数据处理中，DEM用于消除地形起伏对干涉相位的影响，支撑地表形变的准确计算。</w:t>
            </w:r>
          </w:p>
        </w:tc>
      </w:tr>
      <w:tr w14:paraId="4CE5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61ADAE20">
            <w:pPr>
              <w:pStyle w:val="58"/>
            </w:pPr>
            <w:r>
              <w:rPr>
                <w:rFonts w:hint="eastAsia"/>
              </w:rPr>
              <w:t>12</w:t>
            </w:r>
          </w:p>
        </w:tc>
        <w:tc>
          <w:tcPr>
            <w:tcW w:w="1505" w:type="pct"/>
            <w:vAlign w:val="center"/>
          </w:tcPr>
          <w:p w14:paraId="5EFDEDF8">
            <w:pPr>
              <w:pStyle w:val="58"/>
              <w:rPr>
                <w:b/>
              </w:rPr>
            </w:pPr>
            <w:r>
              <w:rPr>
                <w:rFonts w:hint="eastAsia"/>
              </w:rPr>
              <w:t>OGC</w:t>
            </w:r>
          </w:p>
        </w:tc>
        <w:tc>
          <w:tcPr>
            <w:tcW w:w="3076" w:type="pct"/>
            <w:vAlign w:val="center"/>
          </w:tcPr>
          <w:p w14:paraId="4E9F35F5">
            <w:pPr>
              <w:pStyle w:val="58"/>
              <w:rPr>
                <w:b/>
              </w:rPr>
            </w:pPr>
            <w:r>
              <w:rPr>
                <w:rFonts w:hint="eastAsia"/>
              </w:rPr>
              <w:t>即开放地理空间信息联盟（Open</w:t>
            </w:r>
            <w:ins w:id="1380" w:author="Theron Tang" w:date="2026-09-28T22:38:00Z">
              <w:r>
                <w:rPr>
                  <w:rFonts w:hint="eastAsia"/>
                </w:rPr>
                <w:t xml:space="preserve"> </w:t>
              </w:r>
            </w:ins>
            <w:r>
              <w:rPr>
                <w:rFonts w:hint="eastAsia"/>
              </w:rPr>
              <w:t>Geospatial</w:t>
            </w:r>
            <w:ins w:id="1381" w:author="Theron Tang" w:date="2026-09-28T22:38:00Z">
              <w:r>
                <w:rPr>
                  <w:rFonts w:hint="eastAsia"/>
                </w:rPr>
                <w:t xml:space="preserve"> </w:t>
              </w:r>
            </w:ins>
            <w:r>
              <w:rPr>
                <w:rFonts w:hint="eastAsia"/>
              </w:rPr>
              <w:t>Consortium），是一个致力于制定地理空间数据互操作标准的国际组织。其制定的简单特征规范、WMS（Web</w:t>
            </w:r>
            <w:ins w:id="1382" w:author="Theron Tang" w:date="2026-09-28T22:39:00Z">
              <w:r>
                <w:rPr>
                  <w:rFonts w:hint="eastAsia"/>
                </w:rPr>
                <w:t xml:space="preserve"> </w:t>
              </w:r>
            </w:ins>
            <w:r>
              <w:rPr>
                <w:rFonts w:hint="eastAsia"/>
              </w:rPr>
              <w:t>Map</w:t>
            </w:r>
            <w:ins w:id="1383" w:author="Theron Tang" w:date="2026-09-28T22:39:00Z">
              <w:r>
                <w:rPr>
                  <w:rFonts w:hint="eastAsia"/>
                </w:rPr>
                <w:t xml:space="preserve"> </w:t>
              </w:r>
            </w:ins>
            <w:r>
              <w:rPr>
                <w:rFonts w:hint="eastAsia"/>
              </w:rPr>
              <w:t>Service）、WMTS（Web</w:t>
            </w:r>
            <w:ins w:id="1384" w:author="Theron Tang" w:date="2026-09-28T22:39:00Z">
              <w:r>
                <w:rPr>
                  <w:rFonts w:hint="eastAsia"/>
                </w:rPr>
                <w:t xml:space="preserve"> </w:t>
              </w:r>
            </w:ins>
            <w:r>
              <w:rPr>
                <w:rFonts w:hint="eastAsia"/>
              </w:rPr>
              <w:t>Map</w:t>
            </w:r>
            <w:ins w:id="1385" w:author="Theron Tang" w:date="2026-09-28T22:39:00Z">
              <w:r>
                <w:rPr>
                  <w:rFonts w:hint="eastAsia"/>
                </w:rPr>
                <w:t xml:space="preserve"> </w:t>
              </w:r>
            </w:ins>
            <w:r>
              <w:rPr>
                <w:rFonts w:hint="eastAsia"/>
              </w:rPr>
              <w:t>Tile</w:t>
            </w:r>
            <w:ins w:id="1386" w:author="Theron Tang" w:date="2026-09-28T22:39:00Z">
              <w:r>
                <w:rPr>
                  <w:rFonts w:hint="eastAsia"/>
                </w:rPr>
                <w:t xml:space="preserve"> </w:t>
              </w:r>
            </w:ins>
            <w:r>
              <w:rPr>
                <w:rFonts w:hint="eastAsia"/>
              </w:rPr>
              <w:t>Service）等标准，为空间数据的共享与集成提供统一规范。本软件在空间数据处理与地图服务集成中需遵循相关标准。</w:t>
            </w:r>
          </w:p>
        </w:tc>
      </w:tr>
      <w:tr w14:paraId="4EC6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2A4DDF02">
            <w:pPr>
              <w:pStyle w:val="58"/>
            </w:pPr>
            <w:r>
              <w:rPr>
                <w:rFonts w:hint="eastAsia"/>
              </w:rPr>
              <w:t>13</w:t>
            </w:r>
          </w:p>
        </w:tc>
        <w:tc>
          <w:tcPr>
            <w:tcW w:w="1505" w:type="pct"/>
            <w:vAlign w:val="center"/>
          </w:tcPr>
          <w:p w14:paraId="087127FF">
            <w:pPr>
              <w:pStyle w:val="58"/>
              <w:rPr>
                <w:b/>
              </w:rPr>
            </w:pPr>
            <w:r>
              <w:rPr>
                <w:rFonts w:hint="eastAsia"/>
              </w:rPr>
              <w:t>RESTful</w:t>
            </w:r>
            <w:ins w:id="1387" w:author="Theron Tang" w:date="2026-09-28T22:39:00Z">
              <w:r>
                <w:rPr>
                  <w:rFonts w:hint="eastAsia"/>
                </w:rPr>
                <w:t xml:space="preserve"> </w:t>
              </w:r>
            </w:ins>
            <w:r>
              <w:rPr>
                <w:rFonts w:hint="eastAsia"/>
              </w:rPr>
              <w:t>API</w:t>
            </w:r>
          </w:p>
        </w:tc>
        <w:tc>
          <w:tcPr>
            <w:tcW w:w="3076" w:type="pct"/>
            <w:vAlign w:val="center"/>
          </w:tcPr>
          <w:p w14:paraId="7818140F">
            <w:pPr>
              <w:pStyle w:val="58"/>
              <w:rPr>
                <w:b/>
              </w:rPr>
            </w:pPr>
            <w:r>
              <w:rPr>
                <w:rFonts w:hint="eastAsia"/>
              </w:rPr>
              <w:t>符合REST（Representational</w:t>
            </w:r>
            <w:ins w:id="1388" w:author="Theron Tang" w:date="2026-09-28T22:39:00Z">
              <w:r>
                <w:rPr>
                  <w:rFonts w:hint="eastAsia"/>
                </w:rPr>
                <w:t xml:space="preserve"> </w:t>
              </w:r>
            </w:ins>
            <w:r>
              <w:rPr>
                <w:rFonts w:hint="eastAsia"/>
              </w:rPr>
              <w:t>State</w:t>
            </w:r>
            <w:ins w:id="1389" w:author="Theron Tang" w:date="2026-09-28T22:39:00Z">
              <w:r>
                <w:rPr>
                  <w:rFonts w:hint="eastAsia"/>
                </w:rPr>
                <w:t xml:space="preserve"> </w:t>
              </w:r>
            </w:ins>
            <w:r>
              <w:rPr>
                <w:rFonts w:hint="eastAsia"/>
              </w:rPr>
              <w:t>Transfer，表述性状态转移）架构风格的应用程序编程接口（API）。本软件通过RESTful</w:t>
            </w:r>
            <w:ins w:id="1390" w:author="Theron Tang" w:date="2026-09-28T22:39:00Z">
              <w:r>
                <w:rPr>
                  <w:rFonts w:hint="eastAsia"/>
                </w:rPr>
                <w:t xml:space="preserve"> </w:t>
              </w:r>
            </w:ins>
            <w:r>
              <w:rPr>
                <w:rFonts w:hint="eastAsia"/>
              </w:rPr>
              <w:t>API实现与地震科学数据接收质控管理软件、平台其他标段的标准化数据交互，如遥感数据产品推送、多源信息获取等。</w:t>
            </w:r>
          </w:p>
        </w:tc>
      </w:tr>
      <w:tr w14:paraId="7C47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321CBF2D">
            <w:pPr>
              <w:pStyle w:val="58"/>
            </w:pPr>
            <w:r>
              <w:rPr>
                <w:rFonts w:hint="eastAsia"/>
              </w:rPr>
              <w:t>14</w:t>
            </w:r>
          </w:p>
        </w:tc>
        <w:tc>
          <w:tcPr>
            <w:tcW w:w="1505" w:type="pct"/>
            <w:vAlign w:val="center"/>
          </w:tcPr>
          <w:p w14:paraId="13DEEA55">
            <w:pPr>
              <w:pStyle w:val="58"/>
              <w:rPr>
                <w:b/>
              </w:rPr>
            </w:pPr>
            <w:r>
              <w:rPr>
                <w:rFonts w:hint="eastAsia"/>
              </w:rPr>
              <w:t>NetCDF</w:t>
            </w:r>
          </w:p>
        </w:tc>
        <w:tc>
          <w:tcPr>
            <w:tcW w:w="3076" w:type="pct"/>
            <w:vAlign w:val="center"/>
          </w:tcPr>
          <w:p w14:paraId="69D06F35">
            <w:pPr>
              <w:pStyle w:val="58"/>
              <w:rPr>
                <w:b/>
              </w:rPr>
            </w:pPr>
            <w:r>
              <w:rPr>
                <w:rFonts w:hint="eastAsia"/>
              </w:rPr>
              <w:t>即网络通用数据格式（Network</w:t>
            </w:r>
            <w:ins w:id="1391" w:author="Theron Tang" w:date="2026-09-28T22:39:00Z">
              <w:r>
                <w:rPr>
                  <w:rFonts w:hint="eastAsia"/>
                </w:rPr>
                <w:t xml:space="preserve"> </w:t>
              </w:r>
            </w:ins>
            <w:r>
              <w:rPr>
                <w:rFonts w:hint="eastAsia"/>
              </w:rPr>
              <w:t>Common</w:t>
            </w:r>
            <w:ins w:id="1392" w:author="Theron Tang" w:date="2026-09-28T22:39:00Z">
              <w:r>
                <w:rPr>
                  <w:rFonts w:hint="eastAsia"/>
                </w:rPr>
                <w:t xml:space="preserve"> </w:t>
              </w:r>
            </w:ins>
            <w:r>
              <w:rPr>
                <w:rFonts w:hint="eastAsia"/>
              </w:rPr>
              <w:t>DataForm），是一种用于存储多维科学数据（如气象、海洋、遥感数据）的文件格式，支持对数据的高效读写与检索。本软件中热红外遥感（如FY-4A卫星数据）等数据采用该格式存储与处理。</w:t>
            </w:r>
          </w:p>
        </w:tc>
      </w:tr>
      <w:tr w14:paraId="49AA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504325EA">
            <w:pPr>
              <w:pStyle w:val="58"/>
            </w:pPr>
            <w:r>
              <w:rPr>
                <w:rFonts w:hint="eastAsia"/>
              </w:rPr>
              <w:t>15</w:t>
            </w:r>
          </w:p>
        </w:tc>
        <w:tc>
          <w:tcPr>
            <w:tcW w:w="1505" w:type="pct"/>
            <w:vAlign w:val="center"/>
          </w:tcPr>
          <w:p w14:paraId="3B1266F0">
            <w:pPr>
              <w:pStyle w:val="58"/>
              <w:rPr>
                <w:b/>
              </w:rPr>
            </w:pPr>
            <w:r>
              <w:rPr>
                <w:rFonts w:hint="eastAsia"/>
              </w:rPr>
              <w:t>GeoTIFF</w:t>
            </w:r>
          </w:p>
        </w:tc>
        <w:tc>
          <w:tcPr>
            <w:tcW w:w="3076" w:type="pct"/>
            <w:vAlign w:val="center"/>
          </w:tcPr>
          <w:p w14:paraId="4C03D25D">
            <w:pPr>
              <w:pStyle w:val="58"/>
              <w:rPr>
                <w:b/>
              </w:rPr>
            </w:pPr>
            <w:r>
              <w:rPr>
                <w:rFonts w:hint="eastAsia"/>
              </w:rPr>
              <w:t>一种在TIFF（Tagged</w:t>
            </w:r>
            <w:ins w:id="1393" w:author="Theron Tang" w:date="2026-09-28T22:40:00Z">
              <w:r>
                <w:rPr>
                  <w:rFonts w:hint="eastAsia"/>
                </w:rPr>
                <w:t xml:space="preserve"> </w:t>
              </w:r>
            </w:ins>
            <w:r>
              <w:rPr>
                <w:rFonts w:hint="eastAsia"/>
              </w:rPr>
              <w:t>Image</w:t>
            </w:r>
            <w:ins w:id="1394" w:author="Theron Tang" w:date="2026-09-28T22:40:00Z">
              <w:r>
                <w:rPr>
                  <w:rFonts w:hint="eastAsia"/>
                </w:rPr>
                <w:t xml:space="preserve"> </w:t>
              </w:r>
            </w:ins>
            <w:r>
              <w:rPr>
                <w:rFonts w:hint="eastAsia"/>
              </w:rPr>
              <w:t>File</w:t>
            </w:r>
            <w:ins w:id="1395" w:author="Theron Tang" w:date="2026-09-28T22:40:00Z">
              <w:r>
                <w:rPr>
                  <w:rFonts w:hint="eastAsia"/>
                </w:rPr>
                <w:t xml:space="preserve"> </w:t>
              </w:r>
            </w:ins>
            <w:r>
              <w:rPr>
                <w:rFonts w:hint="eastAsia"/>
              </w:rPr>
              <w:t>Format）图像格式基础上扩展的地理空间数据格式，可嵌入地理坐标、投影信息、坐标参考系等空间元数据。本软件中SAR、光学遥感数据的L1级及以上标准化产品主要采用该格式存储，确保数据的地理定位准确性。</w:t>
            </w:r>
          </w:p>
        </w:tc>
      </w:tr>
      <w:tr w14:paraId="26FA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pct"/>
            <w:vAlign w:val="center"/>
          </w:tcPr>
          <w:p w14:paraId="1D43ECDA">
            <w:pPr>
              <w:pStyle w:val="58"/>
            </w:pPr>
            <w:r>
              <w:rPr>
                <w:rFonts w:hint="eastAsia"/>
              </w:rPr>
              <w:t>16</w:t>
            </w:r>
          </w:p>
        </w:tc>
        <w:tc>
          <w:tcPr>
            <w:tcW w:w="1505" w:type="pct"/>
            <w:vAlign w:val="center"/>
          </w:tcPr>
          <w:p w14:paraId="51E21C78">
            <w:pPr>
              <w:pStyle w:val="58"/>
              <w:rPr>
                <w:b/>
              </w:rPr>
            </w:pPr>
            <w:r>
              <w:rPr>
                <w:rFonts w:hint="eastAsia"/>
              </w:rPr>
              <w:t>Shapefile</w:t>
            </w:r>
          </w:p>
        </w:tc>
        <w:tc>
          <w:tcPr>
            <w:tcW w:w="3076" w:type="pct"/>
            <w:vAlign w:val="center"/>
          </w:tcPr>
          <w:p w14:paraId="6A6B070D">
            <w:pPr>
              <w:pStyle w:val="58"/>
              <w:rPr>
                <w:b/>
              </w:rPr>
            </w:pPr>
            <w:r>
              <w:rPr>
                <w:rFonts w:hint="eastAsia"/>
              </w:rPr>
              <w:t>由ESRI公司开发的一种矢量数据格式，用于存储地理要素（如点、线、面）的几何形状与属性信息，由.shp（几何数据）、.shx（索引数据）、.dbf（属性数据）等多个文件组成。本软件中地表准三维形变场、地质灾害隐患区图斑等矢量成果采用该格式输出。</w:t>
            </w:r>
          </w:p>
        </w:tc>
      </w:tr>
    </w:tbl>
    <w:p w14:paraId="6F59A5D3">
      <w:pPr>
        <w:ind w:firstLine="480"/>
      </w:pPr>
    </w:p>
    <w:p w14:paraId="5D3B79F9">
      <w:pPr>
        <w:ind w:firstLine="480"/>
        <w:sectPr>
          <w:footerReference r:id="rId21" w:type="first"/>
          <w:footerReference r:id="rId20" w:type="default"/>
          <w:pgSz w:w="11906" w:h="16838"/>
          <w:pgMar w:top="2041" w:right="1588" w:bottom="1871" w:left="1588" w:header="851" w:footer="992" w:gutter="0"/>
          <w:cols w:space="425" w:num="1"/>
          <w:titlePg/>
          <w:docGrid w:type="lines" w:linePitch="326" w:charSpace="0"/>
        </w:sectPr>
      </w:pPr>
    </w:p>
    <w:p w14:paraId="4DC33C11">
      <w:pPr>
        <w:pStyle w:val="3"/>
      </w:pPr>
      <w:bookmarkStart w:id="551" w:name="_Toc220368567"/>
      <w:bookmarkStart w:id="552" w:name="_Toc240550183"/>
      <w:bookmarkStart w:id="553" w:name="_Toc28200"/>
      <w:bookmarkStart w:id="554" w:name="_Toc31598"/>
      <w:r>
        <w:rPr>
          <w:rFonts w:hint="eastAsia"/>
        </w:rPr>
        <w:t>需求规格与概要设计追踪表</w:t>
      </w:r>
      <w:bookmarkEnd w:id="551"/>
      <w:bookmarkEnd w:id="552"/>
      <w:bookmarkEnd w:id="553"/>
    </w:p>
    <w:p w14:paraId="55E4469E">
      <w:pPr>
        <w:pStyle w:val="4"/>
      </w:pPr>
      <w:bookmarkStart w:id="555" w:name="_Toc30516"/>
      <w:bookmarkStart w:id="556" w:name="_Toc220368568"/>
      <w:bookmarkStart w:id="557" w:name="_Toc240550184"/>
      <w:r>
        <w:rPr>
          <w:rFonts w:hint="eastAsia"/>
        </w:rPr>
        <w:t>逆向追踪</w:t>
      </w:r>
      <w:bookmarkEnd w:id="555"/>
      <w:bookmarkEnd w:id="556"/>
      <w:bookmarkEnd w:id="557"/>
    </w:p>
    <w:p w14:paraId="31761190">
      <w:pPr>
        <w:pStyle w:val="106"/>
        <w:rPr>
          <w:rFonts w:hint="eastAsia"/>
        </w:rPr>
      </w:pPr>
      <w:bookmarkStart w:id="558" w:name="_Toc240549995"/>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9</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逆向追踪表</w:t>
      </w:r>
      <w:bookmarkEnd w:id="558"/>
    </w:p>
    <w:tbl>
      <w:tblPr>
        <w:tblStyle w:val="39"/>
        <w:tblW w:w="492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299"/>
        <w:gridCol w:w="1430"/>
        <w:gridCol w:w="3205"/>
        <w:gridCol w:w="3256"/>
        <w:gridCol w:w="1503"/>
        <w:gridCol w:w="909"/>
        <w:gridCol w:w="1135"/>
        <w:gridCol w:w="13"/>
      </w:tblGrid>
      <w:tr w14:paraId="3EEB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trPr>
        <w:tc>
          <w:tcPr>
            <w:tcW w:w="258" w:type="pct"/>
            <w:vMerge w:val="restart"/>
            <w:shd w:val="clear" w:color="auto" w:fill="D7D7D7" w:themeFill="background1" w:themeFillShade="D8"/>
            <w:noWrap/>
            <w:vAlign w:val="center"/>
          </w:tcPr>
          <w:p w14:paraId="198C85F3">
            <w:pPr>
              <w:pStyle w:val="57"/>
            </w:pPr>
            <w:r>
              <w:rPr>
                <w:rFonts w:hint="eastAsia"/>
              </w:rPr>
              <w:t>序号</w:t>
            </w:r>
          </w:p>
        </w:tc>
        <w:tc>
          <w:tcPr>
            <w:tcW w:w="2207" w:type="pct"/>
            <w:gridSpan w:val="3"/>
            <w:shd w:val="clear" w:color="auto" w:fill="D7D7D7" w:themeFill="background1" w:themeFillShade="D8"/>
            <w:vAlign w:val="center"/>
          </w:tcPr>
          <w:p w14:paraId="3EFB7D70">
            <w:pPr>
              <w:pStyle w:val="57"/>
            </w:pPr>
            <w:r>
              <w:rPr>
                <w:rFonts w:hint="eastAsia"/>
              </w:rPr>
              <w:t>概要设计说明书</w:t>
            </w:r>
          </w:p>
        </w:tc>
        <w:tc>
          <w:tcPr>
            <w:tcW w:w="2535" w:type="pct"/>
            <w:gridSpan w:val="5"/>
            <w:shd w:val="clear" w:color="auto" w:fill="D7D7D7" w:themeFill="background1" w:themeFillShade="D8"/>
            <w:vAlign w:val="center"/>
          </w:tcPr>
          <w:p w14:paraId="51081A70">
            <w:pPr>
              <w:pStyle w:val="57"/>
            </w:pPr>
            <w:r>
              <w:rPr>
                <w:rFonts w:hint="eastAsia"/>
              </w:rPr>
              <w:t>需求规格说明</w:t>
            </w:r>
          </w:p>
        </w:tc>
      </w:tr>
      <w:tr w14:paraId="0DF3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312" w:hRule="atLeast"/>
          <w:tblHeader/>
        </w:trPr>
        <w:tc>
          <w:tcPr>
            <w:tcW w:w="258" w:type="pct"/>
            <w:vMerge w:val="continue"/>
            <w:shd w:val="clear" w:color="auto" w:fill="D7D7D7" w:themeFill="background1" w:themeFillShade="D8"/>
            <w:vAlign w:val="center"/>
          </w:tcPr>
          <w:p w14:paraId="5B1D951C">
            <w:pPr>
              <w:pStyle w:val="57"/>
            </w:pPr>
          </w:p>
        </w:tc>
        <w:tc>
          <w:tcPr>
            <w:tcW w:w="483" w:type="pct"/>
            <w:shd w:val="clear" w:color="auto" w:fill="D7D7D7" w:themeFill="background1" w:themeFillShade="D8"/>
            <w:vAlign w:val="center"/>
          </w:tcPr>
          <w:p w14:paraId="18EE4597">
            <w:pPr>
              <w:pStyle w:val="57"/>
            </w:pPr>
            <w:r>
              <w:rPr>
                <w:rFonts w:hint="eastAsia"/>
              </w:rPr>
              <w:t>概要设计软件配置项</w:t>
            </w:r>
          </w:p>
        </w:tc>
        <w:tc>
          <w:tcPr>
            <w:tcW w:w="532" w:type="pct"/>
            <w:shd w:val="clear" w:color="auto" w:fill="D7D7D7" w:themeFill="background1" w:themeFillShade="D8"/>
            <w:vAlign w:val="center"/>
          </w:tcPr>
          <w:p w14:paraId="07F07359">
            <w:pPr>
              <w:pStyle w:val="57"/>
            </w:pPr>
            <w:r>
              <w:rPr>
                <w:rFonts w:hint="eastAsia"/>
              </w:rPr>
              <w:t>概要设计部件</w:t>
            </w:r>
          </w:p>
        </w:tc>
        <w:tc>
          <w:tcPr>
            <w:tcW w:w="1192" w:type="pct"/>
            <w:shd w:val="clear" w:color="auto" w:fill="D7D7D7" w:themeFill="background1" w:themeFillShade="D8"/>
            <w:vAlign w:val="center"/>
          </w:tcPr>
          <w:p w14:paraId="2E85C75E">
            <w:pPr>
              <w:pStyle w:val="57"/>
            </w:pPr>
            <w:r>
              <w:rPr>
                <w:rFonts w:hint="eastAsia"/>
              </w:rPr>
              <w:t>概要设计模块</w:t>
            </w:r>
          </w:p>
        </w:tc>
        <w:tc>
          <w:tcPr>
            <w:tcW w:w="1211" w:type="pct"/>
            <w:shd w:val="clear" w:color="auto" w:fill="D7D7D7" w:themeFill="background1" w:themeFillShade="D8"/>
            <w:vAlign w:val="center"/>
          </w:tcPr>
          <w:p w14:paraId="5D3E372A">
            <w:pPr>
              <w:pStyle w:val="57"/>
            </w:pPr>
            <w:r>
              <w:rPr>
                <w:rFonts w:hint="eastAsia"/>
              </w:rPr>
              <w:t>模块</w:t>
            </w:r>
          </w:p>
        </w:tc>
        <w:tc>
          <w:tcPr>
            <w:tcW w:w="559" w:type="pct"/>
            <w:shd w:val="clear" w:color="auto" w:fill="D7D7D7" w:themeFill="background1" w:themeFillShade="D8"/>
            <w:vAlign w:val="center"/>
          </w:tcPr>
          <w:p w14:paraId="36D7342E">
            <w:pPr>
              <w:pStyle w:val="57"/>
            </w:pPr>
            <w:r>
              <w:rPr>
                <w:rFonts w:hint="eastAsia"/>
              </w:rPr>
              <w:t>子系统</w:t>
            </w:r>
          </w:p>
        </w:tc>
        <w:tc>
          <w:tcPr>
            <w:tcW w:w="338" w:type="pct"/>
            <w:shd w:val="clear" w:color="auto" w:fill="D7D7D7" w:themeFill="background1" w:themeFillShade="D8"/>
            <w:vAlign w:val="center"/>
          </w:tcPr>
          <w:p w14:paraId="78F98E17">
            <w:pPr>
              <w:pStyle w:val="57"/>
            </w:pPr>
            <w:r>
              <w:rPr>
                <w:rFonts w:hint="eastAsia"/>
              </w:rPr>
              <w:t>软件</w:t>
            </w:r>
          </w:p>
        </w:tc>
        <w:tc>
          <w:tcPr>
            <w:tcW w:w="422" w:type="pct"/>
            <w:shd w:val="clear" w:color="auto" w:fill="D7D7D7" w:themeFill="background1" w:themeFillShade="D8"/>
            <w:vAlign w:val="center"/>
          </w:tcPr>
          <w:p w14:paraId="18CD1034">
            <w:pPr>
              <w:pStyle w:val="57"/>
            </w:pPr>
            <w:r>
              <w:rPr>
                <w:rFonts w:hint="eastAsia"/>
              </w:rPr>
              <w:t>平台</w:t>
            </w:r>
          </w:p>
        </w:tc>
      </w:tr>
      <w:tr w14:paraId="2E35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4BE3E8DE">
            <w:pPr>
              <w:ind w:firstLine="0" w:firstLineChars="0"/>
              <w:jc w:val="center"/>
              <w:rPr>
                <w:rFonts w:hint="eastAsia" w:ascii="宋体" w:hAnsi="宋体"/>
                <w:szCs w:val="21"/>
              </w:rPr>
            </w:pPr>
            <w:r>
              <w:rPr>
                <w:rFonts w:hint="eastAsia" w:ascii="宋体" w:hAnsi="宋体"/>
                <w:szCs w:val="21"/>
              </w:rPr>
              <w:t>1</w:t>
            </w:r>
          </w:p>
        </w:tc>
        <w:tc>
          <w:tcPr>
            <w:tcW w:w="483" w:type="pct"/>
            <w:vMerge w:val="restart"/>
            <w:vAlign w:val="center"/>
          </w:tcPr>
          <w:p w14:paraId="01697CF8">
            <w:pPr>
              <w:ind w:firstLine="0" w:firstLineChars="0"/>
              <w:rPr>
                <w:rFonts w:hint="eastAsia" w:ascii="宋体" w:hAnsi="宋体"/>
                <w:szCs w:val="21"/>
              </w:rPr>
            </w:pPr>
            <w:r>
              <w:rPr>
                <w:rFonts w:hint="eastAsia" w:ascii="宋体" w:hAnsi="宋体"/>
                <w:szCs w:val="21"/>
              </w:rPr>
              <w:t>卫星遥感软件</w:t>
            </w:r>
          </w:p>
        </w:tc>
        <w:tc>
          <w:tcPr>
            <w:tcW w:w="532" w:type="pct"/>
            <w:vMerge w:val="restart"/>
            <w:vAlign w:val="center"/>
          </w:tcPr>
          <w:p w14:paraId="46EBF449">
            <w:pPr>
              <w:ind w:leftChars="-2" w:hanging="4" w:hangingChars="2"/>
              <w:rPr>
                <w:rFonts w:hint="eastAsia" w:ascii="宋体" w:hAnsi="宋体"/>
                <w:szCs w:val="21"/>
              </w:rPr>
            </w:pPr>
            <w:r>
              <w:rPr>
                <w:rFonts w:hint="eastAsia" w:ascii="宋体" w:hAnsi="宋体"/>
                <w:szCs w:val="21"/>
              </w:rPr>
              <w:t>5.4地面站数据预处理与分析部件</w:t>
            </w:r>
          </w:p>
        </w:tc>
        <w:tc>
          <w:tcPr>
            <w:tcW w:w="1192" w:type="pct"/>
            <w:vAlign w:val="center"/>
          </w:tcPr>
          <w:p w14:paraId="65076537">
            <w:pPr>
              <w:ind w:firstLine="112" w:firstLineChars="47"/>
              <w:rPr>
                <w:rFonts w:hint="eastAsia" w:ascii="宋体" w:hAnsi="宋体"/>
                <w:szCs w:val="21"/>
              </w:rPr>
            </w:pPr>
            <w:r>
              <w:rPr>
                <w:rFonts w:hint="eastAsia" w:ascii="宋体" w:hAnsi="宋体"/>
                <w:szCs w:val="21"/>
              </w:rPr>
              <w:t>5.4.4数据检索</w:t>
            </w:r>
          </w:p>
        </w:tc>
        <w:tc>
          <w:tcPr>
            <w:tcW w:w="1211" w:type="pct"/>
            <w:vAlign w:val="center"/>
          </w:tcPr>
          <w:p w14:paraId="67C2EC55">
            <w:pPr>
              <w:ind w:firstLine="112" w:firstLineChars="47"/>
              <w:rPr>
                <w:rFonts w:hint="eastAsia" w:ascii="宋体" w:hAnsi="宋体"/>
                <w:szCs w:val="21"/>
              </w:rPr>
            </w:pPr>
            <w:r>
              <w:rPr>
                <w:rFonts w:hint="eastAsia" w:ascii="宋体" w:hAnsi="宋体"/>
                <w:szCs w:val="21"/>
              </w:rPr>
              <w:t>数据检索</w:t>
            </w:r>
          </w:p>
        </w:tc>
        <w:tc>
          <w:tcPr>
            <w:tcW w:w="559" w:type="pct"/>
            <w:vMerge w:val="restart"/>
            <w:vAlign w:val="center"/>
          </w:tcPr>
          <w:p w14:paraId="3BF174A9">
            <w:pPr>
              <w:ind w:leftChars="-2" w:hanging="4" w:hangingChars="2"/>
              <w:rPr>
                <w:rFonts w:hint="eastAsia" w:ascii="宋体" w:hAnsi="宋体"/>
                <w:szCs w:val="21"/>
              </w:rPr>
            </w:pPr>
            <w:r>
              <w:rPr>
                <w:rFonts w:hint="eastAsia" w:ascii="宋体" w:hAnsi="宋体"/>
                <w:szCs w:val="21"/>
              </w:rPr>
              <w:t>地面站数据预处理与分析子系统</w:t>
            </w:r>
          </w:p>
        </w:tc>
        <w:tc>
          <w:tcPr>
            <w:tcW w:w="338" w:type="pct"/>
            <w:vMerge w:val="restart"/>
            <w:vAlign w:val="center"/>
          </w:tcPr>
          <w:p w14:paraId="391553EF">
            <w:pPr>
              <w:ind w:firstLine="0" w:firstLineChars="0"/>
              <w:rPr>
                <w:rFonts w:hint="eastAsia" w:ascii="宋体" w:hAnsi="宋体"/>
                <w:szCs w:val="21"/>
              </w:rPr>
            </w:pPr>
            <w:r>
              <w:rPr>
                <w:rFonts w:hint="eastAsia" w:ascii="宋体" w:hAnsi="宋体"/>
                <w:szCs w:val="21"/>
              </w:rPr>
              <w:t>卫星遥感系统</w:t>
            </w:r>
          </w:p>
        </w:tc>
        <w:tc>
          <w:tcPr>
            <w:tcW w:w="422" w:type="pct"/>
            <w:vMerge w:val="restart"/>
            <w:vAlign w:val="center"/>
          </w:tcPr>
          <w:p w14:paraId="0241B7D1">
            <w:pPr>
              <w:ind w:firstLine="0" w:firstLineChars="0"/>
              <w:rPr>
                <w:rFonts w:hint="eastAsia" w:ascii="宋体" w:hAnsi="宋体"/>
                <w:szCs w:val="21"/>
              </w:rPr>
            </w:pPr>
            <w:r>
              <w:rPr>
                <w:rFonts w:hint="eastAsia" w:ascii="宋体" w:hAnsi="宋体"/>
                <w:szCs w:val="21"/>
              </w:rPr>
              <w:t>地震预测与防震减灾应用分析平台</w:t>
            </w:r>
          </w:p>
        </w:tc>
      </w:tr>
      <w:tr w14:paraId="6AB4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563DF913">
            <w:pPr>
              <w:ind w:firstLine="0" w:firstLineChars="0"/>
              <w:jc w:val="center"/>
              <w:rPr>
                <w:rFonts w:hint="eastAsia" w:ascii="宋体" w:hAnsi="宋体"/>
                <w:szCs w:val="21"/>
              </w:rPr>
            </w:pPr>
            <w:r>
              <w:rPr>
                <w:rFonts w:hint="eastAsia" w:ascii="宋体" w:hAnsi="宋体"/>
                <w:szCs w:val="21"/>
              </w:rPr>
              <w:t>2</w:t>
            </w:r>
          </w:p>
        </w:tc>
        <w:tc>
          <w:tcPr>
            <w:tcW w:w="483" w:type="pct"/>
            <w:vMerge w:val="continue"/>
            <w:vAlign w:val="center"/>
          </w:tcPr>
          <w:p w14:paraId="228924F9">
            <w:pPr>
              <w:ind w:firstLine="480"/>
              <w:rPr>
                <w:rFonts w:hint="eastAsia" w:ascii="宋体" w:hAnsi="宋体"/>
                <w:szCs w:val="21"/>
              </w:rPr>
            </w:pPr>
          </w:p>
        </w:tc>
        <w:tc>
          <w:tcPr>
            <w:tcW w:w="532" w:type="pct"/>
            <w:vMerge w:val="continue"/>
            <w:vAlign w:val="center"/>
          </w:tcPr>
          <w:p w14:paraId="025C1A7C">
            <w:pPr>
              <w:ind w:leftChars="-2" w:hanging="4" w:hangingChars="2"/>
              <w:rPr>
                <w:rFonts w:hint="eastAsia" w:ascii="宋体" w:hAnsi="宋体"/>
                <w:szCs w:val="21"/>
              </w:rPr>
            </w:pPr>
          </w:p>
        </w:tc>
        <w:tc>
          <w:tcPr>
            <w:tcW w:w="1192" w:type="pct"/>
            <w:vAlign w:val="center"/>
          </w:tcPr>
          <w:p w14:paraId="2270B91A">
            <w:pPr>
              <w:ind w:firstLine="112" w:firstLineChars="47"/>
              <w:rPr>
                <w:rFonts w:hint="eastAsia" w:ascii="宋体" w:hAnsi="宋体"/>
                <w:szCs w:val="21"/>
              </w:rPr>
            </w:pPr>
            <w:r>
              <w:rPr>
                <w:rFonts w:hint="eastAsia" w:ascii="宋体" w:hAnsi="宋体"/>
                <w:szCs w:val="21"/>
              </w:rPr>
              <w:t>5.4.5数据生产</w:t>
            </w:r>
          </w:p>
        </w:tc>
        <w:tc>
          <w:tcPr>
            <w:tcW w:w="1211" w:type="pct"/>
            <w:vAlign w:val="center"/>
          </w:tcPr>
          <w:p w14:paraId="5979DACF">
            <w:pPr>
              <w:ind w:firstLine="112" w:firstLineChars="47"/>
              <w:rPr>
                <w:rFonts w:hint="eastAsia" w:ascii="宋体" w:hAnsi="宋体"/>
                <w:szCs w:val="21"/>
              </w:rPr>
            </w:pPr>
            <w:r>
              <w:rPr>
                <w:rFonts w:hint="eastAsia" w:ascii="宋体" w:hAnsi="宋体"/>
                <w:szCs w:val="21"/>
              </w:rPr>
              <w:t>数据生产</w:t>
            </w:r>
          </w:p>
        </w:tc>
        <w:tc>
          <w:tcPr>
            <w:tcW w:w="559" w:type="pct"/>
            <w:vMerge w:val="continue"/>
            <w:vAlign w:val="center"/>
          </w:tcPr>
          <w:p w14:paraId="32CC292B">
            <w:pPr>
              <w:ind w:leftChars="-2" w:hanging="4" w:hangingChars="2"/>
              <w:rPr>
                <w:rFonts w:hint="eastAsia" w:ascii="宋体" w:hAnsi="宋体"/>
                <w:szCs w:val="21"/>
              </w:rPr>
            </w:pPr>
          </w:p>
        </w:tc>
        <w:tc>
          <w:tcPr>
            <w:tcW w:w="338" w:type="pct"/>
            <w:vMerge w:val="continue"/>
            <w:vAlign w:val="center"/>
          </w:tcPr>
          <w:p w14:paraId="5D5414A9">
            <w:pPr>
              <w:ind w:firstLine="112" w:firstLineChars="47"/>
              <w:rPr>
                <w:rFonts w:hint="eastAsia" w:ascii="宋体" w:hAnsi="宋体"/>
                <w:szCs w:val="21"/>
              </w:rPr>
            </w:pPr>
          </w:p>
        </w:tc>
        <w:tc>
          <w:tcPr>
            <w:tcW w:w="422" w:type="pct"/>
            <w:vMerge w:val="continue"/>
            <w:vAlign w:val="center"/>
          </w:tcPr>
          <w:p w14:paraId="7DA98084">
            <w:pPr>
              <w:ind w:firstLine="480"/>
              <w:rPr>
                <w:rFonts w:hint="eastAsia" w:ascii="宋体" w:hAnsi="宋体"/>
                <w:szCs w:val="21"/>
              </w:rPr>
            </w:pPr>
          </w:p>
        </w:tc>
      </w:tr>
      <w:tr w14:paraId="19ED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205822D5">
            <w:pPr>
              <w:ind w:firstLine="0" w:firstLineChars="0"/>
              <w:jc w:val="center"/>
              <w:rPr>
                <w:rFonts w:hint="eastAsia" w:ascii="宋体" w:hAnsi="宋体"/>
                <w:szCs w:val="21"/>
              </w:rPr>
            </w:pPr>
            <w:r>
              <w:rPr>
                <w:rFonts w:hint="eastAsia" w:ascii="宋体" w:hAnsi="宋体"/>
                <w:szCs w:val="21"/>
              </w:rPr>
              <w:t>3</w:t>
            </w:r>
          </w:p>
        </w:tc>
        <w:tc>
          <w:tcPr>
            <w:tcW w:w="483" w:type="pct"/>
            <w:vMerge w:val="continue"/>
            <w:vAlign w:val="center"/>
          </w:tcPr>
          <w:p w14:paraId="703CFAE0">
            <w:pPr>
              <w:ind w:firstLine="480"/>
              <w:rPr>
                <w:rFonts w:hint="eastAsia" w:ascii="宋体" w:hAnsi="宋体"/>
                <w:szCs w:val="21"/>
              </w:rPr>
            </w:pPr>
          </w:p>
        </w:tc>
        <w:tc>
          <w:tcPr>
            <w:tcW w:w="532" w:type="pct"/>
            <w:vMerge w:val="continue"/>
            <w:vAlign w:val="center"/>
          </w:tcPr>
          <w:p w14:paraId="6E7157BC">
            <w:pPr>
              <w:ind w:leftChars="-2" w:hanging="4" w:hangingChars="2"/>
              <w:rPr>
                <w:rFonts w:hint="eastAsia" w:ascii="宋体" w:hAnsi="宋体"/>
                <w:szCs w:val="21"/>
              </w:rPr>
            </w:pPr>
          </w:p>
        </w:tc>
        <w:tc>
          <w:tcPr>
            <w:tcW w:w="1192" w:type="pct"/>
            <w:vAlign w:val="center"/>
          </w:tcPr>
          <w:p w14:paraId="0D3FCAF3">
            <w:pPr>
              <w:ind w:firstLine="112" w:firstLineChars="47"/>
              <w:rPr>
                <w:rFonts w:hint="eastAsia" w:ascii="宋体" w:hAnsi="宋体"/>
                <w:szCs w:val="21"/>
              </w:rPr>
            </w:pPr>
            <w:r>
              <w:rPr>
                <w:rFonts w:hint="eastAsia" w:ascii="宋体" w:hAnsi="宋体"/>
                <w:szCs w:val="21"/>
              </w:rPr>
              <w:t>5.4.6生产工具管理</w:t>
            </w:r>
          </w:p>
        </w:tc>
        <w:tc>
          <w:tcPr>
            <w:tcW w:w="1211" w:type="pct"/>
            <w:vAlign w:val="center"/>
          </w:tcPr>
          <w:p w14:paraId="6359854C">
            <w:pPr>
              <w:ind w:firstLine="112" w:firstLineChars="47"/>
              <w:rPr>
                <w:rFonts w:hint="eastAsia" w:ascii="宋体" w:hAnsi="宋体"/>
                <w:szCs w:val="21"/>
              </w:rPr>
            </w:pPr>
            <w:r>
              <w:rPr>
                <w:rFonts w:hint="eastAsia" w:ascii="宋体" w:hAnsi="宋体"/>
                <w:szCs w:val="21"/>
              </w:rPr>
              <w:t>生产工具管理</w:t>
            </w:r>
          </w:p>
        </w:tc>
        <w:tc>
          <w:tcPr>
            <w:tcW w:w="559" w:type="pct"/>
            <w:vMerge w:val="continue"/>
            <w:vAlign w:val="center"/>
          </w:tcPr>
          <w:p w14:paraId="7C5B9736">
            <w:pPr>
              <w:ind w:leftChars="-2" w:hanging="4" w:hangingChars="2"/>
              <w:rPr>
                <w:rFonts w:hint="eastAsia" w:ascii="宋体" w:hAnsi="宋体"/>
                <w:szCs w:val="21"/>
              </w:rPr>
            </w:pPr>
          </w:p>
        </w:tc>
        <w:tc>
          <w:tcPr>
            <w:tcW w:w="338" w:type="pct"/>
            <w:vMerge w:val="continue"/>
            <w:vAlign w:val="center"/>
          </w:tcPr>
          <w:p w14:paraId="60C4F451">
            <w:pPr>
              <w:ind w:firstLine="112" w:firstLineChars="47"/>
              <w:rPr>
                <w:rFonts w:hint="eastAsia" w:ascii="宋体" w:hAnsi="宋体"/>
                <w:szCs w:val="21"/>
              </w:rPr>
            </w:pPr>
          </w:p>
        </w:tc>
        <w:tc>
          <w:tcPr>
            <w:tcW w:w="422" w:type="pct"/>
            <w:vMerge w:val="continue"/>
            <w:vAlign w:val="center"/>
          </w:tcPr>
          <w:p w14:paraId="7EDDB172">
            <w:pPr>
              <w:ind w:firstLine="480"/>
              <w:rPr>
                <w:rFonts w:hint="eastAsia" w:ascii="宋体" w:hAnsi="宋体"/>
                <w:szCs w:val="21"/>
              </w:rPr>
            </w:pPr>
          </w:p>
        </w:tc>
      </w:tr>
      <w:tr w14:paraId="67C4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430CB7CC">
            <w:pPr>
              <w:ind w:firstLine="0" w:firstLineChars="0"/>
              <w:jc w:val="center"/>
              <w:rPr>
                <w:rFonts w:hint="eastAsia" w:ascii="宋体" w:hAnsi="宋体"/>
                <w:szCs w:val="21"/>
              </w:rPr>
            </w:pPr>
            <w:r>
              <w:rPr>
                <w:rFonts w:hint="eastAsia" w:ascii="宋体" w:hAnsi="宋体"/>
                <w:szCs w:val="21"/>
              </w:rPr>
              <w:t>4</w:t>
            </w:r>
          </w:p>
        </w:tc>
        <w:tc>
          <w:tcPr>
            <w:tcW w:w="483" w:type="pct"/>
            <w:vMerge w:val="continue"/>
            <w:vAlign w:val="center"/>
          </w:tcPr>
          <w:p w14:paraId="59F3ED77">
            <w:pPr>
              <w:ind w:firstLine="480"/>
              <w:rPr>
                <w:rFonts w:hint="eastAsia" w:ascii="宋体" w:hAnsi="宋体"/>
                <w:szCs w:val="21"/>
              </w:rPr>
            </w:pPr>
          </w:p>
        </w:tc>
        <w:tc>
          <w:tcPr>
            <w:tcW w:w="532" w:type="pct"/>
            <w:vMerge w:val="continue"/>
            <w:vAlign w:val="center"/>
          </w:tcPr>
          <w:p w14:paraId="7DE9DEB2">
            <w:pPr>
              <w:ind w:leftChars="-2" w:hanging="4" w:hangingChars="2"/>
              <w:rPr>
                <w:rFonts w:hint="eastAsia" w:ascii="宋体" w:hAnsi="宋体"/>
                <w:szCs w:val="21"/>
              </w:rPr>
            </w:pPr>
          </w:p>
        </w:tc>
        <w:tc>
          <w:tcPr>
            <w:tcW w:w="1192" w:type="pct"/>
            <w:vAlign w:val="center"/>
          </w:tcPr>
          <w:p w14:paraId="10114528">
            <w:pPr>
              <w:ind w:firstLine="112" w:firstLineChars="47"/>
              <w:rPr>
                <w:rFonts w:hint="eastAsia" w:ascii="宋体" w:hAnsi="宋体"/>
                <w:szCs w:val="21"/>
              </w:rPr>
            </w:pPr>
            <w:r>
              <w:rPr>
                <w:rFonts w:hint="eastAsia" w:ascii="宋体" w:hAnsi="宋体"/>
                <w:szCs w:val="21"/>
              </w:rPr>
              <w:t>5.4.7系统资源管理</w:t>
            </w:r>
          </w:p>
        </w:tc>
        <w:tc>
          <w:tcPr>
            <w:tcW w:w="1211" w:type="pct"/>
            <w:vAlign w:val="center"/>
          </w:tcPr>
          <w:p w14:paraId="0196D7FE">
            <w:pPr>
              <w:ind w:firstLine="112" w:firstLineChars="47"/>
              <w:rPr>
                <w:rFonts w:hint="eastAsia" w:ascii="宋体" w:hAnsi="宋体"/>
                <w:szCs w:val="21"/>
              </w:rPr>
            </w:pPr>
            <w:r>
              <w:rPr>
                <w:rFonts w:hint="eastAsia" w:ascii="宋体" w:hAnsi="宋体"/>
                <w:szCs w:val="21"/>
              </w:rPr>
              <w:t>系统资源管理</w:t>
            </w:r>
          </w:p>
        </w:tc>
        <w:tc>
          <w:tcPr>
            <w:tcW w:w="559" w:type="pct"/>
            <w:vMerge w:val="continue"/>
            <w:vAlign w:val="center"/>
          </w:tcPr>
          <w:p w14:paraId="12E8D131">
            <w:pPr>
              <w:ind w:leftChars="-2" w:hanging="4" w:hangingChars="2"/>
              <w:rPr>
                <w:rFonts w:hint="eastAsia" w:ascii="宋体" w:hAnsi="宋体"/>
                <w:szCs w:val="21"/>
              </w:rPr>
            </w:pPr>
          </w:p>
        </w:tc>
        <w:tc>
          <w:tcPr>
            <w:tcW w:w="338" w:type="pct"/>
            <w:vMerge w:val="continue"/>
            <w:vAlign w:val="center"/>
          </w:tcPr>
          <w:p w14:paraId="08ADF4D6">
            <w:pPr>
              <w:ind w:firstLine="112" w:firstLineChars="47"/>
              <w:rPr>
                <w:rFonts w:hint="eastAsia" w:ascii="宋体" w:hAnsi="宋体"/>
                <w:szCs w:val="21"/>
              </w:rPr>
            </w:pPr>
          </w:p>
        </w:tc>
        <w:tc>
          <w:tcPr>
            <w:tcW w:w="422" w:type="pct"/>
            <w:vMerge w:val="continue"/>
            <w:vAlign w:val="center"/>
          </w:tcPr>
          <w:p w14:paraId="14965EEB">
            <w:pPr>
              <w:ind w:firstLine="480"/>
              <w:rPr>
                <w:rFonts w:hint="eastAsia" w:ascii="宋体" w:hAnsi="宋体"/>
                <w:szCs w:val="21"/>
              </w:rPr>
            </w:pPr>
          </w:p>
        </w:tc>
      </w:tr>
      <w:tr w14:paraId="21DB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6991A1E0">
            <w:pPr>
              <w:ind w:firstLine="0" w:firstLineChars="0"/>
              <w:jc w:val="center"/>
              <w:rPr>
                <w:rFonts w:hint="eastAsia" w:ascii="宋体" w:hAnsi="宋体"/>
                <w:szCs w:val="21"/>
              </w:rPr>
            </w:pPr>
            <w:r>
              <w:rPr>
                <w:rFonts w:hint="eastAsia" w:ascii="宋体" w:hAnsi="宋体"/>
                <w:szCs w:val="21"/>
              </w:rPr>
              <w:t>5</w:t>
            </w:r>
          </w:p>
        </w:tc>
        <w:tc>
          <w:tcPr>
            <w:tcW w:w="483" w:type="pct"/>
            <w:vMerge w:val="continue"/>
            <w:vAlign w:val="center"/>
          </w:tcPr>
          <w:p w14:paraId="12FBF5C7">
            <w:pPr>
              <w:ind w:firstLine="480"/>
              <w:rPr>
                <w:rFonts w:hint="eastAsia" w:ascii="宋体" w:hAnsi="宋体"/>
                <w:szCs w:val="21"/>
              </w:rPr>
            </w:pPr>
          </w:p>
        </w:tc>
        <w:tc>
          <w:tcPr>
            <w:tcW w:w="532" w:type="pct"/>
            <w:vMerge w:val="restart"/>
            <w:vAlign w:val="center"/>
          </w:tcPr>
          <w:p w14:paraId="6710A03E">
            <w:pPr>
              <w:ind w:leftChars="-2" w:hanging="4" w:hangingChars="2"/>
              <w:rPr>
                <w:rFonts w:hint="eastAsia" w:ascii="宋体" w:hAnsi="宋体"/>
                <w:szCs w:val="21"/>
              </w:rPr>
            </w:pPr>
            <w:r>
              <w:rPr>
                <w:rFonts w:hint="eastAsia" w:ascii="宋体" w:hAnsi="宋体"/>
                <w:szCs w:val="21"/>
              </w:rPr>
              <w:t>5.5地震风险区域监测部件</w:t>
            </w:r>
          </w:p>
        </w:tc>
        <w:tc>
          <w:tcPr>
            <w:tcW w:w="1192" w:type="pct"/>
            <w:vAlign w:val="center"/>
          </w:tcPr>
          <w:p w14:paraId="03E05945">
            <w:pPr>
              <w:ind w:firstLine="112" w:firstLineChars="47"/>
              <w:rPr>
                <w:rFonts w:hint="eastAsia" w:ascii="宋体" w:hAnsi="宋体"/>
                <w:szCs w:val="21"/>
              </w:rPr>
            </w:pPr>
            <w:r>
              <w:rPr>
                <w:rFonts w:hint="eastAsia" w:ascii="宋体" w:hAnsi="宋体"/>
                <w:szCs w:val="21"/>
              </w:rPr>
              <w:t>5.5.4多源数据融合模块</w:t>
            </w:r>
          </w:p>
        </w:tc>
        <w:tc>
          <w:tcPr>
            <w:tcW w:w="1211" w:type="pct"/>
            <w:vAlign w:val="center"/>
          </w:tcPr>
          <w:p w14:paraId="50CD7160">
            <w:pPr>
              <w:ind w:firstLine="112" w:firstLineChars="47"/>
              <w:rPr>
                <w:rFonts w:hint="eastAsia" w:ascii="宋体" w:hAnsi="宋体"/>
                <w:szCs w:val="21"/>
              </w:rPr>
            </w:pPr>
            <w:r>
              <w:rPr>
                <w:rFonts w:hint="eastAsia" w:ascii="宋体" w:hAnsi="宋体"/>
                <w:szCs w:val="21"/>
              </w:rPr>
              <w:t>多源数据融合模块</w:t>
            </w:r>
          </w:p>
        </w:tc>
        <w:tc>
          <w:tcPr>
            <w:tcW w:w="559" w:type="pct"/>
            <w:vMerge w:val="restart"/>
            <w:vAlign w:val="center"/>
          </w:tcPr>
          <w:p w14:paraId="74834A63">
            <w:pPr>
              <w:ind w:leftChars="-2" w:hanging="4" w:hangingChars="2"/>
              <w:rPr>
                <w:rFonts w:hint="eastAsia" w:ascii="宋体" w:hAnsi="宋体"/>
                <w:szCs w:val="21"/>
              </w:rPr>
            </w:pPr>
            <w:r>
              <w:rPr>
                <w:rFonts w:hint="eastAsia" w:ascii="宋体" w:hAnsi="宋体"/>
                <w:szCs w:val="21"/>
              </w:rPr>
              <w:t>地震风险区域监测子系统</w:t>
            </w:r>
          </w:p>
        </w:tc>
        <w:tc>
          <w:tcPr>
            <w:tcW w:w="338" w:type="pct"/>
            <w:vMerge w:val="continue"/>
            <w:vAlign w:val="center"/>
          </w:tcPr>
          <w:p w14:paraId="6BC9A1FC">
            <w:pPr>
              <w:ind w:firstLine="112" w:firstLineChars="47"/>
              <w:rPr>
                <w:rFonts w:hint="eastAsia" w:ascii="宋体" w:hAnsi="宋体"/>
                <w:szCs w:val="21"/>
              </w:rPr>
            </w:pPr>
          </w:p>
        </w:tc>
        <w:tc>
          <w:tcPr>
            <w:tcW w:w="422" w:type="pct"/>
            <w:vMerge w:val="continue"/>
            <w:vAlign w:val="center"/>
          </w:tcPr>
          <w:p w14:paraId="315841A6">
            <w:pPr>
              <w:ind w:firstLine="480"/>
              <w:rPr>
                <w:rFonts w:hint="eastAsia" w:ascii="宋体" w:hAnsi="宋体"/>
                <w:szCs w:val="21"/>
              </w:rPr>
            </w:pPr>
          </w:p>
        </w:tc>
      </w:tr>
      <w:tr w14:paraId="06A4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767CFA2E">
            <w:pPr>
              <w:ind w:firstLine="0" w:firstLineChars="0"/>
              <w:jc w:val="center"/>
              <w:rPr>
                <w:rFonts w:hint="eastAsia" w:ascii="宋体" w:hAnsi="宋体"/>
                <w:szCs w:val="21"/>
              </w:rPr>
            </w:pPr>
            <w:r>
              <w:rPr>
                <w:rFonts w:hint="eastAsia" w:ascii="宋体" w:hAnsi="宋体"/>
                <w:szCs w:val="21"/>
              </w:rPr>
              <w:t>6</w:t>
            </w:r>
          </w:p>
        </w:tc>
        <w:tc>
          <w:tcPr>
            <w:tcW w:w="483" w:type="pct"/>
            <w:vMerge w:val="continue"/>
            <w:vAlign w:val="center"/>
          </w:tcPr>
          <w:p w14:paraId="3396ABAD">
            <w:pPr>
              <w:ind w:firstLine="480"/>
              <w:rPr>
                <w:rFonts w:hint="eastAsia" w:ascii="宋体" w:hAnsi="宋体"/>
                <w:szCs w:val="21"/>
              </w:rPr>
            </w:pPr>
          </w:p>
        </w:tc>
        <w:tc>
          <w:tcPr>
            <w:tcW w:w="532" w:type="pct"/>
            <w:vMerge w:val="continue"/>
            <w:vAlign w:val="center"/>
          </w:tcPr>
          <w:p w14:paraId="3644D428">
            <w:pPr>
              <w:ind w:leftChars="-2" w:hanging="4" w:hangingChars="2"/>
              <w:rPr>
                <w:rFonts w:hint="eastAsia" w:ascii="宋体" w:hAnsi="宋体"/>
                <w:szCs w:val="21"/>
              </w:rPr>
            </w:pPr>
          </w:p>
        </w:tc>
        <w:tc>
          <w:tcPr>
            <w:tcW w:w="1192" w:type="pct"/>
            <w:vAlign w:val="center"/>
          </w:tcPr>
          <w:p w14:paraId="098BC0E0">
            <w:pPr>
              <w:ind w:firstLine="112" w:firstLineChars="47"/>
              <w:rPr>
                <w:rFonts w:hint="eastAsia" w:ascii="宋体" w:hAnsi="宋体"/>
                <w:szCs w:val="21"/>
              </w:rPr>
            </w:pPr>
            <w:r>
              <w:rPr>
                <w:rFonts w:hint="eastAsia" w:ascii="宋体" w:hAnsi="宋体"/>
                <w:szCs w:val="21"/>
              </w:rPr>
              <w:t>5.5.5地质灾害识别模块</w:t>
            </w:r>
          </w:p>
        </w:tc>
        <w:tc>
          <w:tcPr>
            <w:tcW w:w="1211" w:type="pct"/>
            <w:vAlign w:val="center"/>
          </w:tcPr>
          <w:p w14:paraId="517309A5">
            <w:pPr>
              <w:ind w:firstLine="112" w:firstLineChars="47"/>
              <w:rPr>
                <w:rFonts w:hint="eastAsia" w:ascii="宋体" w:hAnsi="宋体"/>
                <w:szCs w:val="21"/>
              </w:rPr>
            </w:pPr>
            <w:r>
              <w:rPr>
                <w:rFonts w:hint="eastAsia" w:ascii="宋体" w:hAnsi="宋体"/>
                <w:szCs w:val="21"/>
              </w:rPr>
              <w:t>地质灾害识别模块</w:t>
            </w:r>
          </w:p>
        </w:tc>
        <w:tc>
          <w:tcPr>
            <w:tcW w:w="559" w:type="pct"/>
            <w:vMerge w:val="continue"/>
            <w:vAlign w:val="center"/>
          </w:tcPr>
          <w:p w14:paraId="4545E897">
            <w:pPr>
              <w:ind w:leftChars="-2" w:hanging="4" w:hangingChars="2"/>
              <w:rPr>
                <w:rFonts w:hint="eastAsia" w:ascii="宋体" w:hAnsi="宋体"/>
                <w:szCs w:val="21"/>
              </w:rPr>
            </w:pPr>
          </w:p>
        </w:tc>
        <w:tc>
          <w:tcPr>
            <w:tcW w:w="338" w:type="pct"/>
            <w:vMerge w:val="continue"/>
            <w:vAlign w:val="center"/>
          </w:tcPr>
          <w:p w14:paraId="25F8C70B">
            <w:pPr>
              <w:ind w:firstLine="112" w:firstLineChars="47"/>
              <w:rPr>
                <w:rFonts w:hint="eastAsia" w:ascii="宋体" w:hAnsi="宋体"/>
                <w:szCs w:val="21"/>
              </w:rPr>
            </w:pPr>
          </w:p>
        </w:tc>
        <w:tc>
          <w:tcPr>
            <w:tcW w:w="422" w:type="pct"/>
            <w:vMerge w:val="continue"/>
            <w:vAlign w:val="center"/>
          </w:tcPr>
          <w:p w14:paraId="53F8B0D6">
            <w:pPr>
              <w:ind w:firstLine="480"/>
              <w:rPr>
                <w:rFonts w:hint="eastAsia" w:ascii="宋体" w:hAnsi="宋体"/>
                <w:szCs w:val="21"/>
              </w:rPr>
            </w:pPr>
          </w:p>
        </w:tc>
      </w:tr>
      <w:tr w14:paraId="37C5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7C2444D5">
            <w:pPr>
              <w:ind w:firstLine="0" w:firstLineChars="0"/>
              <w:jc w:val="center"/>
              <w:rPr>
                <w:rFonts w:hint="eastAsia" w:ascii="宋体" w:hAnsi="宋体"/>
                <w:szCs w:val="21"/>
              </w:rPr>
            </w:pPr>
            <w:r>
              <w:rPr>
                <w:rFonts w:hint="eastAsia" w:ascii="宋体" w:hAnsi="宋体"/>
                <w:szCs w:val="21"/>
              </w:rPr>
              <w:t>7</w:t>
            </w:r>
          </w:p>
        </w:tc>
        <w:tc>
          <w:tcPr>
            <w:tcW w:w="483" w:type="pct"/>
            <w:vMerge w:val="continue"/>
            <w:vAlign w:val="center"/>
          </w:tcPr>
          <w:p w14:paraId="1671AB6C">
            <w:pPr>
              <w:ind w:firstLine="480"/>
              <w:rPr>
                <w:rFonts w:hint="eastAsia" w:ascii="宋体" w:hAnsi="宋体"/>
                <w:szCs w:val="21"/>
              </w:rPr>
            </w:pPr>
          </w:p>
        </w:tc>
        <w:tc>
          <w:tcPr>
            <w:tcW w:w="532" w:type="pct"/>
            <w:vMerge w:val="restart"/>
            <w:vAlign w:val="center"/>
          </w:tcPr>
          <w:p w14:paraId="21CA1472">
            <w:pPr>
              <w:ind w:leftChars="-2" w:hanging="4" w:hangingChars="2"/>
              <w:rPr>
                <w:rFonts w:hint="eastAsia" w:ascii="宋体" w:hAnsi="宋体"/>
                <w:szCs w:val="21"/>
              </w:rPr>
            </w:pPr>
            <w:r>
              <w:rPr>
                <w:rFonts w:hint="eastAsia" w:ascii="宋体" w:hAnsi="宋体"/>
                <w:szCs w:val="21"/>
              </w:rPr>
              <w:t>5.6地震中短期宏观异常监测部件</w:t>
            </w:r>
          </w:p>
        </w:tc>
        <w:tc>
          <w:tcPr>
            <w:tcW w:w="1192" w:type="pct"/>
            <w:vAlign w:val="center"/>
          </w:tcPr>
          <w:p w14:paraId="607F1475">
            <w:pPr>
              <w:ind w:firstLine="112" w:firstLineChars="47"/>
              <w:rPr>
                <w:rFonts w:hint="eastAsia" w:ascii="宋体" w:hAnsi="宋体"/>
                <w:szCs w:val="21"/>
              </w:rPr>
            </w:pPr>
            <w:r>
              <w:rPr>
                <w:rFonts w:hint="eastAsia" w:ascii="宋体" w:hAnsi="宋体"/>
                <w:szCs w:val="21"/>
              </w:rPr>
              <w:t>5.6.4数据接入</w:t>
            </w:r>
          </w:p>
        </w:tc>
        <w:tc>
          <w:tcPr>
            <w:tcW w:w="1211" w:type="pct"/>
            <w:vAlign w:val="center"/>
          </w:tcPr>
          <w:p w14:paraId="0640AB71">
            <w:pPr>
              <w:ind w:firstLine="112" w:firstLineChars="47"/>
              <w:rPr>
                <w:rFonts w:hint="eastAsia" w:ascii="宋体" w:hAnsi="宋体"/>
                <w:szCs w:val="21"/>
              </w:rPr>
            </w:pPr>
            <w:r>
              <w:rPr>
                <w:rFonts w:hint="eastAsia" w:ascii="宋体" w:hAnsi="宋体"/>
                <w:szCs w:val="21"/>
              </w:rPr>
              <w:t>数据接入</w:t>
            </w:r>
          </w:p>
        </w:tc>
        <w:tc>
          <w:tcPr>
            <w:tcW w:w="559" w:type="pct"/>
            <w:vMerge w:val="restart"/>
            <w:vAlign w:val="center"/>
          </w:tcPr>
          <w:p w14:paraId="79FDC6D8">
            <w:pPr>
              <w:ind w:leftChars="-2" w:hanging="4" w:hangingChars="2"/>
              <w:rPr>
                <w:rFonts w:hint="eastAsia" w:ascii="宋体" w:hAnsi="宋体"/>
                <w:szCs w:val="21"/>
              </w:rPr>
            </w:pPr>
            <w:r>
              <w:rPr>
                <w:rFonts w:hint="eastAsia" w:ascii="宋体" w:hAnsi="宋体"/>
                <w:szCs w:val="21"/>
              </w:rPr>
              <w:t>地震中短期宏观异常监测部件</w:t>
            </w:r>
          </w:p>
        </w:tc>
        <w:tc>
          <w:tcPr>
            <w:tcW w:w="338" w:type="pct"/>
            <w:vMerge w:val="continue"/>
            <w:vAlign w:val="center"/>
          </w:tcPr>
          <w:p w14:paraId="17C24089">
            <w:pPr>
              <w:ind w:firstLine="112" w:firstLineChars="47"/>
              <w:rPr>
                <w:rFonts w:hint="eastAsia" w:ascii="宋体" w:hAnsi="宋体"/>
                <w:szCs w:val="21"/>
              </w:rPr>
            </w:pPr>
          </w:p>
        </w:tc>
        <w:tc>
          <w:tcPr>
            <w:tcW w:w="422" w:type="pct"/>
            <w:vMerge w:val="continue"/>
            <w:vAlign w:val="center"/>
          </w:tcPr>
          <w:p w14:paraId="1232892F">
            <w:pPr>
              <w:ind w:firstLine="480"/>
              <w:rPr>
                <w:rFonts w:hint="eastAsia" w:ascii="宋体" w:hAnsi="宋体"/>
                <w:szCs w:val="21"/>
              </w:rPr>
            </w:pPr>
          </w:p>
        </w:tc>
      </w:tr>
      <w:tr w14:paraId="700B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329EC401">
            <w:pPr>
              <w:ind w:firstLine="0" w:firstLineChars="0"/>
              <w:jc w:val="center"/>
              <w:rPr>
                <w:rFonts w:hint="eastAsia" w:ascii="宋体" w:hAnsi="宋体"/>
                <w:szCs w:val="21"/>
              </w:rPr>
            </w:pPr>
            <w:r>
              <w:rPr>
                <w:rFonts w:hint="eastAsia" w:ascii="宋体" w:hAnsi="宋体"/>
                <w:szCs w:val="21"/>
              </w:rPr>
              <w:t>8</w:t>
            </w:r>
          </w:p>
        </w:tc>
        <w:tc>
          <w:tcPr>
            <w:tcW w:w="483" w:type="pct"/>
            <w:vMerge w:val="continue"/>
            <w:vAlign w:val="center"/>
          </w:tcPr>
          <w:p w14:paraId="0FD2218C">
            <w:pPr>
              <w:ind w:firstLine="480"/>
              <w:rPr>
                <w:rFonts w:hint="eastAsia" w:ascii="宋体" w:hAnsi="宋体"/>
                <w:szCs w:val="21"/>
              </w:rPr>
            </w:pPr>
          </w:p>
        </w:tc>
        <w:tc>
          <w:tcPr>
            <w:tcW w:w="532" w:type="pct"/>
            <w:vMerge w:val="continue"/>
            <w:vAlign w:val="center"/>
          </w:tcPr>
          <w:p w14:paraId="0B5DC0C5">
            <w:pPr>
              <w:ind w:leftChars="-2" w:hanging="4" w:hangingChars="2"/>
              <w:rPr>
                <w:rFonts w:hint="eastAsia" w:ascii="宋体" w:hAnsi="宋体"/>
                <w:szCs w:val="21"/>
              </w:rPr>
            </w:pPr>
          </w:p>
        </w:tc>
        <w:tc>
          <w:tcPr>
            <w:tcW w:w="1192" w:type="pct"/>
            <w:vAlign w:val="center"/>
          </w:tcPr>
          <w:p w14:paraId="26B8EEEE">
            <w:pPr>
              <w:ind w:firstLine="112" w:firstLineChars="47"/>
              <w:rPr>
                <w:rFonts w:hint="eastAsia" w:ascii="宋体" w:hAnsi="宋体"/>
                <w:szCs w:val="21"/>
              </w:rPr>
            </w:pPr>
            <w:r>
              <w:rPr>
                <w:rFonts w:hint="eastAsia" w:ascii="宋体" w:hAnsi="宋体"/>
                <w:szCs w:val="21"/>
              </w:rPr>
              <w:t>5.6.5异常信息处理</w:t>
            </w:r>
          </w:p>
        </w:tc>
        <w:tc>
          <w:tcPr>
            <w:tcW w:w="1211" w:type="pct"/>
            <w:vAlign w:val="center"/>
          </w:tcPr>
          <w:p w14:paraId="1FB2DE21">
            <w:pPr>
              <w:ind w:firstLine="112" w:firstLineChars="47"/>
              <w:rPr>
                <w:rFonts w:hint="eastAsia" w:ascii="宋体" w:hAnsi="宋体"/>
                <w:szCs w:val="21"/>
              </w:rPr>
            </w:pPr>
            <w:r>
              <w:rPr>
                <w:rFonts w:hint="eastAsia" w:ascii="宋体" w:hAnsi="宋体"/>
                <w:szCs w:val="21"/>
              </w:rPr>
              <w:t>异常信息处理</w:t>
            </w:r>
          </w:p>
        </w:tc>
        <w:tc>
          <w:tcPr>
            <w:tcW w:w="559" w:type="pct"/>
            <w:vMerge w:val="continue"/>
            <w:vAlign w:val="center"/>
          </w:tcPr>
          <w:p w14:paraId="2C005E46">
            <w:pPr>
              <w:ind w:leftChars="-2" w:hanging="4" w:hangingChars="2"/>
              <w:rPr>
                <w:rFonts w:hint="eastAsia" w:ascii="宋体" w:hAnsi="宋体"/>
                <w:szCs w:val="21"/>
              </w:rPr>
            </w:pPr>
          </w:p>
        </w:tc>
        <w:tc>
          <w:tcPr>
            <w:tcW w:w="338" w:type="pct"/>
            <w:vMerge w:val="continue"/>
            <w:vAlign w:val="center"/>
          </w:tcPr>
          <w:p w14:paraId="252D6572">
            <w:pPr>
              <w:ind w:firstLine="112" w:firstLineChars="47"/>
              <w:rPr>
                <w:rFonts w:hint="eastAsia" w:ascii="宋体" w:hAnsi="宋体"/>
                <w:szCs w:val="21"/>
              </w:rPr>
            </w:pPr>
          </w:p>
        </w:tc>
        <w:tc>
          <w:tcPr>
            <w:tcW w:w="422" w:type="pct"/>
            <w:vMerge w:val="continue"/>
            <w:vAlign w:val="center"/>
          </w:tcPr>
          <w:p w14:paraId="59997ADD">
            <w:pPr>
              <w:ind w:firstLine="480"/>
              <w:rPr>
                <w:rFonts w:hint="eastAsia" w:ascii="宋体" w:hAnsi="宋体"/>
                <w:szCs w:val="21"/>
              </w:rPr>
            </w:pPr>
          </w:p>
        </w:tc>
      </w:tr>
      <w:tr w14:paraId="42BB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7D01F577">
            <w:pPr>
              <w:ind w:firstLine="0" w:firstLineChars="0"/>
              <w:jc w:val="center"/>
              <w:rPr>
                <w:rFonts w:hint="eastAsia" w:ascii="宋体" w:hAnsi="宋体"/>
                <w:szCs w:val="21"/>
              </w:rPr>
            </w:pPr>
            <w:r>
              <w:rPr>
                <w:rFonts w:hint="eastAsia" w:ascii="宋体" w:hAnsi="宋体"/>
                <w:szCs w:val="21"/>
              </w:rPr>
              <w:t>9</w:t>
            </w:r>
          </w:p>
        </w:tc>
        <w:tc>
          <w:tcPr>
            <w:tcW w:w="483" w:type="pct"/>
            <w:vMerge w:val="continue"/>
            <w:vAlign w:val="center"/>
          </w:tcPr>
          <w:p w14:paraId="4F32CFD7">
            <w:pPr>
              <w:ind w:firstLine="480"/>
              <w:rPr>
                <w:rFonts w:hint="eastAsia" w:ascii="宋体" w:hAnsi="宋体"/>
                <w:szCs w:val="21"/>
              </w:rPr>
            </w:pPr>
          </w:p>
        </w:tc>
        <w:tc>
          <w:tcPr>
            <w:tcW w:w="532" w:type="pct"/>
            <w:vMerge w:val="continue"/>
            <w:vAlign w:val="center"/>
          </w:tcPr>
          <w:p w14:paraId="6B5C3D73">
            <w:pPr>
              <w:ind w:leftChars="-2" w:hanging="4" w:hangingChars="2"/>
              <w:rPr>
                <w:rFonts w:hint="eastAsia" w:ascii="宋体" w:hAnsi="宋体"/>
                <w:szCs w:val="21"/>
              </w:rPr>
            </w:pPr>
          </w:p>
        </w:tc>
        <w:tc>
          <w:tcPr>
            <w:tcW w:w="1192" w:type="pct"/>
            <w:vAlign w:val="center"/>
          </w:tcPr>
          <w:p w14:paraId="4CAE5685">
            <w:pPr>
              <w:ind w:firstLine="112" w:firstLineChars="47"/>
              <w:rPr>
                <w:rFonts w:hint="eastAsia" w:ascii="宋体" w:hAnsi="宋体"/>
                <w:szCs w:val="21"/>
              </w:rPr>
            </w:pPr>
            <w:r>
              <w:rPr>
                <w:rFonts w:hint="eastAsia" w:ascii="宋体" w:hAnsi="宋体"/>
                <w:szCs w:val="21"/>
              </w:rPr>
              <w:t>5.6.6相关性分析</w:t>
            </w:r>
          </w:p>
        </w:tc>
        <w:tc>
          <w:tcPr>
            <w:tcW w:w="1211" w:type="pct"/>
            <w:vAlign w:val="center"/>
          </w:tcPr>
          <w:p w14:paraId="5739FBF7">
            <w:pPr>
              <w:ind w:firstLine="112" w:firstLineChars="47"/>
              <w:rPr>
                <w:rFonts w:hint="eastAsia" w:ascii="宋体" w:hAnsi="宋体"/>
                <w:szCs w:val="21"/>
              </w:rPr>
            </w:pPr>
            <w:r>
              <w:rPr>
                <w:rFonts w:hint="eastAsia" w:ascii="宋体" w:hAnsi="宋体"/>
                <w:szCs w:val="21"/>
              </w:rPr>
              <w:t>相关性分析</w:t>
            </w:r>
          </w:p>
        </w:tc>
        <w:tc>
          <w:tcPr>
            <w:tcW w:w="559" w:type="pct"/>
            <w:vMerge w:val="continue"/>
            <w:vAlign w:val="center"/>
          </w:tcPr>
          <w:p w14:paraId="66840FCA">
            <w:pPr>
              <w:ind w:leftChars="-2" w:hanging="4" w:hangingChars="2"/>
              <w:rPr>
                <w:rFonts w:hint="eastAsia" w:ascii="宋体" w:hAnsi="宋体"/>
                <w:szCs w:val="21"/>
              </w:rPr>
            </w:pPr>
          </w:p>
        </w:tc>
        <w:tc>
          <w:tcPr>
            <w:tcW w:w="338" w:type="pct"/>
            <w:vMerge w:val="continue"/>
            <w:vAlign w:val="center"/>
          </w:tcPr>
          <w:p w14:paraId="735EA926">
            <w:pPr>
              <w:ind w:firstLine="112" w:firstLineChars="47"/>
              <w:rPr>
                <w:rFonts w:hint="eastAsia" w:ascii="宋体" w:hAnsi="宋体"/>
                <w:szCs w:val="21"/>
              </w:rPr>
            </w:pPr>
          </w:p>
        </w:tc>
        <w:tc>
          <w:tcPr>
            <w:tcW w:w="422" w:type="pct"/>
            <w:vMerge w:val="continue"/>
            <w:vAlign w:val="center"/>
          </w:tcPr>
          <w:p w14:paraId="118BFECF">
            <w:pPr>
              <w:ind w:firstLine="480"/>
              <w:rPr>
                <w:rFonts w:hint="eastAsia" w:ascii="宋体" w:hAnsi="宋体"/>
                <w:szCs w:val="21"/>
              </w:rPr>
            </w:pPr>
          </w:p>
        </w:tc>
      </w:tr>
      <w:tr w14:paraId="189C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1B757CC3">
            <w:pPr>
              <w:ind w:firstLine="0" w:firstLineChars="0"/>
              <w:jc w:val="center"/>
              <w:rPr>
                <w:rFonts w:hint="eastAsia" w:ascii="宋体" w:hAnsi="宋体"/>
                <w:szCs w:val="21"/>
              </w:rPr>
            </w:pPr>
            <w:r>
              <w:rPr>
                <w:rFonts w:hint="eastAsia" w:ascii="宋体" w:hAnsi="宋体"/>
                <w:szCs w:val="21"/>
              </w:rPr>
              <w:t>10</w:t>
            </w:r>
          </w:p>
        </w:tc>
        <w:tc>
          <w:tcPr>
            <w:tcW w:w="483" w:type="pct"/>
            <w:vMerge w:val="continue"/>
            <w:vAlign w:val="center"/>
          </w:tcPr>
          <w:p w14:paraId="05400D26">
            <w:pPr>
              <w:ind w:firstLine="480"/>
              <w:rPr>
                <w:rFonts w:hint="eastAsia" w:ascii="宋体" w:hAnsi="宋体"/>
                <w:szCs w:val="21"/>
              </w:rPr>
            </w:pPr>
          </w:p>
        </w:tc>
        <w:tc>
          <w:tcPr>
            <w:tcW w:w="532" w:type="pct"/>
            <w:vMerge w:val="continue"/>
            <w:vAlign w:val="center"/>
          </w:tcPr>
          <w:p w14:paraId="05452926">
            <w:pPr>
              <w:ind w:leftChars="-2" w:hanging="4" w:hangingChars="2"/>
              <w:rPr>
                <w:rFonts w:hint="eastAsia" w:ascii="宋体" w:hAnsi="宋体"/>
                <w:szCs w:val="21"/>
              </w:rPr>
            </w:pPr>
          </w:p>
        </w:tc>
        <w:tc>
          <w:tcPr>
            <w:tcW w:w="1192" w:type="pct"/>
            <w:vAlign w:val="center"/>
          </w:tcPr>
          <w:p w14:paraId="49484F13">
            <w:pPr>
              <w:ind w:firstLine="112" w:firstLineChars="47"/>
              <w:rPr>
                <w:rFonts w:hint="eastAsia" w:ascii="宋体" w:hAnsi="宋体"/>
                <w:szCs w:val="21"/>
              </w:rPr>
            </w:pPr>
            <w:r>
              <w:rPr>
                <w:rFonts w:hint="eastAsia" w:ascii="宋体" w:hAnsi="宋体"/>
                <w:szCs w:val="21"/>
              </w:rPr>
              <w:t>5.6.7结果输出</w:t>
            </w:r>
          </w:p>
        </w:tc>
        <w:tc>
          <w:tcPr>
            <w:tcW w:w="1211" w:type="pct"/>
            <w:vAlign w:val="center"/>
          </w:tcPr>
          <w:p w14:paraId="760E758C">
            <w:pPr>
              <w:ind w:firstLine="112" w:firstLineChars="47"/>
              <w:rPr>
                <w:rFonts w:hint="eastAsia" w:ascii="宋体" w:hAnsi="宋体"/>
                <w:szCs w:val="21"/>
              </w:rPr>
            </w:pPr>
            <w:r>
              <w:rPr>
                <w:rFonts w:hint="eastAsia" w:ascii="宋体" w:hAnsi="宋体"/>
                <w:szCs w:val="21"/>
              </w:rPr>
              <w:t>结果输出</w:t>
            </w:r>
          </w:p>
        </w:tc>
        <w:tc>
          <w:tcPr>
            <w:tcW w:w="559" w:type="pct"/>
            <w:vMerge w:val="continue"/>
            <w:vAlign w:val="center"/>
          </w:tcPr>
          <w:p w14:paraId="23C08069">
            <w:pPr>
              <w:ind w:leftChars="-2" w:hanging="4" w:hangingChars="2"/>
              <w:rPr>
                <w:rFonts w:hint="eastAsia" w:ascii="宋体" w:hAnsi="宋体"/>
                <w:szCs w:val="21"/>
              </w:rPr>
            </w:pPr>
          </w:p>
        </w:tc>
        <w:tc>
          <w:tcPr>
            <w:tcW w:w="338" w:type="pct"/>
            <w:vMerge w:val="continue"/>
            <w:vAlign w:val="center"/>
          </w:tcPr>
          <w:p w14:paraId="2B0AFC0F">
            <w:pPr>
              <w:ind w:firstLine="112" w:firstLineChars="47"/>
              <w:rPr>
                <w:rFonts w:hint="eastAsia" w:ascii="宋体" w:hAnsi="宋体"/>
                <w:szCs w:val="21"/>
              </w:rPr>
            </w:pPr>
          </w:p>
        </w:tc>
        <w:tc>
          <w:tcPr>
            <w:tcW w:w="422" w:type="pct"/>
            <w:vMerge w:val="continue"/>
            <w:vAlign w:val="center"/>
          </w:tcPr>
          <w:p w14:paraId="5F74A2F7">
            <w:pPr>
              <w:ind w:firstLine="480"/>
              <w:rPr>
                <w:rFonts w:hint="eastAsia" w:ascii="宋体" w:hAnsi="宋体"/>
                <w:szCs w:val="21"/>
              </w:rPr>
            </w:pPr>
          </w:p>
        </w:tc>
      </w:tr>
      <w:tr w14:paraId="0DB9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5021235D">
            <w:pPr>
              <w:ind w:firstLine="0" w:firstLineChars="0"/>
              <w:jc w:val="center"/>
              <w:rPr>
                <w:rFonts w:hint="eastAsia" w:ascii="宋体" w:hAnsi="宋体"/>
                <w:szCs w:val="21"/>
              </w:rPr>
            </w:pPr>
            <w:r>
              <w:rPr>
                <w:rFonts w:hint="eastAsia" w:ascii="宋体" w:hAnsi="宋体"/>
                <w:szCs w:val="21"/>
              </w:rPr>
              <w:t>11</w:t>
            </w:r>
          </w:p>
        </w:tc>
        <w:tc>
          <w:tcPr>
            <w:tcW w:w="483" w:type="pct"/>
            <w:vMerge w:val="continue"/>
            <w:vAlign w:val="center"/>
          </w:tcPr>
          <w:p w14:paraId="22568FC3">
            <w:pPr>
              <w:ind w:firstLine="480"/>
              <w:rPr>
                <w:rFonts w:hint="eastAsia" w:ascii="宋体" w:hAnsi="宋体"/>
                <w:szCs w:val="21"/>
              </w:rPr>
            </w:pPr>
          </w:p>
        </w:tc>
        <w:tc>
          <w:tcPr>
            <w:tcW w:w="532" w:type="pct"/>
            <w:vMerge w:val="restart"/>
            <w:vAlign w:val="center"/>
          </w:tcPr>
          <w:p w14:paraId="6DD5F1AC">
            <w:pPr>
              <w:ind w:leftChars="-2" w:hanging="4" w:hangingChars="2"/>
              <w:rPr>
                <w:rFonts w:hint="eastAsia" w:ascii="宋体" w:hAnsi="宋体"/>
                <w:szCs w:val="21"/>
              </w:rPr>
            </w:pPr>
            <w:r>
              <w:rPr>
                <w:rFonts w:hint="eastAsia" w:ascii="宋体" w:hAnsi="宋体"/>
                <w:szCs w:val="21"/>
              </w:rPr>
              <w:t>5.7地震灾害损失与影响快速风险评估部件</w:t>
            </w:r>
          </w:p>
        </w:tc>
        <w:tc>
          <w:tcPr>
            <w:tcW w:w="1192" w:type="pct"/>
            <w:vAlign w:val="center"/>
          </w:tcPr>
          <w:p w14:paraId="43A5386A">
            <w:pPr>
              <w:ind w:firstLine="112" w:firstLineChars="47"/>
              <w:rPr>
                <w:rFonts w:hint="eastAsia" w:ascii="宋体" w:hAnsi="宋体"/>
                <w:szCs w:val="21"/>
              </w:rPr>
            </w:pPr>
            <w:r>
              <w:rPr>
                <w:rFonts w:hint="eastAsia" w:ascii="宋体" w:hAnsi="宋体"/>
                <w:szCs w:val="21"/>
              </w:rPr>
              <w:t>5.7.4数据接入</w:t>
            </w:r>
          </w:p>
        </w:tc>
        <w:tc>
          <w:tcPr>
            <w:tcW w:w="1211" w:type="pct"/>
            <w:vAlign w:val="center"/>
          </w:tcPr>
          <w:p w14:paraId="347207C3">
            <w:pPr>
              <w:ind w:firstLine="112" w:firstLineChars="47"/>
              <w:rPr>
                <w:rFonts w:hint="eastAsia" w:ascii="宋体" w:hAnsi="宋体"/>
                <w:szCs w:val="21"/>
              </w:rPr>
            </w:pPr>
            <w:r>
              <w:rPr>
                <w:rFonts w:hint="eastAsia" w:ascii="宋体" w:hAnsi="宋体"/>
                <w:szCs w:val="21"/>
              </w:rPr>
              <w:t>数据接入</w:t>
            </w:r>
          </w:p>
        </w:tc>
        <w:tc>
          <w:tcPr>
            <w:tcW w:w="559" w:type="pct"/>
            <w:vMerge w:val="restart"/>
            <w:vAlign w:val="center"/>
          </w:tcPr>
          <w:p w14:paraId="15A081BC">
            <w:pPr>
              <w:ind w:leftChars="-2" w:hanging="4" w:hangingChars="2"/>
              <w:rPr>
                <w:rFonts w:hint="eastAsia" w:ascii="宋体" w:hAnsi="宋体"/>
                <w:szCs w:val="21"/>
              </w:rPr>
            </w:pPr>
            <w:r>
              <w:rPr>
                <w:rFonts w:hint="eastAsia" w:ascii="宋体" w:hAnsi="宋体"/>
                <w:szCs w:val="21"/>
              </w:rPr>
              <w:t>地震灾害损失与影响快速风险评估部件</w:t>
            </w:r>
          </w:p>
        </w:tc>
        <w:tc>
          <w:tcPr>
            <w:tcW w:w="338" w:type="pct"/>
            <w:vMerge w:val="continue"/>
            <w:vAlign w:val="center"/>
          </w:tcPr>
          <w:p w14:paraId="499DBE1F">
            <w:pPr>
              <w:ind w:firstLine="112" w:firstLineChars="47"/>
              <w:rPr>
                <w:rFonts w:hint="eastAsia" w:ascii="宋体" w:hAnsi="宋体"/>
                <w:szCs w:val="21"/>
              </w:rPr>
            </w:pPr>
          </w:p>
        </w:tc>
        <w:tc>
          <w:tcPr>
            <w:tcW w:w="422" w:type="pct"/>
            <w:vMerge w:val="continue"/>
            <w:vAlign w:val="center"/>
          </w:tcPr>
          <w:p w14:paraId="43938746">
            <w:pPr>
              <w:ind w:firstLine="480"/>
              <w:rPr>
                <w:rFonts w:hint="eastAsia" w:ascii="宋体" w:hAnsi="宋体"/>
                <w:szCs w:val="21"/>
              </w:rPr>
            </w:pPr>
          </w:p>
        </w:tc>
      </w:tr>
      <w:tr w14:paraId="1804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1C4C3F1F">
            <w:pPr>
              <w:ind w:firstLine="0" w:firstLineChars="0"/>
              <w:jc w:val="center"/>
              <w:rPr>
                <w:rFonts w:hint="eastAsia" w:ascii="宋体" w:hAnsi="宋体"/>
                <w:szCs w:val="21"/>
              </w:rPr>
            </w:pPr>
            <w:r>
              <w:rPr>
                <w:rFonts w:hint="eastAsia" w:ascii="宋体" w:hAnsi="宋体"/>
                <w:szCs w:val="21"/>
              </w:rPr>
              <w:t>12</w:t>
            </w:r>
          </w:p>
        </w:tc>
        <w:tc>
          <w:tcPr>
            <w:tcW w:w="483" w:type="pct"/>
            <w:vMerge w:val="continue"/>
            <w:vAlign w:val="center"/>
          </w:tcPr>
          <w:p w14:paraId="341E3AFD">
            <w:pPr>
              <w:ind w:firstLine="480"/>
              <w:rPr>
                <w:rFonts w:hint="eastAsia" w:ascii="宋体" w:hAnsi="宋体"/>
                <w:szCs w:val="21"/>
              </w:rPr>
            </w:pPr>
          </w:p>
        </w:tc>
        <w:tc>
          <w:tcPr>
            <w:tcW w:w="532" w:type="pct"/>
            <w:vMerge w:val="continue"/>
            <w:vAlign w:val="center"/>
          </w:tcPr>
          <w:p w14:paraId="06C9D4A1">
            <w:pPr>
              <w:ind w:leftChars="-2" w:hanging="4" w:hangingChars="2"/>
              <w:rPr>
                <w:rFonts w:hint="eastAsia" w:ascii="宋体" w:hAnsi="宋体"/>
                <w:szCs w:val="21"/>
              </w:rPr>
            </w:pPr>
          </w:p>
        </w:tc>
        <w:tc>
          <w:tcPr>
            <w:tcW w:w="1192" w:type="pct"/>
            <w:vAlign w:val="center"/>
          </w:tcPr>
          <w:p w14:paraId="07EEDA5E">
            <w:pPr>
              <w:ind w:firstLine="112" w:firstLineChars="47"/>
              <w:rPr>
                <w:rFonts w:hint="eastAsia" w:ascii="宋体" w:hAnsi="宋体"/>
                <w:szCs w:val="21"/>
              </w:rPr>
            </w:pPr>
            <w:r>
              <w:rPr>
                <w:rFonts w:hint="eastAsia" w:ascii="宋体" w:hAnsi="宋体"/>
                <w:szCs w:val="21"/>
              </w:rPr>
              <w:t>5.7.5AI分析管理</w:t>
            </w:r>
          </w:p>
        </w:tc>
        <w:tc>
          <w:tcPr>
            <w:tcW w:w="1211" w:type="pct"/>
            <w:vAlign w:val="center"/>
          </w:tcPr>
          <w:p w14:paraId="713BEC43">
            <w:pPr>
              <w:ind w:firstLine="112" w:firstLineChars="47"/>
              <w:rPr>
                <w:rFonts w:hint="eastAsia" w:ascii="宋体" w:hAnsi="宋体"/>
                <w:szCs w:val="21"/>
              </w:rPr>
            </w:pPr>
            <w:r>
              <w:rPr>
                <w:rFonts w:hint="eastAsia" w:ascii="宋体" w:hAnsi="宋体"/>
                <w:szCs w:val="21"/>
              </w:rPr>
              <w:t>AI分析管理</w:t>
            </w:r>
          </w:p>
        </w:tc>
        <w:tc>
          <w:tcPr>
            <w:tcW w:w="559" w:type="pct"/>
            <w:vMerge w:val="continue"/>
            <w:vAlign w:val="center"/>
          </w:tcPr>
          <w:p w14:paraId="22E3B550">
            <w:pPr>
              <w:ind w:leftChars="-2" w:hanging="4" w:hangingChars="2"/>
              <w:rPr>
                <w:rFonts w:hint="eastAsia" w:ascii="宋体" w:hAnsi="宋体"/>
                <w:szCs w:val="21"/>
              </w:rPr>
            </w:pPr>
          </w:p>
        </w:tc>
        <w:tc>
          <w:tcPr>
            <w:tcW w:w="338" w:type="pct"/>
            <w:vMerge w:val="continue"/>
            <w:vAlign w:val="center"/>
          </w:tcPr>
          <w:p w14:paraId="14AF71FE">
            <w:pPr>
              <w:ind w:firstLine="112" w:firstLineChars="47"/>
              <w:rPr>
                <w:rFonts w:hint="eastAsia" w:ascii="宋体" w:hAnsi="宋体"/>
                <w:szCs w:val="21"/>
              </w:rPr>
            </w:pPr>
          </w:p>
        </w:tc>
        <w:tc>
          <w:tcPr>
            <w:tcW w:w="422" w:type="pct"/>
            <w:vMerge w:val="continue"/>
            <w:vAlign w:val="center"/>
          </w:tcPr>
          <w:p w14:paraId="29B4CC08">
            <w:pPr>
              <w:ind w:firstLine="480"/>
              <w:rPr>
                <w:rFonts w:hint="eastAsia" w:ascii="宋体" w:hAnsi="宋体"/>
                <w:szCs w:val="21"/>
              </w:rPr>
            </w:pPr>
          </w:p>
        </w:tc>
      </w:tr>
      <w:tr w14:paraId="2165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6ED62482">
            <w:pPr>
              <w:ind w:firstLine="0" w:firstLineChars="0"/>
              <w:jc w:val="center"/>
              <w:rPr>
                <w:rFonts w:hint="eastAsia" w:ascii="宋体" w:hAnsi="宋体"/>
                <w:szCs w:val="21"/>
              </w:rPr>
            </w:pPr>
            <w:r>
              <w:rPr>
                <w:rFonts w:hint="eastAsia" w:ascii="宋体" w:hAnsi="宋体"/>
                <w:szCs w:val="21"/>
              </w:rPr>
              <w:t>13</w:t>
            </w:r>
          </w:p>
        </w:tc>
        <w:tc>
          <w:tcPr>
            <w:tcW w:w="483" w:type="pct"/>
            <w:vMerge w:val="continue"/>
            <w:vAlign w:val="center"/>
          </w:tcPr>
          <w:p w14:paraId="28439294">
            <w:pPr>
              <w:ind w:firstLine="480"/>
              <w:rPr>
                <w:rFonts w:hint="eastAsia" w:ascii="宋体" w:hAnsi="宋体"/>
                <w:szCs w:val="21"/>
              </w:rPr>
            </w:pPr>
          </w:p>
        </w:tc>
        <w:tc>
          <w:tcPr>
            <w:tcW w:w="532" w:type="pct"/>
            <w:vMerge w:val="continue"/>
            <w:vAlign w:val="center"/>
          </w:tcPr>
          <w:p w14:paraId="435AFB47">
            <w:pPr>
              <w:ind w:leftChars="-2" w:hanging="4" w:hangingChars="2"/>
              <w:rPr>
                <w:rFonts w:hint="eastAsia" w:ascii="宋体" w:hAnsi="宋体"/>
                <w:szCs w:val="21"/>
              </w:rPr>
            </w:pPr>
          </w:p>
        </w:tc>
        <w:tc>
          <w:tcPr>
            <w:tcW w:w="1192" w:type="pct"/>
            <w:vAlign w:val="center"/>
          </w:tcPr>
          <w:p w14:paraId="14669F86">
            <w:pPr>
              <w:ind w:firstLine="112" w:firstLineChars="47"/>
              <w:rPr>
                <w:rFonts w:hint="eastAsia" w:ascii="宋体" w:hAnsi="宋体"/>
                <w:szCs w:val="21"/>
              </w:rPr>
            </w:pPr>
            <w:r>
              <w:rPr>
                <w:rFonts w:hint="eastAsia" w:ascii="宋体" w:hAnsi="宋体"/>
                <w:szCs w:val="21"/>
              </w:rPr>
              <w:t>5.7.6风险评估</w:t>
            </w:r>
          </w:p>
        </w:tc>
        <w:tc>
          <w:tcPr>
            <w:tcW w:w="1211" w:type="pct"/>
            <w:vAlign w:val="center"/>
          </w:tcPr>
          <w:p w14:paraId="40028B28">
            <w:pPr>
              <w:ind w:firstLine="112" w:firstLineChars="47"/>
              <w:rPr>
                <w:rFonts w:hint="eastAsia" w:ascii="宋体" w:hAnsi="宋体"/>
                <w:szCs w:val="21"/>
              </w:rPr>
            </w:pPr>
            <w:r>
              <w:rPr>
                <w:rFonts w:hint="eastAsia" w:ascii="宋体" w:hAnsi="宋体"/>
                <w:szCs w:val="21"/>
              </w:rPr>
              <w:t>风险评估</w:t>
            </w:r>
          </w:p>
        </w:tc>
        <w:tc>
          <w:tcPr>
            <w:tcW w:w="559" w:type="pct"/>
            <w:vMerge w:val="continue"/>
            <w:vAlign w:val="center"/>
          </w:tcPr>
          <w:p w14:paraId="3CA14F34">
            <w:pPr>
              <w:ind w:leftChars="-2" w:hanging="4" w:hangingChars="2"/>
              <w:rPr>
                <w:rFonts w:hint="eastAsia" w:ascii="宋体" w:hAnsi="宋体"/>
                <w:szCs w:val="21"/>
              </w:rPr>
            </w:pPr>
          </w:p>
        </w:tc>
        <w:tc>
          <w:tcPr>
            <w:tcW w:w="338" w:type="pct"/>
            <w:vMerge w:val="continue"/>
            <w:vAlign w:val="center"/>
          </w:tcPr>
          <w:p w14:paraId="13685748">
            <w:pPr>
              <w:ind w:firstLine="112" w:firstLineChars="47"/>
              <w:rPr>
                <w:rFonts w:hint="eastAsia" w:ascii="宋体" w:hAnsi="宋体"/>
                <w:szCs w:val="21"/>
              </w:rPr>
            </w:pPr>
          </w:p>
        </w:tc>
        <w:tc>
          <w:tcPr>
            <w:tcW w:w="422" w:type="pct"/>
            <w:vMerge w:val="continue"/>
            <w:vAlign w:val="center"/>
          </w:tcPr>
          <w:p w14:paraId="24E93362">
            <w:pPr>
              <w:ind w:firstLine="480"/>
              <w:rPr>
                <w:rFonts w:hint="eastAsia" w:ascii="宋体" w:hAnsi="宋体"/>
                <w:szCs w:val="21"/>
              </w:rPr>
            </w:pPr>
          </w:p>
        </w:tc>
      </w:tr>
      <w:tr w14:paraId="5B6B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3B182909">
            <w:pPr>
              <w:ind w:firstLine="0" w:firstLineChars="0"/>
              <w:jc w:val="center"/>
              <w:rPr>
                <w:rFonts w:hint="eastAsia" w:ascii="宋体" w:hAnsi="宋体"/>
                <w:szCs w:val="21"/>
              </w:rPr>
            </w:pPr>
            <w:r>
              <w:rPr>
                <w:rFonts w:hint="eastAsia" w:ascii="宋体" w:hAnsi="宋体"/>
                <w:szCs w:val="21"/>
              </w:rPr>
              <w:t>14</w:t>
            </w:r>
          </w:p>
        </w:tc>
        <w:tc>
          <w:tcPr>
            <w:tcW w:w="483" w:type="pct"/>
            <w:vMerge w:val="continue"/>
            <w:vAlign w:val="center"/>
          </w:tcPr>
          <w:p w14:paraId="28EB1F27">
            <w:pPr>
              <w:ind w:firstLine="480"/>
              <w:rPr>
                <w:rFonts w:hint="eastAsia" w:ascii="宋体" w:hAnsi="宋体"/>
                <w:szCs w:val="21"/>
              </w:rPr>
            </w:pPr>
          </w:p>
        </w:tc>
        <w:tc>
          <w:tcPr>
            <w:tcW w:w="532" w:type="pct"/>
            <w:vMerge w:val="continue"/>
            <w:vAlign w:val="center"/>
          </w:tcPr>
          <w:p w14:paraId="5F16EFAF">
            <w:pPr>
              <w:ind w:leftChars="-2" w:hanging="4" w:hangingChars="2"/>
              <w:rPr>
                <w:rFonts w:hint="eastAsia" w:ascii="宋体" w:hAnsi="宋体"/>
                <w:szCs w:val="21"/>
              </w:rPr>
            </w:pPr>
          </w:p>
        </w:tc>
        <w:tc>
          <w:tcPr>
            <w:tcW w:w="1192" w:type="pct"/>
            <w:vAlign w:val="center"/>
          </w:tcPr>
          <w:p w14:paraId="0DF60895">
            <w:pPr>
              <w:ind w:firstLine="112" w:firstLineChars="47"/>
              <w:rPr>
                <w:rFonts w:hint="eastAsia" w:ascii="宋体" w:hAnsi="宋体"/>
                <w:szCs w:val="21"/>
              </w:rPr>
            </w:pPr>
            <w:r>
              <w:rPr>
                <w:rFonts w:hint="eastAsia" w:ascii="宋体" w:hAnsi="宋体"/>
                <w:szCs w:val="21"/>
              </w:rPr>
              <w:t>5.7.7结果数据</w:t>
            </w:r>
          </w:p>
        </w:tc>
        <w:tc>
          <w:tcPr>
            <w:tcW w:w="1211" w:type="pct"/>
            <w:vAlign w:val="center"/>
          </w:tcPr>
          <w:p w14:paraId="32B40735">
            <w:pPr>
              <w:ind w:firstLine="112" w:firstLineChars="47"/>
              <w:rPr>
                <w:rFonts w:hint="eastAsia" w:ascii="宋体" w:hAnsi="宋体"/>
                <w:szCs w:val="21"/>
              </w:rPr>
            </w:pPr>
            <w:r>
              <w:rPr>
                <w:rFonts w:hint="eastAsia" w:ascii="宋体" w:hAnsi="宋体"/>
                <w:szCs w:val="21"/>
              </w:rPr>
              <w:t>结果数据</w:t>
            </w:r>
          </w:p>
        </w:tc>
        <w:tc>
          <w:tcPr>
            <w:tcW w:w="559" w:type="pct"/>
            <w:vMerge w:val="continue"/>
            <w:vAlign w:val="center"/>
          </w:tcPr>
          <w:p w14:paraId="3F85563E">
            <w:pPr>
              <w:ind w:leftChars="-2" w:hanging="4" w:hangingChars="2"/>
              <w:rPr>
                <w:rFonts w:hint="eastAsia" w:ascii="宋体" w:hAnsi="宋体"/>
                <w:szCs w:val="21"/>
              </w:rPr>
            </w:pPr>
          </w:p>
        </w:tc>
        <w:tc>
          <w:tcPr>
            <w:tcW w:w="338" w:type="pct"/>
            <w:vMerge w:val="continue"/>
            <w:vAlign w:val="center"/>
          </w:tcPr>
          <w:p w14:paraId="794A6821">
            <w:pPr>
              <w:ind w:firstLine="112" w:firstLineChars="47"/>
              <w:rPr>
                <w:rFonts w:hint="eastAsia" w:ascii="宋体" w:hAnsi="宋体"/>
                <w:szCs w:val="21"/>
              </w:rPr>
            </w:pPr>
          </w:p>
        </w:tc>
        <w:tc>
          <w:tcPr>
            <w:tcW w:w="422" w:type="pct"/>
            <w:vMerge w:val="continue"/>
            <w:vAlign w:val="center"/>
          </w:tcPr>
          <w:p w14:paraId="3689B180">
            <w:pPr>
              <w:ind w:firstLine="480"/>
              <w:rPr>
                <w:rFonts w:hint="eastAsia" w:ascii="宋体" w:hAnsi="宋体"/>
                <w:szCs w:val="21"/>
              </w:rPr>
            </w:pPr>
          </w:p>
        </w:tc>
      </w:tr>
      <w:tr w14:paraId="6B8C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3E17CEE7">
            <w:pPr>
              <w:ind w:firstLine="0" w:firstLineChars="0"/>
              <w:jc w:val="center"/>
              <w:rPr>
                <w:rFonts w:hint="eastAsia" w:ascii="宋体" w:hAnsi="宋体"/>
                <w:szCs w:val="21"/>
              </w:rPr>
            </w:pPr>
            <w:r>
              <w:rPr>
                <w:rFonts w:hint="eastAsia" w:ascii="宋体" w:hAnsi="宋体"/>
                <w:szCs w:val="21"/>
              </w:rPr>
              <w:t>15</w:t>
            </w:r>
          </w:p>
        </w:tc>
        <w:tc>
          <w:tcPr>
            <w:tcW w:w="483" w:type="pct"/>
            <w:vMerge w:val="continue"/>
            <w:vAlign w:val="center"/>
          </w:tcPr>
          <w:p w14:paraId="326938EE">
            <w:pPr>
              <w:ind w:firstLine="480"/>
              <w:rPr>
                <w:rFonts w:hint="eastAsia" w:ascii="宋体" w:hAnsi="宋体"/>
                <w:szCs w:val="21"/>
              </w:rPr>
            </w:pPr>
          </w:p>
        </w:tc>
        <w:tc>
          <w:tcPr>
            <w:tcW w:w="532" w:type="pct"/>
            <w:vMerge w:val="restart"/>
            <w:vAlign w:val="center"/>
          </w:tcPr>
          <w:p w14:paraId="09B9C11B">
            <w:pPr>
              <w:ind w:leftChars="-2" w:hanging="4" w:hangingChars="2"/>
              <w:rPr>
                <w:rFonts w:hint="eastAsia" w:ascii="宋体" w:hAnsi="宋体"/>
                <w:szCs w:val="21"/>
              </w:rPr>
            </w:pPr>
            <w:r>
              <w:rPr>
                <w:rFonts w:hint="eastAsia" w:ascii="宋体" w:hAnsi="宋体"/>
                <w:szCs w:val="21"/>
              </w:rPr>
              <w:t>5.8地震数据灾备与大数据管理部件</w:t>
            </w:r>
          </w:p>
        </w:tc>
        <w:tc>
          <w:tcPr>
            <w:tcW w:w="1192" w:type="pct"/>
            <w:vAlign w:val="center"/>
          </w:tcPr>
          <w:p w14:paraId="3631D697">
            <w:pPr>
              <w:ind w:firstLine="112" w:firstLineChars="47"/>
              <w:rPr>
                <w:rFonts w:hint="eastAsia" w:ascii="宋体" w:hAnsi="宋体"/>
                <w:szCs w:val="21"/>
              </w:rPr>
            </w:pPr>
            <w:r>
              <w:rPr>
                <w:rFonts w:hint="eastAsia" w:ascii="宋体" w:hAnsi="宋体"/>
                <w:szCs w:val="21"/>
              </w:rPr>
              <w:t>5.8.4数据接入</w:t>
            </w:r>
          </w:p>
        </w:tc>
        <w:tc>
          <w:tcPr>
            <w:tcW w:w="1211" w:type="pct"/>
            <w:vAlign w:val="center"/>
          </w:tcPr>
          <w:p w14:paraId="31023805">
            <w:pPr>
              <w:ind w:firstLine="112" w:firstLineChars="47"/>
              <w:rPr>
                <w:rFonts w:hint="eastAsia" w:ascii="宋体" w:hAnsi="宋体"/>
                <w:szCs w:val="21"/>
              </w:rPr>
            </w:pPr>
            <w:r>
              <w:rPr>
                <w:rFonts w:hint="eastAsia" w:ascii="宋体" w:hAnsi="宋体"/>
                <w:szCs w:val="21"/>
              </w:rPr>
              <w:t>数据接入</w:t>
            </w:r>
          </w:p>
        </w:tc>
        <w:tc>
          <w:tcPr>
            <w:tcW w:w="559" w:type="pct"/>
            <w:vMerge w:val="restart"/>
            <w:vAlign w:val="center"/>
          </w:tcPr>
          <w:p w14:paraId="3D2BF780">
            <w:pPr>
              <w:ind w:leftChars="-2" w:hanging="4" w:hangingChars="2"/>
              <w:rPr>
                <w:rFonts w:hint="eastAsia" w:ascii="宋体" w:hAnsi="宋体"/>
                <w:szCs w:val="21"/>
              </w:rPr>
            </w:pPr>
            <w:r>
              <w:rPr>
                <w:rFonts w:hint="eastAsia" w:ascii="宋体" w:hAnsi="宋体"/>
                <w:szCs w:val="21"/>
              </w:rPr>
              <w:t>地震数据灾备与大数据管理部件</w:t>
            </w:r>
          </w:p>
        </w:tc>
        <w:tc>
          <w:tcPr>
            <w:tcW w:w="338" w:type="pct"/>
            <w:vMerge w:val="continue"/>
            <w:vAlign w:val="center"/>
          </w:tcPr>
          <w:p w14:paraId="5AC2C19D">
            <w:pPr>
              <w:ind w:firstLine="112" w:firstLineChars="47"/>
              <w:rPr>
                <w:rFonts w:hint="eastAsia" w:ascii="宋体" w:hAnsi="宋体"/>
                <w:szCs w:val="21"/>
              </w:rPr>
            </w:pPr>
          </w:p>
        </w:tc>
        <w:tc>
          <w:tcPr>
            <w:tcW w:w="422" w:type="pct"/>
            <w:vMerge w:val="continue"/>
            <w:vAlign w:val="center"/>
          </w:tcPr>
          <w:p w14:paraId="7C8A9540">
            <w:pPr>
              <w:ind w:firstLine="480"/>
              <w:rPr>
                <w:rFonts w:hint="eastAsia" w:ascii="宋体" w:hAnsi="宋体"/>
                <w:szCs w:val="21"/>
              </w:rPr>
            </w:pPr>
          </w:p>
        </w:tc>
      </w:tr>
      <w:tr w14:paraId="064A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0D70CFCA">
            <w:pPr>
              <w:ind w:firstLine="0" w:firstLineChars="0"/>
              <w:jc w:val="center"/>
              <w:rPr>
                <w:rFonts w:hint="eastAsia" w:ascii="宋体" w:hAnsi="宋体"/>
                <w:szCs w:val="21"/>
              </w:rPr>
            </w:pPr>
            <w:r>
              <w:rPr>
                <w:rFonts w:hint="eastAsia" w:ascii="宋体" w:hAnsi="宋体"/>
                <w:szCs w:val="21"/>
              </w:rPr>
              <w:t>16</w:t>
            </w:r>
          </w:p>
        </w:tc>
        <w:tc>
          <w:tcPr>
            <w:tcW w:w="483" w:type="pct"/>
            <w:vMerge w:val="continue"/>
            <w:vAlign w:val="center"/>
          </w:tcPr>
          <w:p w14:paraId="3BE0300E">
            <w:pPr>
              <w:ind w:firstLine="480"/>
              <w:rPr>
                <w:rFonts w:hint="eastAsia" w:ascii="宋体" w:hAnsi="宋体"/>
                <w:szCs w:val="21"/>
              </w:rPr>
            </w:pPr>
          </w:p>
        </w:tc>
        <w:tc>
          <w:tcPr>
            <w:tcW w:w="532" w:type="pct"/>
            <w:vMerge w:val="continue"/>
            <w:vAlign w:val="center"/>
          </w:tcPr>
          <w:p w14:paraId="22A0615B">
            <w:pPr>
              <w:ind w:leftChars="-2" w:hanging="4" w:hangingChars="2"/>
              <w:rPr>
                <w:rFonts w:hint="eastAsia" w:ascii="宋体" w:hAnsi="宋体"/>
                <w:szCs w:val="21"/>
              </w:rPr>
            </w:pPr>
          </w:p>
        </w:tc>
        <w:tc>
          <w:tcPr>
            <w:tcW w:w="1192" w:type="pct"/>
            <w:vAlign w:val="center"/>
          </w:tcPr>
          <w:p w14:paraId="7DC3927B">
            <w:pPr>
              <w:ind w:firstLine="112" w:firstLineChars="47"/>
              <w:rPr>
                <w:rFonts w:hint="eastAsia" w:ascii="宋体" w:hAnsi="宋体"/>
                <w:szCs w:val="21"/>
              </w:rPr>
            </w:pPr>
            <w:r>
              <w:rPr>
                <w:rFonts w:hint="eastAsia" w:ascii="宋体" w:hAnsi="宋体"/>
                <w:szCs w:val="21"/>
              </w:rPr>
              <w:t>5.8.5灾备管理</w:t>
            </w:r>
          </w:p>
        </w:tc>
        <w:tc>
          <w:tcPr>
            <w:tcW w:w="1211" w:type="pct"/>
            <w:vAlign w:val="center"/>
          </w:tcPr>
          <w:p w14:paraId="52D78240">
            <w:pPr>
              <w:ind w:firstLine="112" w:firstLineChars="47"/>
              <w:rPr>
                <w:rFonts w:hint="eastAsia" w:ascii="宋体" w:hAnsi="宋体"/>
                <w:szCs w:val="21"/>
              </w:rPr>
            </w:pPr>
            <w:r>
              <w:rPr>
                <w:rFonts w:hint="eastAsia" w:ascii="宋体" w:hAnsi="宋体"/>
                <w:szCs w:val="21"/>
              </w:rPr>
              <w:t>灾备管理</w:t>
            </w:r>
          </w:p>
        </w:tc>
        <w:tc>
          <w:tcPr>
            <w:tcW w:w="559" w:type="pct"/>
            <w:vMerge w:val="continue"/>
            <w:vAlign w:val="center"/>
          </w:tcPr>
          <w:p w14:paraId="30ACBDF9">
            <w:pPr>
              <w:ind w:leftChars="-2" w:hanging="4" w:hangingChars="2"/>
              <w:rPr>
                <w:rFonts w:hint="eastAsia" w:ascii="宋体" w:hAnsi="宋体"/>
                <w:szCs w:val="21"/>
              </w:rPr>
            </w:pPr>
          </w:p>
        </w:tc>
        <w:tc>
          <w:tcPr>
            <w:tcW w:w="338" w:type="pct"/>
            <w:vMerge w:val="continue"/>
            <w:vAlign w:val="center"/>
          </w:tcPr>
          <w:p w14:paraId="6E00C26F">
            <w:pPr>
              <w:ind w:firstLine="112" w:firstLineChars="47"/>
              <w:rPr>
                <w:rFonts w:hint="eastAsia" w:ascii="宋体" w:hAnsi="宋体"/>
                <w:szCs w:val="21"/>
              </w:rPr>
            </w:pPr>
          </w:p>
        </w:tc>
        <w:tc>
          <w:tcPr>
            <w:tcW w:w="422" w:type="pct"/>
            <w:vMerge w:val="continue"/>
            <w:vAlign w:val="center"/>
          </w:tcPr>
          <w:p w14:paraId="2E301962">
            <w:pPr>
              <w:ind w:firstLine="480"/>
              <w:rPr>
                <w:rFonts w:hint="eastAsia" w:ascii="宋体" w:hAnsi="宋体"/>
                <w:szCs w:val="21"/>
              </w:rPr>
            </w:pPr>
          </w:p>
        </w:tc>
      </w:tr>
      <w:tr w14:paraId="1B1F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72D91E54">
            <w:pPr>
              <w:ind w:firstLine="0" w:firstLineChars="0"/>
              <w:jc w:val="center"/>
              <w:rPr>
                <w:rFonts w:hint="eastAsia" w:ascii="宋体" w:hAnsi="宋体"/>
                <w:szCs w:val="21"/>
              </w:rPr>
            </w:pPr>
            <w:r>
              <w:rPr>
                <w:rFonts w:hint="eastAsia" w:ascii="宋体" w:hAnsi="宋体"/>
                <w:szCs w:val="21"/>
              </w:rPr>
              <w:t>17</w:t>
            </w:r>
          </w:p>
        </w:tc>
        <w:tc>
          <w:tcPr>
            <w:tcW w:w="483" w:type="pct"/>
            <w:vMerge w:val="continue"/>
            <w:vAlign w:val="center"/>
          </w:tcPr>
          <w:p w14:paraId="0E6D839D">
            <w:pPr>
              <w:ind w:firstLine="480"/>
              <w:rPr>
                <w:rFonts w:hint="eastAsia" w:ascii="宋体" w:hAnsi="宋体"/>
                <w:szCs w:val="21"/>
              </w:rPr>
            </w:pPr>
          </w:p>
        </w:tc>
        <w:tc>
          <w:tcPr>
            <w:tcW w:w="532" w:type="pct"/>
            <w:vMerge w:val="continue"/>
            <w:vAlign w:val="center"/>
          </w:tcPr>
          <w:p w14:paraId="1A5EE4B2">
            <w:pPr>
              <w:ind w:leftChars="-2" w:hanging="4" w:hangingChars="2"/>
              <w:rPr>
                <w:rFonts w:hint="eastAsia" w:ascii="宋体" w:hAnsi="宋体"/>
                <w:szCs w:val="21"/>
              </w:rPr>
            </w:pPr>
          </w:p>
        </w:tc>
        <w:tc>
          <w:tcPr>
            <w:tcW w:w="1192" w:type="pct"/>
            <w:vAlign w:val="center"/>
          </w:tcPr>
          <w:p w14:paraId="45783F27">
            <w:pPr>
              <w:ind w:firstLine="112" w:firstLineChars="47"/>
              <w:rPr>
                <w:rFonts w:hint="eastAsia" w:ascii="宋体" w:hAnsi="宋体"/>
                <w:szCs w:val="21"/>
              </w:rPr>
            </w:pPr>
            <w:r>
              <w:rPr>
                <w:rFonts w:hint="eastAsia" w:ascii="宋体" w:hAnsi="宋体"/>
                <w:szCs w:val="21"/>
              </w:rPr>
              <w:t>5.8.6数据共享服务</w:t>
            </w:r>
          </w:p>
        </w:tc>
        <w:tc>
          <w:tcPr>
            <w:tcW w:w="1211" w:type="pct"/>
            <w:vAlign w:val="center"/>
          </w:tcPr>
          <w:p w14:paraId="311BA7BE">
            <w:pPr>
              <w:ind w:firstLine="112" w:firstLineChars="47"/>
              <w:rPr>
                <w:rFonts w:hint="eastAsia" w:ascii="宋体" w:hAnsi="宋体"/>
                <w:szCs w:val="21"/>
              </w:rPr>
            </w:pPr>
            <w:r>
              <w:rPr>
                <w:rFonts w:hint="eastAsia" w:ascii="宋体" w:hAnsi="宋体"/>
                <w:szCs w:val="21"/>
              </w:rPr>
              <w:t>数据共享服务</w:t>
            </w:r>
          </w:p>
        </w:tc>
        <w:tc>
          <w:tcPr>
            <w:tcW w:w="559" w:type="pct"/>
            <w:vMerge w:val="continue"/>
            <w:vAlign w:val="center"/>
          </w:tcPr>
          <w:p w14:paraId="0CFEDF12">
            <w:pPr>
              <w:ind w:leftChars="-2" w:hanging="4" w:hangingChars="2"/>
              <w:rPr>
                <w:rFonts w:hint="eastAsia" w:ascii="宋体" w:hAnsi="宋体"/>
                <w:szCs w:val="21"/>
              </w:rPr>
            </w:pPr>
          </w:p>
        </w:tc>
        <w:tc>
          <w:tcPr>
            <w:tcW w:w="338" w:type="pct"/>
            <w:vMerge w:val="continue"/>
            <w:vAlign w:val="center"/>
          </w:tcPr>
          <w:p w14:paraId="28C06E1D">
            <w:pPr>
              <w:ind w:firstLine="112" w:firstLineChars="47"/>
              <w:rPr>
                <w:rFonts w:hint="eastAsia" w:ascii="宋体" w:hAnsi="宋体"/>
                <w:szCs w:val="21"/>
              </w:rPr>
            </w:pPr>
          </w:p>
        </w:tc>
        <w:tc>
          <w:tcPr>
            <w:tcW w:w="422" w:type="pct"/>
            <w:vMerge w:val="continue"/>
            <w:vAlign w:val="center"/>
          </w:tcPr>
          <w:p w14:paraId="794D0754">
            <w:pPr>
              <w:ind w:firstLine="480"/>
              <w:rPr>
                <w:rFonts w:hint="eastAsia" w:ascii="宋体" w:hAnsi="宋体"/>
                <w:szCs w:val="21"/>
              </w:rPr>
            </w:pPr>
          </w:p>
        </w:tc>
      </w:tr>
      <w:tr w14:paraId="1512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128BB68B">
            <w:pPr>
              <w:ind w:firstLine="0" w:firstLineChars="0"/>
              <w:jc w:val="center"/>
              <w:rPr>
                <w:rFonts w:hint="eastAsia" w:ascii="宋体" w:hAnsi="宋体"/>
                <w:szCs w:val="21"/>
              </w:rPr>
            </w:pPr>
            <w:r>
              <w:rPr>
                <w:rFonts w:hint="eastAsia" w:ascii="宋体" w:hAnsi="宋体"/>
                <w:szCs w:val="21"/>
              </w:rPr>
              <w:t>18</w:t>
            </w:r>
          </w:p>
        </w:tc>
        <w:tc>
          <w:tcPr>
            <w:tcW w:w="483" w:type="pct"/>
            <w:vMerge w:val="continue"/>
            <w:vAlign w:val="center"/>
          </w:tcPr>
          <w:p w14:paraId="14E6BBEE">
            <w:pPr>
              <w:ind w:firstLine="480"/>
              <w:rPr>
                <w:rFonts w:hint="eastAsia" w:ascii="宋体" w:hAnsi="宋体"/>
                <w:szCs w:val="21"/>
              </w:rPr>
            </w:pPr>
          </w:p>
        </w:tc>
        <w:tc>
          <w:tcPr>
            <w:tcW w:w="532" w:type="pct"/>
            <w:vMerge w:val="restart"/>
            <w:vAlign w:val="center"/>
          </w:tcPr>
          <w:p w14:paraId="72C44D3C">
            <w:pPr>
              <w:ind w:leftChars="-2" w:hanging="4" w:hangingChars="2"/>
              <w:rPr>
                <w:rFonts w:hint="eastAsia" w:ascii="宋体" w:hAnsi="宋体"/>
                <w:szCs w:val="21"/>
              </w:rPr>
            </w:pPr>
            <w:r>
              <w:rPr>
                <w:rFonts w:hint="eastAsia" w:ascii="宋体" w:hAnsi="宋体"/>
                <w:szCs w:val="21"/>
              </w:rPr>
              <w:t>5.9防灾减灾产品制图及展示部件</w:t>
            </w:r>
          </w:p>
        </w:tc>
        <w:tc>
          <w:tcPr>
            <w:tcW w:w="1192" w:type="pct"/>
            <w:vAlign w:val="center"/>
          </w:tcPr>
          <w:p w14:paraId="6FD3E457">
            <w:pPr>
              <w:ind w:firstLine="112" w:firstLineChars="47"/>
              <w:rPr>
                <w:rFonts w:hint="eastAsia" w:ascii="宋体" w:hAnsi="宋体"/>
                <w:szCs w:val="21"/>
              </w:rPr>
            </w:pPr>
            <w:r>
              <w:rPr>
                <w:rFonts w:hint="eastAsia" w:ascii="宋体" w:hAnsi="宋体"/>
                <w:szCs w:val="21"/>
              </w:rPr>
              <w:t>5.9.4可视化加载</w:t>
            </w:r>
          </w:p>
        </w:tc>
        <w:tc>
          <w:tcPr>
            <w:tcW w:w="1211" w:type="pct"/>
            <w:vAlign w:val="center"/>
          </w:tcPr>
          <w:p w14:paraId="2EEBCD06">
            <w:pPr>
              <w:ind w:firstLine="112" w:firstLineChars="47"/>
              <w:rPr>
                <w:rFonts w:hint="eastAsia" w:ascii="宋体" w:hAnsi="宋体"/>
                <w:szCs w:val="21"/>
              </w:rPr>
            </w:pPr>
            <w:r>
              <w:rPr>
                <w:rFonts w:hint="eastAsia" w:ascii="宋体" w:hAnsi="宋体"/>
                <w:szCs w:val="21"/>
              </w:rPr>
              <w:t>可视化加载</w:t>
            </w:r>
          </w:p>
        </w:tc>
        <w:tc>
          <w:tcPr>
            <w:tcW w:w="559" w:type="pct"/>
            <w:vMerge w:val="restart"/>
            <w:vAlign w:val="center"/>
          </w:tcPr>
          <w:p w14:paraId="27253CEB">
            <w:pPr>
              <w:ind w:leftChars="-2" w:hanging="4" w:hangingChars="2"/>
              <w:rPr>
                <w:rFonts w:hint="eastAsia" w:ascii="宋体" w:hAnsi="宋体"/>
                <w:szCs w:val="21"/>
              </w:rPr>
            </w:pPr>
            <w:r>
              <w:rPr>
                <w:rFonts w:hint="eastAsia" w:ascii="宋体" w:hAnsi="宋体"/>
                <w:szCs w:val="21"/>
              </w:rPr>
              <w:t>防灾减灾产品制图及展示部件</w:t>
            </w:r>
          </w:p>
        </w:tc>
        <w:tc>
          <w:tcPr>
            <w:tcW w:w="338" w:type="pct"/>
            <w:vMerge w:val="continue"/>
            <w:vAlign w:val="center"/>
          </w:tcPr>
          <w:p w14:paraId="5A9EBFC3">
            <w:pPr>
              <w:ind w:firstLine="112" w:firstLineChars="47"/>
              <w:rPr>
                <w:rFonts w:hint="eastAsia" w:ascii="宋体" w:hAnsi="宋体"/>
                <w:szCs w:val="21"/>
              </w:rPr>
            </w:pPr>
          </w:p>
        </w:tc>
        <w:tc>
          <w:tcPr>
            <w:tcW w:w="422" w:type="pct"/>
            <w:vMerge w:val="continue"/>
            <w:vAlign w:val="center"/>
          </w:tcPr>
          <w:p w14:paraId="172F851E">
            <w:pPr>
              <w:ind w:firstLine="480"/>
              <w:rPr>
                <w:rFonts w:hint="eastAsia" w:ascii="宋体" w:hAnsi="宋体"/>
                <w:szCs w:val="21"/>
              </w:rPr>
            </w:pPr>
          </w:p>
        </w:tc>
      </w:tr>
      <w:tr w14:paraId="3870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03749DF9">
            <w:pPr>
              <w:ind w:firstLine="0" w:firstLineChars="0"/>
              <w:jc w:val="center"/>
              <w:rPr>
                <w:rFonts w:hint="eastAsia" w:ascii="宋体" w:hAnsi="宋体"/>
                <w:szCs w:val="21"/>
              </w:rPr>
            </w:pPr>
            <w:r>
              <w:rPr>
                <w:rFonts w:hint="eastAsia" w:ascii="宋体" w:hAnsi="宋体"/>
                <w:szCs w:val="21"/>
              </w:rPr>
              <w:t>19</w:t>
            </w:r>
          </w:p>
        </w:tc>
        <w:tc>
          <w:tcPr>
            <w:tcW w:w="483" w:type="pct"/>
            <w:vMerge w:val="continue"/>
            <w:vAlign w:val="center"/>
          </w:tcPr>
          <w:p w14:paraId="2BDD01C5">
            <w:pPr>
              <w:ind w:firstLine="480"/>
              <w:rPr>
                <w:rFonts w:hint="eastAsia" w:ascii="宋体" w:hAnsi="宋体"/>
                <w:szCs w:val="21"/>
              </w:rPr>
            </w:pPr>
          </w:p>
        </w:tc>
        <w:tc>
          <w:tcPr>
            <w:tcW w:w="532" w:type="pct"/>
            <w:vMerge w:val="continue"/>
            <w:vAlign w:val="center"/>
          </w:tcPr>
          <w:p w14:paraId="5899B1C4">
            <w:pPr>
              <w:ind w:leftChars="-2" w:hanging="4" w:hangingChars="2"/>
              <w:rPr>
                <w:rFonts w:hint="eastAsia" w:ascii="宋体" w:hAnsi="宋体"/>
                <w:szCs w:val="21"/>
              </w:rPr>
            </w:pPr>
          </w:p>
        </w:tc>
        <w:tc>
          <w:tcPr>
            <w:tcW w:w="1192" w:type="pct"/>
            <w:vAlign w:val="center"/>
          </w:tcPr>
          <w:p w14:paraId="1B4585D2">
            <w:pPr>
              <w:ind w:firstLine="112" w:firstLineChars="47"/>
              <w:rPr>
                <w:rFonts w:hint="eastAsia" w:ascii="宋体" w:hAnsi="宋体"/>
                <w:szCs w:val="21"/>
              </w:rPr>
            </w:pPr>
            <w:r>
              <w:rPr>
                <w:rFonts w:hint="eastAsia" w:ascii="宋体" w:hAnsi="宋体"/>
                <w:szCs w:val="21"/>
              </w:rPr>
              <w:t>5.9.5专题制图与标准化产品生产</w:t>
            </w:r>
          </w:p>
        </w:tc>
        <w:tc>
          <w:tcPr>
            <w:tcW w:w="1211" w:type="pct"/>
            <w:vAlign w:val="center"/>
          </w:tcPr>
          <w:p w14:paraId="552B860E">
            <w:pPr>
              <w:ind w:firstLine="112" w:firstLineChars="47"/>
              <w:rPr>
                <w:rFonts w:hint="eastAsia" w:ascii="宋体" w:hAnsi="宋体"/>
                <w:szCs w:val="21"/>
              </w:rPr>
            </w:pPr>
            <w:r>
              <w:rPr>
                <w:rFonts w:hint="eastAsia" w:ascii="宋体" w:hAnsi="宋体"/>
                <w:szCs w:val="21"/>
              </w:rPr>
              <w:t>专题制图与标准化产品生产</w:t>
            </w:r>
          </w:p>
        </w:tc>
        <w:tc>
          <w:tcPr>
            <w:tcW w:w="559" w:type="pct"/>
            <w:vMerge w:val="continue"/>
            <w:vAlign w:val="center"/>
          </w:tcPr>
          <w:p w14:paraId="01C2ACD8">
            <w:pPr>
              <w:ind w:leftChars="-2" w:hanging="4" w:hangingChars="2"/>
              <w:rPr>
                <w:rFonts w:hint="eastAsia" w:ascii="宋体" w:hAnsi="宋体"/>
                <w:szCs w:val="21"/>
              </w:rPr>
            </w:pPr>
          </w:p>
        </w:tc>
        <w:tc>
          <w:tcPr>
            <w:tcW w:w="338" w:type="pct"/>
            <w:vMerge w:val="continue"/>
            <w:vAlign w:val="center"/>
          </w:tcPr>
          <w:p w14:paraId="246D8135">
            <w:pPr>
              <w:ind w:firstLine="112" w:firstLineChars="47"/>
              <w:rPr>
                <w:rFonts w:hint="eastAsia" w:ascii="宋体" w:hAnsi="宋体"/>
                <w:szCs w:val="21"/>
              </w:rPr>
            </w:pPr>
          </w:p>
        </w:tc>
        <w:tc>
          <w:tcPr>
            <w:tcW w:w="422" w:type="pct"/>
            <w:vMerge w:val="continue"/>
            <w:vAlign w:val="center"/>
          </w:tcPr>
          <w:p w14:paraId="1802A494">
            <w:pPr>
              <w:ind w:firstLine="480"/>
              <w:rPr>
                <w:rFonts w:hint="eastAsia" w:ascii="宋体" w:hAnsi="宋体"/>
                <w:szCs w:val="21"/>
              </w:rPr>
            </w:pPr>
          </w:p>
        </w:tc>
      </w:tr>
      <w:tr w14:paraId="7FB1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pct"/>
          <w:trHeight w:val="23" w:hRule="atLeast"/>
        </w:trPr>
        <w:tc>
          <w:tcPr>
            <w:tcW w:w="258" w:type="pct"/>
            <w:vAlign w:val="center"/>
          </w:tcPr>
          <w:p w14:paraId="4C714727">
            <w:pPr>
              <w:ind w:firstLine="0" w:firstLineChars="0"/>
              <w:jc w:val="center"/>
              <w:rPr>
                <w:rFonts w:hint="eastAsia" w:ascii="宋体" w:hAnsi="宋体"/>
                <w:szCs w:val="21"/>
              </w:rPr>
            </w:pPr>
            <w:r>
              <w:rPr>
                <w:rFonts w:hint="eastAsia" w:ascii="宋体" w:hAnsi="宋体"/>
                <w:szCs w:val="21"/>
              </w:rPr>
              <w:t>20</w:t>
            </w:r>
          </w:p>
        </w:tc>
        <w:tc>
          <w:tcPr>
            <w:tcW w:w="483" w:type="pct"/>
            <w:vMerge w:val="continue"/>
            <w:vAlign w:val="center"/>
          </w:tcPr>
          <w:p w14:paraId="30C386F9">
            <w:pPr>
              <w:ind w:firstLine="480"/>
              <w:rPr>
                <w:rFonts w:hint="eastAsia" w:ascii="宋体" w:hAnsi="宋体"/>
                <w:szCs w:val="21"/>
              </w:rPr>
            </w:pPr>
          </w:p>
        </w:tc>
        <w:tc>
          <w:tcPr>
            <w:tcW w:w="532" w:type="pct"/>
            <w:vMerge w:val="continue"/>
            <w:vAlign w:val="center"/>
          </w:tcPr>
          <w:p w14:paraId="581DD632">
            <w:pPr>
              <w:ind w:leftChars="-2" w:hanging="4" w:hangingChars="2"/>
              <w:rPr>
                <w:rFonts w:hint="eastAsia" w:ascii="宋体" w:hAnsi="宋体"/>
                <w:szCs w:val="21"/>
              </w:rPr>
            </w:pPr>
          </w:p>
        </w:tc>
        <w:tc>
          <w:tcPr>
            <w:tcW w:w="1192" w:type="pct"/>
            <w:vAlign w:val="center"/>
          </w:tcPr>
          <w:p w14:paraId="0BAF30E8">
            <w:pPr>
              <w:ind w:firstLine="112" w:firstLineChars="47"/>
              <w:rPr>
                <w:rFonts w:hint="eastAsia" w:ascii="宋体" w:hAnsi="宋体"/>
                <w:szCs w:val="21"/>
              </w:rPr>
            </w:pPr>
            <w:r>
              <w:rPr>
                <w:rFonts w:hint="eastAsia" w:ascii="宋体" w:hAnsi="宋体"/>
                <w:szCs w:val="21"/>
              </w:rPr>
              <w:t>5.9.6可视化展示与成果集成</w:t>
            </w:r>
          </w:p>
        </w:tc>
        <w:tc>
          <w:tcPr>
            <w:tcW w:w="1211" w:type="pct"/>
            <w:vAlign w:val="center"/>
          </w:tcPr>
          <w:p w14:paraId="5AF3E79B">
            <w:pPr>
              <w:ind w:firstLine="112" w:firstLineChars="47"/>
              <w:rPr>
                <w:rFonts w:hint="eastAsia" w:ascii="宋体" w:hAnsi="宋体"/>
                <w:szCs w:val="21"/>
              </w:rPr>
            </w:pPr>
            <w:r>
              <w:rPr>
                <w:rFonts w:hint="eastAsia" w:ascii="宋体" w:hAnsi="宋体"/>
                <w:szCs w:val="21"/>
              </w:rPr>
              <w:t>可视化展示与成果集成</w:t>
            </w:r>
          </w:p>
        </w:tc>
        <w:tc>
          <w:tcPr>
            <w:tcW w:w="559" w:type="pct"/>
            <w:vMerge w:val="continue"/>
            <w:vAlign w:val="center"/>
          </w:tcPr>
          <w:p w14:paraId="5A090F68">
            <w:pPr>
              <w:ind w:leftChars="-2" w:hanging="4" w:hangingChars="2"/>
              <w:rPr>
                <w:rFonts w:hint="eastAsia" w:ascii="宋体" w:hAnsi="宋体"/>
                <w:szCs w:val="21"/>
              </w:rPr>
            </w:pPr>
          </w:p>
        </w:tc>
        <w:tc>
          <w:tcPr>
            <w:tcW w:w="338" w:type="pct"/>
            <w:vMerge w:val="continue"/>
            <w:vAlign w:val="center"/>
          </w:tcPr>
          <w:p w14:paraId="28A0EA6A">
            <w:pPr>
              <w:ind w:firstLine="112" w:firstLineChars="47"/>
              <w:rPr>
                <w:rFonts w:hint="eastAsia" w:ascii="宋体" w:hAnsi="宋体"/>
                <w:szCs w:val="21"/>
              </w:rPr>
            </w:pPr>
          </w:p>
        </w:tc>
        <w:tc>
          <w:tcPr>
            <w:tcW w:w="422" w:type="pct"/>
            <w:vMerge w:val="continue"/>
            <w:vAlign w:val="center"/>
          </w:tcPr>
          <w:p w14:paraId="404DB1FC">
            <w:pPr>
              <w:ind w:firstLine="480"/>
              <w:rPr>
                <w:rFonts w:hint="eastAsia" w:ascii="宋体" w:hAnsi="宋体"/>
                <w:szCs w:val="21"/>
              </w:rPr>
            </w:pPr>
          </w:p>
        </w:tc>
      </w:tr>
    </w:tbl>
    <w:p w14:paraId="666B75CB">
      <w:pPr>
        <w:ind w:firstLine="480"/>
      </w:pPr>
      <w:r>
        <w:br w:type="page"/>
      </w:r>
    </w:p>
    <w:p w14:paraId="4392C9E2">
      <w:pPr>
        <w:pStyle w:val="4"/>
      </w:pPr>
      <w:bookmarkStart w:id="559" w:name="_Toc240550185"/>
      <w:bookmarkStart w:id="560" w:name="_Toc24601"/>
      <w:bookmarkStart w:id="561" w:name="_Toc220368569"/>
      <w:r>
        <w:rPr>
          <w:rFonts w:hint="eastAsia"/>
        </w:rPr>
        <w:t>正向追踪</w:t>
      </w:r>
      <w:bookmarkEnd w:id="559"/>
      <w:bookmarkEnd w:id="560"/>
      <w:bookmarkEnd w:id="561"/>
    </w:p>
    <w:p w14:paraId="7157B479">
      <w:pPr>
        <w:pStyle w:val="106"/>
        <w:rPr>
          <w:rFonts w:hint="eastAsia"/>
        </w:rPr>
      </w:pPr>
      <w:bookmarkStart w:id="562" w:name="_Toc240549996"/>
      <w:r>
        <w:t>表</w:t>
      </w:r>
      <w:r>
        <w:fldChar w:fldCharType="begin"/>
      </w:r>
      <w:r>
        <w:instrText xml:space="preserve"> STYLEREF 1 \s </w:instrText>
      </w:r>
      <w:r>
        <w:rPr>
          <w:rFonts w:hint="eastAsia"/>
        </w:rPr>
        <w:fldChar w:fldCharType="separate"/>
      </w:r>
      <w:r>
        <w:rPr>
          <w:rFonts w:hint="eastAsia"/>
        </w:rPr>
        <w:t>9</w:t>
      </w:r>
      <w:r>
        <w:fldChar w:fldCharType="end"/>
      </w:r>
      <w:r>
        <w:t>-</w:t>
      </w:r>
      <w:r>
        <w:fldChar w:fldCharType="begin"/>
      </w:r>
      <w:r>
        <w:instrText xml:space="preserve"> SEQ 表 \* ARABIC \s 1 </w:instrText>
      </w:r>
      <w:r>
        <w:rPr>
          <w:rFonts w:hint="eastAsia"/>
        </w:rPr>
        <w:fldChar w:fldCharType="separate"/>
      </w:r>
      <w:r>
        <w:rPr>
          <w:rFonts w:hint="eastAsia"/>
        </w:rPr>
        <w:t>2</w:t>
      </w:r>
      <w:r>
        <w:fldChar w:fldCharType="end"/>
      </w:r>
      <w:r>
        <w:t>正向追踪表</w:t>
      </w:r>
      <w:bookmarkEnd w:id="562"/>
    </w:p>
    <w:tbl>
      <w:tblPr>
        <w:tblStyle w:val="39"/>
        <w:tblW w:w="139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9"/>
        <w:gridCol w:w="1083"/>
        <w:gridCol w:w="963"/>
        <w:gridCol w:w="1314"/>
        <w:gridCol w:w="3240"/>
        <w:gridCol w:w="3207"/>
        <w:gridCol w:w="1689"/>
        <w:gridCol w:w="1680"/>
        <w:gridCol w:w="10"/>
      </w:tblGrid>
      <w:tr w14:paraId="25E1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jc w:val="center"/>
        </w:trPr>
        <w:tc>
          <w:tcPr>
            <w:tcW w:w="739" w:type="dxa"/>
            <w:vMerge w:val="restart"/>
            <w:shd w:val="clear" w:color="auto" w:fill="D7D7D7" w:themeFill="background1" w:themeFillShade="D8"/>
            <w:noWrap/>
            <w:vAlign w:val="center"/>
          </w:tcPr>
          <w:p w14:paraId="4CB369D6">
            <w:pPr>
              <w:pStyle w:val="57"/>
            </w:pPr>
            <w:r>
              <w:rPr>
                <w:rFonts w:hint="eastAsia"/>
              </w:rPr>
              <w:t>序号</w:t>
            </w:r>
          </w:p>
        </w:tc>
        <w:tc>
          <w:tcPr>
            <w:tcW w:w="6600" w:type="dxa"/>
            <w:gridSpan w:val="4"/>
            <w:shd w:val="clear" w:color="auto" w:fill="D7D7D7" w:themeFill="background1" w:themeFillShade="D8"/>
            <w:vAlign w:val="center"/>
          </w:tcPr>
          <w:p w14:paraId="19F01587">
            <w:pPr>
              <w:pStyle w:val="57"/>
            </w:pPr>
            <w:r>
              <w:rPr>
                <w:rFonts w:hint="eastAsia"/>
              </w:rPr>
              <w:t>需求规格说明</w:t>
            </w:r>
          </w:p>
        </w:tc>
        <w:tc>
          <w:tcPr>
            <w:tcW w:w="6586" w:type="dxa"/>
            <w:gridSpan w:val="4"/>
            <w:shd w:val="clear" w:color="auto" w:fill="D7D7D7" w:themeFill="background1" w:themeFillShade="D8"/>
            <w:noWrap/>
            <w:vAlign w:val="center"/>
          </w:tcPr>
          <w:p w14:paraId="2A76AD44">
            <w:pPr>
              <w:pStyle w:val="57"/>
            </w:pPr>
            <w:r>
              <w:rPr>
                <w:rFonts w:hint="eastAsia"/>
              </w:rPr>
              <w:t>概要设计说明书</w:t>
            </w:r>
          </w:p>
        </w:tc>
      </w:tr>
      <w:tr w14:paraId="6CB9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346" w:hRule="atLeast"/>
          <w:tblHeader/>
          <w:jc w:val="center"/>
        </w:trPr>
        <w:tc>
          <w:tcPr>
            <w:tcW w:w="739" w:type="dxa"/>
            <w:vMerge w:val="continue"/>
            <w:shd w:val="clear" w:color="auto" w:fill="D7D7D7" w:themeFill="background1" w:themeFillShade="D8"/>
            <w:noWrap/>
            <w:vAlign w:val="center"/>
          </w:tcPr>
          <w:p w14:paraId="654DA3E4">
            <w:pPr>
              <w:pStyle w:val="57"/>
            </w:pPr>
          </w:p>
        </w:tc>
        <w:tc>
          <w:tcPr>
            <w:tcW w:w="1083" w:type="dxa"/>
            <w:shd w:val="clear" w:color="auto" w:fill="D7D7D7" w:themeFill="background1" w:themeFillShade="D8"/>
            <w:vAlign w:val="center"/>
          </w:tcPr>
          <w:p w14:paraId="6E9551B2">
            <w:pPr>
              <w:pStyle w:val="57"/>
            </w:pPr>
            <w:r>
              <w:rPr>
                <w:rFonts w:hint="eastAsia"/>
              </w:rPr>
              <w:t>平台</w:t>
            </w:r>
          </w:p>
        </w:tc>
        <w:tc>
          <w:tcPr>
            <w:tcW w:w="963" w:type="dxa"/>
            <w:shd w:val="clear" w:color="auto" w:fill="D7D7D7" w:themeFill="background1" w:themeFillShade="D8"/>
            <w:vAlign w:val="center"/>
          </w:tcPr>
          <w:p w14:paraId="716BFAC5">
            <w:pPr>
              <w:pStyle w:val="57"/>
            </w:pPr>
            <w:r>
              <w:rPr>
                <w:rFonts w:hint="eastAsia"/>
              </w:rPr>
              <w:t>软件</w:t>
            </w:r>
          </w:p>
        </w:tc>
        <w:tc>
          <w:tcPr>
            <w:tcW w:w="1314" w:type="dxa"/>
            <w:shd w:val="clear" w:color="auto" w:fill="D7D7D7" w:themeFill="background1" w:themeFillShade="D8"/>
            <w:vAlign w:val="center"/>
          </w:tcPr>
          <w:p w14:paraId="568040FD">
            <w:pPr>
              <w:pStyle w:val="57"/>
            </w:pPr>
            <w:r>
              <w:rPr>
                <w:rFonts w:hint="eastAsia"/>
              </w:rPr>
              <w:t>子系统</w:t>
            </w:r>
          </w:p>
        </w:tc>
        <w:tc>
          <w:tcPr>
            <w:tcW w:w="3240" w:type="dxa"/>
            <w:shd w:val="clear" w:color="auto" w:fill="D7D7D7" w:themeFill="background1" w:themeFillShade="D8"/>
            <w:vAlign w:val="center"/>
          </w:tcPr>
          <w:p w14:paraId="114A19A2">
            <w:pPr>
              <w:pStyle w:val="57"/>
            </w:pPr>
            <w:r>
              <w:rPr>
                <w:rFonts w:hint="eastAsia"/>
              </w:rPr>
              <w:t>模块</w:t>
            </w:r>
          </w:p>
        </w:tc>
        <w:tc>
          <w:tcPr>
            <w:tcW w:w="3207" w:type="dxa"/>
            <w:shd w:val="clear" w:color="auto" w:fill="D7D7D7" w:themeFill="background1" w:themeFillShade="D8"/>
            <w:vAlign w:val="center"/>
          </w:tcPr>
          <w:p w14:paraId="62C608A8">
            <w:pPr>
              <w:pStyle w:val="57"/>
            </w:pPr>
            <w:r>
              <w:rPr>
                <w:rFonts w:hint="eastAsia"/>
              </w:rPr>
              <w:t>概要设计模块</w:t>
            </w:r>
          </w:p>
        </w:tc>
        <w:tc>
          <w:tcPr>
            <w:tcW w:w="1689" w:type="dxa"/>
            <w:shd w:val="clear" w:color="auto" w:fill="D7D7D7" w:themeFill="background1" w:themeFillShade="D8"/>
            <w:vAlign w:val="center"/>
          </w:tcPr>
          <w:p w14:paraId="624706B2">
            <w:pPr>
              <w:pStyle w:val="57"/>
            </w:pPr>
            <w:r>
              <w:rPr>
                <w:rFonts w:hint="eastAsia"/>
              </w:rPr>
              <w:t>概要设计部件</w:t>
            </w:r>
          </w:p>
        </w:tc>
        <w:tc>
          <w:tcPr>
            <w:tcW w:w="1680" w:type="dxa"/>
            <w:shd w:val="clear" w:color="auto" w:fill="D7D7D7" w:themeFill="background1" w:themeFillShade="D8"/>
            <w:vAlign w:val="center"/>
          </w:tcPr>
          <w:p w14:paraId="59D8C98F">
            <w:pPr>
              <w:pStyle w:val="57"/>
            </w:pPr>
            <w:r>
              <w:rPr>
                <w:rFonts w:hint="eastAsia"/>
              </w:rPr>
              <w:t>概要设计软件配置项</w:t>
            </w:r>
          </w:p>
        </w:tc>
      </w:tr>
      <w:tr w14:paraId="6AF5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1AC6BE70">
            <w:pPr>
              <w:ind w:firstLine="24" w:firstLineChars="10"/>
              <w:jc w:val="center"/>
              <w:rPr>
                <w:rFonts w:hint="eastAsia" w:ascii="宋体" w:hAnsi="宋体"/>
                <w:szCs w:val="21"/>
              </w:rPr>
            </w:pPr>
            <w:r>
              <w:rPr>
                <w:rFonts w:hint="eastAsia" w:ascii="宋体" w:hAnsi="宋体"/>
                <w:szCs w:val="21"/>
              </w:rPr>
              <w:t>1</w:t>
            </w:r>
          </w:p>
        </w:tc>
        <w:tc>
          <w:tcPr>
            <w:tcW w:w="1083" w:type="dxa"/>
            <w:vMerge w:val="restart"/>
            <w:vAlign w:val="center"/>
          </w:tcPr>
          <w:p w14:paraId="5584933F">
            <w:pPr>
              <w:ind w:firstLine="7" w:firstLineChars="3"/>
              <w:rPr>
                <w:rFonts w:hint="eastAsia" w:ascii="宋体" w:hAnsi="宋体"/>
                <w:szCs w:val="21"/>
              </w:rPr>
            </w:pPr>
            <w:r>
              <w:rPr>
                <w:rFonts w:hint="eastAsia" w:ascii="宋体" w:hAnsi="宋体"/>
                <w:szCs w:val="21"/>
              </w:rPr>
              <w:t>地震预测与防震减灾应用分析平台</w:t>
            </w:r>
          </w:p>
        </w:tc>
        <w:tc>
          <w:tcPr>
            <w:tcW w:w="963" w:type="dxa"/>
            <w:vMerge w:val="restart"/>
            <w:vAlign w:val="center"/>
          </w:tcPr>
          <w:p w14:paraId="5A11B971">
            <w:pPr>
              <w:ind w:firstLine="12" w:firstLineChars="5"/>
              <w:rPr>
                <w:rFonts w:hint="eastAsia" w:ascii="宋体" w:hAnsi="宋体"/>
                <w:szCs w:val="21"/>
              </w:rPr>
            </w:pPr>
            <w:r>
              <w:rPr>
                <w:rFonts w:hint="eastAsia" w:ascii="宋体" w:hAnsi="宋体"/>
                <w:szCs w:val="21"/>
              </w:rPr>
              <w:t>卫星遥感系统</w:t>
            </w:r>
          </w:p>
        </w:tc>
        <w:tc>
          <w:tcPr>
            <w:tcW w:w="1314" w:type="dxa"/>
            <w:vMerge w:val="restart"/>
            <w:vAlign w:val="center"/>
          </w:tcPr>
          <w:p w14:paraId="750410EB">
            <w:pPr>
              <w:ind w:firstLine="7" w:firstLineChars="3"/>
              <w:rPr>
                <w:rFonts w:hint="eastAsia" w:ascii="宋体" w:hAnsi="宋体"/>
                <w:szCs w:val="21"/>
              </w:rPr>
            </w:pPr>
            <w:r>
              <w:rPr>
                <w:rFonts w:hint="eastAsia" w:ascii="宋体" w:hAnsi="宋体"/>
                <w:szCs w:val="21"/>
              </w:rPr>
              <w:t>地面站数据预处理与分析部件</w:t>
            </w:r>
          </w:p>
        </w:tc>
        <w:tc>
          <w:tcPr>
            <w:tcW w:w="3240" w:type="dxa"/>
            <w:vAlign w:val="center"/>
          </w:tcPr>
          <w:p w14:paraId="380A04A7">
            <w:pPr>
              <w:ind w:firstLine="0" w:firstLineChars="0"/>
              <w:rPr>
                <w:rFonts w:hint="eastAsia" w:ascii="宋体" w:hAnsi="宋体"/>
                <w:szCs w:val="21"/>
              </w:rPr>
            </w:pPr>
            <w:r>
              <w:rPr>
                <w:rFonts w:hint="eastAsia" w:ascii="宋体" w:hAnsi="宋体"/>
                <w:szCs w:val="21"/>
              </w:rPr>
              <w:t>数据检索</w:t>
            </w:r>
          </w:p>
        </w:tc>
        <w:tc>
          <w:tcPr>
            <w:tcW w:w="3207" w:type="dxa"/>
            <w:vAlign w:val="center"/>
          </w:tcPr>
          <w:p w14:paraId="7361491D">
            <w:pPr>
              <w:ind w:firstLine="0" w:firstLineChars="0"/>
              <w:rPr>
                <w:rFonts w:hint="eastAsia" w:ascii="宋体" w:hAnsi="宋体"/>
                <w:szCs w:val="21"/>
              </w:rPr>
            </w:pPr>
            <w:r>
              <w:rPr>
                <w:rFonts w:hint="eastAsia" w:ascii="宋体" w:hAnsi="宋体"/>
                <w:szCs w:val="21"/>
              </w:rPr>
              <w:t>数据检索</w:t>
            </w:r>
          </w:p>
        </w:tc>
        <w:tc>
          <w:tcPr>
            <w:tcW w:w="1689" w:type="dxa"/>
            <w:vMerge w:val="restart"/>
            <w:noWrap/>
            <w:vAlign w:val="center"/>
          </w:tcPr>
          <w:p w14:paraId="763EE48E">
            <w:pPr>
              <w:ind w:firstLine="0" w:firstLineChars="0"/>
              <w:rPr>
                <w:rFonts w:hint="eastAsia" w:ascii="宋体" w:hAnsi="宋体"/>
                <w:szCs w:val="21"/>
              </w:rPr>
            </w:pPr>
            <w:r>
              <w:rPr>
                <w:rFonts w:hint="eastAsia" w:ascii="宋体" w:hAnsi="宋体"/>
                <w:szCs w:val="21"/>
              </w:rPr>
              <w:t>地面站数据预处理与分析部件</w:t>
            </w:r>
          </w:p>
        </w:tc>
        <w:tc>
          <w:tcPr>
            <w:tcW w:w="1680" w:type="dxa"/>
            <w:vMerge w:val="restart"/>
            <w:noWrap/>
            <w:vAlign w:val="center"/>
          </w:tcPr>
          <w:p w14:paraId="65D301B6">
            <w:pPr>
              <w:ind w:firstLine="0" w:firstLineChars="0"/>
              <w:rPr>
                <w:rFonts w:hint="eastAsia" w:ascii="宋体" w:hAnsi="宋体"/>
                <w:szCs w:val="21"/>
              </w:rPr>
            </w:pPr>
            <w:r>
              <w:rPr>
                <w:rFonts w:hint="eastAsia" w:ascii="宋体" w:hAnsi="宋体"/>
                <w:szCs w:val="21"/>
              </w:rPr>
              <w:t>卫星遥感软件</w:t>
            </w:r>
          </w:p>
        </w:tc>
      </w:tr>
      <w:tr w14:paraId="5254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6A1A6E65">
            <w:pPr>
              <w:ind w:firstLine="24" w:firstLineChars="10"/>
              <w:jc w:val="center"/>
              <w:rPr>
                <w:rFonts w:hint="eastAsia" w:ascii="宋体" w:hAnsi="宋体"/>
                <w:szCs w:val="21"/>
              </w:rPr>
            </w:pPr>
            <w:r>
              <w:rPr>
                <w:rFonts w:hint="eastAsia" w:ascii="宋体" w:hAnsi="宋体"/>
                <w:szCs w:val="21"/>
              </w:rPr>
              <w:t>2</w:t>
            </w:r>
          </w:p>
        </w:tc>
        <w:tc>
          <w:tcPr>
            <w:tcW w:w="1083" w:type="dxa"/>
            <w:vMerge w:val="continue"/>
            <w:vAlign w:val="center"/>
          </w:tcPr>
          <w:p w14:paraId="1309FA07">
            <w:pPr>
              <w:ind w:firstLine="127" w:firstLineChars="53"/>
              <w:rPr>
                <w:rFonts w:hint="eastAsia" w:ascii="宋体" w:hAnsi="宋体"/>
                <w:szCs w:val="21"/>
              </w:rPr>
            </w:pPr>
          </w:p>
        </w:tc>
        <w:tc>
          <w:tcPr>
            <w:tcW w:w="963" w:type="dxa"/>
            <w:vMerge w:val="continue"/>
            <w:vAlign w:val="center"/>
          </w:tcPr>
          <w:p w14:paraId="00C99026">
            <w:pPr>
              <w:ind w:firstLine="127" w:firstLineChars="53"/>
              <w:rPr>
                <w:rFonts w:hint="eastAsia" w:ascii="宋体" w:hAnsi="宋体"/>
                <w:szCs w:val="21"/>
              </w:rPr>
            </w:pPr>
          </w:p>
        </w:tc>
        <w:tc>
          <w:tcPr>
            <w:tcW w:w="1314" w:type="dxa"/>
            <w:vMerge w:val="continue"/>
            <w:vAlign w:val="center"/>
          </w:tcPr>
          <w:p w14:paraId="4FABBEB9">
            <w:pPr>
              <w:ind w:firstLine="7" w:firstLineChars="3"/>
              <w:rPr>
                <w:rFonts w:hint="eastAsia" w:ascii="宋体" w:hAnsi="宋体"/>
                <w:szCs w:val="21"/>
              </w:rPr>
            </w:pPr>
          </w:p>
        </w:tc>
        <w:tc>
          <w:tcPr>
            <w:tcW w:w="3240" w:type="dxa"/>
            <w:vAlign w:val="center"/>
          </w:tcPr>
          <w:p w14:paraId="0AC08C8A">
            <w:pPr>
              <w:ind w:firstLine="0" w:firstLineChars="0"/>
              <w:rPr>
                <w:rFonts w:hint="eastAsia" w:ascii="宋体" w:hAnsi="宋体"/>
                <w:szCs w:val="21"/>
              </w:rPr>
            </w:pPr>
            <w:r>
              <w:rPr>
                <w:rFonts w:hint="eastAsia" w:ascii="宋体" w:hAnsi="宋体"/>
                <w:szCs w:val="21"/>
              </w:rPr>
              <w:t>数据生产</w:t>
            </w:r>
          </w:p>
        </w:tc>
        <w:tc>
          <w:tcPr>
            <w:tcW w:w="3207" w:type="dxa"/>
            <w:vAlign w:val="center"/>
          </w:tcPr>
          <w:p w14:paraId="17DC3418">
            <w:pPr>
              <w:ind w:firstLine="0" w:firstLineChars="0"/>
              <w:rPr>
                <w:rFonts w:hint="eastAsia" w:ascii="宋体" w:hAnsi="宋体"/>
                <w:szCs w:val="21"/>
              </w:rPr>
            </w:pPr>
            <w:r>
              <w:rPr>
                <w:rFonts w:hint="eastAsia" w:ascii="宋体" w:hAnsi="宋体"/>
                <w:szCs w:val="21"/>
              </w:rPr>
              <w:t>数据生产</w:t>
            </w:r>
          </w:p>
        </w:tc>
        <w:tc>
          <w:tcPr>
            <w:tcW w:w="1689" w:type="dxa"/>
            <w:vMerge w:val="continue"/>
            <w:noWrap/>
            <w:vAlign w:val="center"/>
          </w:tcPr>
          <w:p w14:paraId="75C74BC4">
            <w:pPr>
              <w:ind w:firstLine="0" w:firstLineChars="0"/>
              <w:rPr>
                <w:rFonts w:hint="eastAsia" w:ascii="宋体" w:hAnsi="宋体"/>
                <w:szCs w:val="21"/>
              </w:rPr>
            </w:pPr>
          </w:p>
        </w:tc>
        <w:tc>
          <w:tcPr>
            <w:tcW w:w="1680" w:type="dxa"/>
            <w:vMerge w:val="continue"/>
            <w:noWrap/>
            <w:vAlign w:val="center"/>
          </w:tcPr>
          <w:p w14:paraId="79B2903E">
            <w:pPr>
              <w:ind w:firstLine="480"/>
              <w:rPr>
                <w:rFonts w:hint="eastAsia" w:ascii="宋体" w:hAnsi="宋体"/>
                <w:szCs w:val="21"/>
              </w:rPr>
            </w:pPr>
          </w:p>
        </w:tc>
      </w:tr>
      <w:tr w14:paraId="282E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FA74704">
            <w:pPr>
              <w:ind w:firstLine="24" w:firstLineChars="10"/>
              <w:jc w:val="center"/>
              <w:rPr>
                <w:rFonts w:hint="eastAsia" w:ascii="宋体" w:hAnsi="宋体"/>
                <w:szCs w:val="21"/>
              </w:rPr>
            </w:pPr>
            <w:r>
              <w:rPr>
                <w:rFonts w:hint="eastAsia" w:ascii="宋体" w:hAnsi="宋体"/>
                <w:szCs w:val="21"/>
              </w:rPr>
              <w:t>3</w:t>
            </w:r>
          </w:p>
        </w:tc>
        <w:tc>
          <w:tcPr>
            <w:tcW w:w="1083" w:type="dxa"/>
            <w:vMerge w:val="continue"/>
            <w:vAlign w:val="center"/>
          </w:tcPr>
          <w:p w14:paraId="1F5C10F6">
            <w:pPr>
              <w:ind w:firstLine="127" w:firstLineChars="53"/>
              <w:rPr>
                <w:rFonts w:hint="eastAsia" w:ascii="宋体" w:hAnsi="宋体"/>
                <w:szCs w:val="21"/>
              </w:rPr>
            </w:pPr>
          </w:p>
        </w:tc>
        <w:tc>
          <w:tcPr>
            <w:tcW w:w="963" w:type="dxa"/>
            <w:vMerge w:val="continue"/>
            <w:vAlign w:val="center"/>
          </w:tcPr>
          <w:p w14:paraId="2A038329">
            <w:pPr>
              <w:ind w:firstLine="127" w:firstLineChars="53"/>
              <w:rPr>
                <w:rFonts w:hint="eastAsia" w:ascii="宋体" w:hAnsi="宋体"/>
                <w:szCs w:val="21"/>
              </w:rPr>
            </w:pPr>
          </w:p>
        </w:tc>
        <w:tc>
          <w:tcPr>
            <w:tcW w:w="1314" w:type="dxa"/>
            <w:vMerge w:val="continue"/>
            <w:vAlign w:val="center"/>
          </w:tcPr>
          <w:p w14:paraId="63CB94E8">
            <w:pPr>
              <w:ind w:firstLine="7" w:firstLineChars="3"/>
              <w:rPr>
                <w:rFonts w:hint="eastAsia" w:ascii="宋体" w:hAnsi="宋体"/>
                <w:szCs w:val="21"/>
              </w:rPr>
            </w:pPr>
          </w:p>
        </w:tc>
        <w:tc>
          <w:tcPr>
            <w:tcW w:w="3240" w:type="dxa"/>
            <w:vAlign w:val="center"/>
          </w:tcPr>
          <w:p w14:paraId="141C8065">
            <w:pPr>
              <w:ind w:firstLine="0" w:firstLineChars="0"/>
              <w:rPr>
                <w:rFonts w:hint="eastAsia" w:ascii="宋体" w:hAnsi="宋体"/>
                <w:szCs w:val="21"/>
              </w:rPr>
            </w:pPr>
            <w:r>
              <w:rPr>
                <w:rFonts w:hint="eastAsia" w:ascii="宋体" w:hAnsi="宋体"/>
                <w:szCs w:val="21"/>
              </w:rPr>
              <w:t>生产工具管理</w:t>
            </w:r>
          </w:p>
        </w:tc>
        <w:tc>
          <w:tcPr>
            <w:tcW w:w="3207" w:type="dxa"/>
            <w:vAlign w:val="center"/>
          </w:tcPr>
          <w:p w14:paraId="24765CB0">
            <w:pPr>
              <w:ind w:firstLine="0" w:firstLineChars="0"/>
              <w:rPr>
                <w:rFonts w:hint="eastAsia" w:ascii="宋体" w:hAnsi="宋体"/>
                <w:szCs w:val="21"/>
              </w:rPr>
            </w:pPr>
            <w:r>
              <w:rPr>
                <w:rFonts w:hint="eastAsia" w:ascii="宋体" w:hAnsi="宋体"/>
                <w:szCs w:val="21"/>
              </w:rPr>
              <w:t>生产工具管理</w:t>
            </w:r>
          </w:p>
        </w:tc>
        <w:tc>
          <w:tcPr>
            <w:tcW w:w="1689" w:type="dxa"/>
            <w:vMerge w:val="continue"/>
            <w:noWrap/>
            <w:vAlign w:val="center"/>
          </w:tcPr>
          <w:p w14:paraId="6BCE960A">
            <w:pPr>
              <w:ind w:firstLine="0" w:firstLineChars="0"/>
              <w:rPr>
                <w:rFonts w:hint="eastAsia" w:ascii="宋体" w:hAnsi="宋体"/>
                <w:szCs w:val="21"/>
              </w:rPr>
            </w:pPr>
          </w:p>
        </w:tc>
        <w:tc>
          <w:tcPr>
            <w:tcW w:w="1680" w:type="dxa"/>
            <w:vMerge w:val="continue"/>
            <w:noWrap/>
            <w:vAlign w:val="center"/>
          </w:tcPr>
          <w:p w14:paraId="6F5EF01F">
            <w:pPr>
              <w:ind w:firstLine="480"/>
              <w:rPr>
                <w:rFonts w:hint="eastAsia" w:ascii="宋体" w:hAnsi="宋体"/>
                <w:szCs w:val="21"/>
              </w:rPr>
            </w:pPr>
          </w:p>
        </w:tc>
      </w:tr>
      <w:tr w14:paraId="7943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252525FC">
            <w:pPr>
              <w:ind w:firstLine="24" w:firstLineChars="10"/>
              <w:jc w:val="center"/>
              <w:rPr>
                <w:rFonts w:hint="eastAsia" w:ascii="宋体" w:hAnsi="宋体"/>
                <w:szCs w:val="21"/>
              </w:rPr>
            </w:pPr>
            <w:r>
              <w:rPr>
                <w:rFonts w:hint="eastAsia" w:ascii="宋体" w:hAnsi="宋体"/>
                <w:szCs w:val="21"/>
              </w:rPr>
              <w:t>4</w:t>
            </w:r>
          </w:p>
        </w:tc>
        <w:tc>
          <w:tcPr>
            <w:tcW w:w="1083" w:type="dxa"/>
            <w:vMerge w:val="continue"/>
            <w:vAlign w:val="center"/>
          </w:tcPr>
          <w:p w14:paraId="1D2EEB8C">
            <w:pPr>
              <w:ind w:firstLine="127" w:firstLineChars="53"/>
              <w:rPr>
                <w:rFonts w:hint="eastAsia" w:ascii="宋体" w:hAnsi="宋体"/>
                <w:szCs w:val="21"/>
              </w:rPr>
            </w:pPr>
          </w:p>
        </w:tc>
        <w:tc>
          <w:tcPr>
            <w:tcW w:w="963" w:type="dxa"/>
            <w:vMerge w:val="continue"/>
            <w:vAlign w:val="center"/>
          </w:tcPr>
          <w:p w14:paraId="2C0F19C6">
            <w:pPr>
              <w:ind w:firstLine="127" w:firstLineChars="53"/>
              <w:rPr>
                <w:rFonts w:hint="eastAsia" w:ascii="宋体" w:hAnsi="宋体"/>
                <w:szCs w:val="21"/>
              </w:rPr>
            </w:pPr>
          </w:p>
        </w:tc>
        <w:tc>
          <w:tcPr>
            <w:tcW w:w="1314" w:type="dxa"/>
            <w:vMerge w:val="continue"/>
            <w:vAlign w:val="center"/>
          </w:tcPr>
          <w:p w14:paraId="5A5C9872">
            <w:pPr>
              <w:ind w:firstLine="7" w:firstLineChars="3"/>
              <w:rPr>
                <w:rFonts w:hint="eastAsia" w:ascii="宋体" w:hAnsi="宋体"/>
                <w:szCs w:val="21"/>
              </w:rPr>
            </w:pPr>
          </w:p>
        </w:tc>
        <w:tc>
          <w:tcPr>
            <w:tcW w:w="3240" w:type="dxa"/>
            <w:vAlign w:val="center"/>
          </w:tcPr>
          <w:p w14:paraId="2D512D40">
            <w:pPr>
              <w:ind w:firstLine="0" w:firstLineChars="0"/>
              <w:rPr>
                <w:rFonts w:hint="eastAsia" w:ascii="宋体" w:hAnsi="宋体"/>
                <w:szCs w:val="21"/>
              </w:rPr>
            </w:pPr>
            <w:r>
              <w:rPr>
                <w:rFonts w:hint="eastAsia" w:ascii="宋体" w:hAnsi="宋体"/>
                <w:szCs w:val="21"/>
              </w:rPr>
              <w:t>系统资源管理</w:t>
            </w:r>
          </w:p>
        </w:tc>
        <w:tc>
          <w:tcPr>
            <w:tcW w:w="3207" w:type="dxa"/>
            <w:vAlign w:val="center"/>
          </w:tcPr>
          <w:p w14:paraId="1E41AFF1">
            <w:pPr>
              <w:ind w:firstLine="0" w:firstLineChars="0"/>
              <w:rPr>
                <w:rFonts w:hint="eastAsia" w:ascii="宋体" w:hAnsi="宋体"/>
                <w:szCs w:val="21"/>
              </w:rPr>
            </w:pPr>
            <w:r>
              <w:rPr>
                <w:rFonts w:hint="eastAsia" w:ascii="宋体" w:hAnsi="宋体"/>
                <w:szCs w:val="21"/>
              </w:rPr>
              <w:t>系统资源管理</w:t>
            </w:r>
          </w:p>
        </w:tc>
        <w:tc>
          <w:tcPr>
            <w:tcW w:w="1689" w:type="dxa"/>
            <w:vMerge w:val="continue"/>
            <w:noWrap/>
            <w:vAlign w:val="center"/>
          </w:tcPr>
          <w:p w14:paraId="59077329">
            <w:pPr>
              <w:ind w:firstLine="0" w:firstLineChars="0"/>
              <w:rPr>
                <w:rFonts w:hint="eastAsia" w:ascii="宋体" w:hAnsi="宋体"/>
                <w:szCs w:val="21"/>
              </w:rPr>
            </w:pPr>
          </w:p>
        </w:tc>
        <w:tc>
          <w:tcPr>
            <w:tcW w:w="1680" w:type="dxa"/>
            <w:vMerge w:val="continue"/>
            <w:noWrap/>
            <w:vAlign w:val="center"/>
          </w:tcPr>
          <w:p w14:paraId="0DD9D818">
            <w:pPr>
              <w:ind w:firstLine="480"/>
              <w:rPr>
                <w:rFonts w:hint="eastAsia" w:ascii="宋体" w:hAnsi="宋体"/>
                <w:szCs w:val="21"/>
              </w:rPr>
            </w:pPr>
          </w:p>
        </w:tc>
      </w:tr>
      <w:tr w14:paraId="278A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3973F0B2">
            <w:pPr>
              <w:ind w:firstLine="24" w:firstLineChars="10"/>
              <w:jc w:val="center"/>
              <w:rPr>
                <w:rFonts w:hint="eastAsia" w:ascii="宋体" w:hAnsi="宋体"/>
                <w:szCs w:val="21"/>
              </w:rPr>
            </w:pPr>
            <w:r>
              <w:rPr>
                <w:rFonts w:hint="eastAsia" w:ascii="宋体" w:hAnsi="宋体"/>
                <w:szCs w:val="21"/>
              </w:rPr>
              <w:t>5</w:t>
            </w:r>
          </w:p>
        </w:tc>
        <w:tc>
          <w:tcPr>
            <w:tcW w:w="1083" w:type="dxa"/>
            <w:vMerge w:val="continue"/>
            <w:vAlign w:val="center"/>
          </w:tcPr>
          <w:p w14:paraId="2FE5BA1A">
            <w:pPr>
              <w:ind w:firstLine="127" w:firstLineChars="53"/>
              <w:rPr>
                <w:rFonts w:hint="eastAsia" w:ascii="宋体" w:hAnsi="宋体"/>
                <w:szCs w:val="21"/>
              </w:rPr>
            </w:pPr>
          </w:p>
        </w:tc>
        <w:tc>
          <w:tcPr>
            <w:tcW w:w="963" w:type="dxa"/>
            <w:vMerge w:val="continue"/>
            <w:vAlign w:val="center"/>
          </w:tcPr>
          <w:p w14:paraId="1B213E54">
            <w:pPr>
              <w:ind w:firstLine="127" w:firstLineChars="53"/>
              <w:rPr>
                <w:rFonts w:hint="eastAsia" w:ascii="宋体" w:hAnsi="宋体"/>
                <w:szCs w:val="21"/>
              </w:rPr>
            </w:pPr>
          </w:p>
        </w:tc>
        <w:tc>
          <w:tcPr>
            <w:tcW w:w="1314" w:type="dxa"/>
            <w:vMerge w:val="restart"/>
            <w:vAlign w:val="center"/>
          </w:tcPr>
          <w:p w14:paraId="6560EFE9">
            <w:pPr>
              <w:ind w:firstLine="7" w:firstLineChars="3"/>
              <w:rPr>
                <w:rFonts w:hint="eastAsia" w:ascii="宋体" w:hAnsi="宋体"/>
                <w:szCs w:val="21"/>
              </w:rPr>
            </w:pPr>
            <w:r>
              <w:rPr>
                <w:rFonts w:hint="eastAsia" w:ascii="宋体" w:hAnsi="宋体"/>
                <w:szCs w:val="21"/>
              </w:rPr>
              <w:t>地震风险区域监测部件</w:t>
            </w:r>
          </w:p>
        </w:tc>
        <w:tc>
          <w:tcPr>
            <w:tcW w:w="3240" w:type="dxa"/>
            <w:vAlign w:val="center"/>
          </w:tcPr>
          <w:p w14:paraId="52E09DDA">
            <w:pPr>
              <w:ind w:firstLine="0" w:firstLineChars="0"/>
              <w:rPr>
                <w:rFonts w:hint="eastAsia" w:ascii="宋体" w:hAnsi="宋体"/>
                <w:szCs w:val="21"/>
              </w:rPr>
            </w:pPr>
            <w:r>
              <w:rPr>
                <w:rFonts w:hint="eastAsia" w:ascii="宋体" w:hAnsi="宋体"/>
                <w:szCs w:val="21"/>
              </w:rPr>
              <w:t>多源数据融合模块</w:t>
            </w:r>
          </w:p>
        </w:tc>
        <w:tc>
          <w:tcPr>
            <w:tcW w:w="3207" w:type="dxa"/>
            <w:vAlign w:val="center"/>
          </w:tcPr>
          <w:p w14:paraId="0E1496BB">
            <w:pPr>
              <w:ind w:firstLine="0" w:firstLineChars="0"/>
              <w:rPr>
                <w:rFonts w:hint="eastAsia" w:ascii="宋体" w:hAnsi="宋体"/>
                <w:szCs w:val="21"/>
              </w:rPr>
            </w:pPr>
            <w:r>
              <w:rPr>
                <w:rFonts w:hint="eastAsia" w:ascii="宋体" w:hAnsi="宋体"/>
                <w:szCs w:val="21"/>
              </w:rPr>
              <w:t>多源数据融合模块</w:t>
            </w:r>
          </w:p>
        </w:tc>
        <w:tc>
          <w:tcPr>
            <w:tcW w:w="1689" w:type="dxa"/>
            <w:vMerge w:val="restart"/>
            <w:noWrap/>
            <w:vAlign w:val="center"/>
          </w:tcPr>
          <w:p w14:paraId="46E731F1">
            <w:pPr>
              <w:ind w:firstLine="0" w:firstLineChars="0"/>
              <w:rPr>
                <w:rFonts w:hint="eastAsia" w:ascii="宋体" w:hAnsi="宋体"/>
                <w:szCs w:val="21"/>
              </w:rPr>
            </w:pPr>
            <w:r>
              <w:rPr>
                <w:rFonts w:hint="eastAsia" w:ascii="宋体" w:hAnsi="宋体"/>
                <w:szCs w:val="21"/>
              </w:rPr>
              <w:t>地震风险区域监测部件</w:t>
            </w:r>
          </w:p>
        </w:tc>
        <w:tc>
          <w:tcPr>
            <w:tcW w:w="1680" w:type="dxa"/>
            <w:vMerge w:val="continue"/>
            <w:noWrap/>
            <w:vAlign w:val="center"/>
          </w:tcPr>
          <w:p w14:paraId="2E73B242">
            <w:pPr>
              <w:ind w:firstLine="480"/>
              <w:rPr>
                <w:rFonts w:hint="eastAsia" w:ascii="宋体" w:hAnsi="宋体"/>
                <w:szCs w:val="21"/>
              </w:rPr>
            </w:pPr>
          </w:p>
        </w:tc>
      </w:tr>
      <w:tr w14:paraId="2FA2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2C379DA">
            <w:pPr>
              <w:ind w:firstLine="24" w:firstLineChars="10"/>
              <w:jc w:val="center"/>
              <w:rPr>
                <w:rFonts w:hint="eastAsia" w:ascii="宋体" w:hAnsi="宋体"/>
                <w:szCs w:val="21"/>
              </w:rPr>
            </w:pPr>
            <w:r>
              <w:rPr>
                <w:rFonts w:hint="eastAsia" w:ascii="宋体" w:hAnsi="宋体"/>
                <w:szCs w:val="21"/>
              </w:rPr>
              <w:t>6</w:t>
            </w:r>
          </w:p>
        </w:tc>
        <w:tc>
          <w:tcPr>
            <w:tcW w:w="1083" w:type="dxa"/>
            <w:vMerge w:val="continue"/>
            <w:vAlign w:val="center"/>
          </w:tcPr>
          <w:p w14:paraId="2026607C">
            <w:pPr>
              <w:ind w:firstLine="127" w:firstLineChars="53"/>
              <w:rPr>
                <w:rFonts w:hint="eastAsia" w:ascii="宋体" w:hAnsi="宋体"/>
                <w:szCs w:val="21"/>
              </w:rPr>
            </w:pPr>
          </w:p>
        </w:tc>
        <w:tc>
          <w:tcPr>
            <w:tcW w:w="963" w:type="dxa"/>
            <w:vMerge w:val="continue"/>
            <w:vAlign w:val="center"/>
          </w:tcPr>
          <w:p w14:paraId="7B50490A">
            <w:pPr>
              <w:ind w:firstLine="127" w:firstLineChars="53"/>
              <w:rPr>
                <w:rFonts w:hint="eastAsia" w:ascii="宋体" w:hAnsi="宋体"/>
                <w:szCs w:val="21"/>
              </w:rPr>
            </w:pPr>
          </w:p>
        </w:tc>
        <w:tc>
          <w:tcPr>
            <w:tcW w:w="1314" w:type="dxa"/>
            <w:vMerge w:val="continue"/>
            <w:vAlign w:val="center"/>
          </w:tcPr>
          <w:p w14:paraId="520F0D3A">
            <w:pPr>
              <w:ind w:firstLine="127" w:firstLineChars="53"/>
              <w:rPr>
                <w:rFonts w:hint="eastAsia" w:ascii="宋体" w:hAnsi="宋体"/>
                <w:szCs w:val="21"/>
              </w:rPr>
            </w:pPr>
          </w:p>
        </w:tc>
        <w:tc>
          <w:tcPr>
            <w:tcW w:w="3240" w:type="dxa"/>
            <w:vAlign w:val="center"/>
          </w:tcPr>
          <w:p w14:paraId="267B4902">
            <w:pPr>
              <w:ind w:firstLine="0" w:firstLineChars="0"/>
              <w:rPr>
                <w:rFonts w:hint="eastAsia" w:ascii="宋体" w:hAnsi="宋体"/>
                <w:szCs w:val="21"/>
              </w:rPr>
            </w:pPr>
            <w:r>
              <w:rPr>
                <w:rFonts w:hint="eastAsia" w:ascii="宋体" w:hAnsi="宋体"/>
                <w:szCs w:val="21"/>
              </w:rPr>
              <w:t>地质灾害识别模块</w:t>
            </w:r>
          </w:p>
        </w:tc>
        <w:tc>
          <w:tcPr>
            <w:tcW w:w="3207" w:type="dxa"/>
            <w:vAlign w:val="center"/>
          </w:tcPr>
          <w:p w14:paraId="62AC8A85">
            <w:pPr>
              <w:ind w:firstLine="0" w:firstLineChars="0"/>
              <w:rPr>
                <w:rFonts w:hint="eastAsia" w:ascii="宋体" w:hAnsi="宋体"/>
                <w:szCs w:val="21"/>
              </w:rPr>
            </w:pPr>
            <w:r>
              <w:rPr>
                <w:rFonts w:hint="eastAsia" w:ascii="宋体" w:hAnsi="宋体"/>
                <w:szCs w:val="21"/>
              </w:rPr>
              <w:t>地质灾害识别模块</w:t>
            </w:r>
          </w:p>
        </w:tc>
        <w:tc>
          <w:tcPr>
            <w:tcW w:w="1689" w:type="dxa"/>
            <w:vMerge w:val="continue"/>
            <w:noWrap/>
            <w:vAlign w:val="center"/>
          </w:tcPr>
          <w:p w14:paraId="104B0462">
            <w:pPr>
              <w:ind w:firstLine="480"/>
              <w:rPr>
                <w:rFonts w:hint="eastAsia" w:ascii="宋体" w:hAnsi="宋体"/>
                <w:szCs w:val="21"/>
              </w:rPr>
            </w:pPr>
          </w:p>
        </w:tc>
        <w:tc>
          <w:tcPr>
            <w:tcW w:w="1680" w:type="dxa"/>
            <w:vMerge w:val="continue"/>
            <w:noWrap/>
            <w:vAlign w:val="center"/>
          </w:tcPr>
          <w:p w14:paraId="28F3E4F1">
            <w:pPr>
              <w:ind w:firstLine="480"/>
              <w:rPr>
                <w:rFonts w:hint="eastAsia" w:ascii="宋体" w:hAnsi="宋体"/>
                <w:szCs w:val="21"/>
              </w:rPr>
            </w:pPr>
          </w:p>
        </w:tc>
      </w:tr>
      <w:tr w14:paraId="7868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FE0B55A">
            <w:pPr>
              <w:ind w:firstLine="24" w:firstLineChars="10"/>
              <w:jc w:val="center"/>
              <w:rPr>
                <w:rFonts w:hint="eastAsia" w:ascii="宋体" w:hAnsi="宋体"/>
                <w:szCs w:val="21"/>
              </w:rPr>
            </w:pPr>
            <w:r>
              <w:rPr>
                <w:rFonts w:hint="eastAsia" w:ascii="宋体" w:hAnsi="宋体"/>
                <w:szCs w:val="21"/>
              </w:rPr>
              <w:t>7</w:t>
            </w:r>
          </w:p>
        </w:tc>
        <w:tc>
          <w:tcPr>
            <w:tcW w:w="1083" w:type="dxa"/>
            <w:vMerge w:val="continue"/>
            <w:vAlign w:val="center"/>
          </w:tcPr>
          <w:p w14:paraId="3A9A0481">
            <w:pPr>
              <w:ind w:firstLine="127" w:firstLineChars="53"/>
              <w:rPr>
                <w:rFonts w:hint="eastAsia" w:ascii="宋体" w:hAnsi="宋体"/>
                <w:szCs w:val="21"/>
              </w:rPr>
            </w:pPr>
          </w:p>
        </w:tc>
        <w:tc>
          <w:tcPr>
            <w:tcW w:w="963" w:type="dxa"/>
            <w:vMerge w:val="continue"/>
            <w:vAlign w:val="center"/>
          </w:tcPr>
          <w:p w14:paraId="41AB954A">
            <w:pPr>
              <w:ind w:firstLine="127" w:firstLineChars="53"/>
              <w:rPr>
                <w:rFonts w:hint="eastAsia" w:ascii="宋体" w:hAnsi="宋体"/>
                <w:szCs w:val="21"/>
              </w:rPr>
            </w:pPr>
          </w:p>
        </w:tc>
        <w:tc>
          <w:tcPr>
            <w:tcW w:w="1314" w:type="dxa"/>
            <w:vMerge w:val="restart"/>
            <w:vAlign w:val="center"/>
          </w:tcPr>
          <w:p w14:paraId="6E8B1C36">
            <w:pPr>
              <w:ind w:firstLine="0" w:firstLineChars="0"/>
              <w:rPr>
                <w:rFonts w:hint="eastAsia" w:ascii="宋体" w:hAnsi="宋体"/>
                <w:szCs w:val="21"/>
              </w:rPr>
            </w:pPr>
            <w:r>
              <w:rPr>
                <w:rFonts w:hint="eastAsia" w:ascii="宋体" w:hAnsi="宋体"/>
                <w:szCs w:val="21"/>
              </w:rPr>
              <w:t>地震中短期宏观异常监测部件</w:t>
            </w:r>
          </w:p>
        </w:tc>
        <w:tc>
          <w:tcPr>
            <w:tcW w:w="3240" w:type="dxa"/>
            <w:vAlign w:val="center"/>
          </w:tcPr>
          <w:p w14:paraId="69C625C5">
            <w:pPr>
              <w:ind w:firstLine="0" w:firstLineChars="0"/>
              <w:rPr>
                <w:rFonts w:hint="eastAsia" w:ascii="宋体" w:hAnsi="宋体"/>
                <w:szCs w:val="21"/>
              </w:rPr>
            </w:pPr>
            <w:r>
              <w:rPr>
                <w:rFonts w:hint="eastAsia" w:ascii="宋体" w:hAnsi="宋体"/>
                <w:szCs w:val="21"/>
              </w:rPr>
              <w:t>数据接入</w:t>
            </w:r>
          </w:p>
        </w:tc>
        <w:tc>
          <w:tcPr>
            <w:tcW w:w="3207" w:type="dxa"/>
            <w:vAlign w:val="center"/>
          </w:tcPr>
          <w:p w14:paraId="71A3F4F8">
            <w:pPr>
              <w:ind w:firstLine="0" w:firstLineChars="0"/>
              <w:rPr>
                <w:rFonts w:hint="eastAsia" w:ascii="宋体" w:hAnsi="宋体"/>
                <w:szCs w:val="21"/>
              </w:rPr>
            </w:pPr>
            <w:r>
              <w:rPr>
                <w:rFonts w:hint="eastAsia" w:ascii="宋体" w:hAnsi="宋体"/>
                <w:szCs w:val="21"/>
              </w:rPr>
              <w:t>数据接入</w:t>
            </w:r>
          </w:p>
        </w:tc>
        <w:tc>
          <w:tcPr>
            <w:tcW w:w="1689" w:type="dxa"/>
            <w:vMerge w:val="restart"/>
            <w:noWrap/>
            <w:vAlign w:val="center"/>
          </w:tcPr>
          <w:p w14:paraId="39F9B858">
            <w:pPr>
              <w:ind w:firstLine="0" w:firstLineChars="0"/>
              <w:rPr>
                <w:rFonts w:hint="eastAsia" w:ascii="宋体" w:hAnsi="宋体"/>
                <w:szCs w:val="21"/>
              </w:rPr>
            </w:pPr>
            <w:r>
              <w:rPr>
                <w:rFonts w:hint="eastAsia" w:ascii="宋体" w:hAnsi="宋体"/>
                <w:szCs w:val="21"/>
              </w:rPr>
              <w:t>地震中短期宏观异常监测部件</w:t>
            </w:r>
          </w:p>
        </w:tc>
        <w:tc>
          <w:tcPr>
            <w:tcW w:w="1680" w:type="dxa"/>
            <w:vMerge w:val="continue"/>
            <w:noWrap/>
            <w:vAlign w:val="center"/>
          </w:tcPr>
          <w:p w14:paraId="3C21D153">
            <w:pPr>
              <w:ind w:firstLine="480"/>
              <w:rPr>
                <w:rFonts w:hint="eastAsia" w:ascii="宋体" w:hAnsi="宋体"/>
                <w:szCs w:val="21"/>
              </w:rPr>
            </w:pPr>
          </w:p>
        </w:tc>
      </w:tr>
      <w:tr w14:paraId="56B7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5012AB74">
            <w:pPr>
              <w:ind w:firstLine="24" w:firstLineChars="10"/>
              <w:jc w:val="center"/>
              <w:rPr>
                <w:rFonts w:hint="eastAsia" w:ascii="宋体" w:hAnsi="宋体"/>
                <w:szCs w:val="21"/>
              </w:rPr>
            </w:pPr>
            <w:r>
              <w:rPr>
                <w:rFonts w:hint="eastAsia" w:ascii="宋体" w:hAnsi="宋体"/>
                <w:szCs w:val="21"/>
              </w:rPr>
              <w:t>8</w:t>
            </w:r>
          </w:p>
        </w:tc>
        <w:tc>
          <w:tcPr>
            <w:tcW w:w="1083" w:type="dxa"/>
            <w:vMerge w:val="continue"/>
            <w:vAlign w:val="center"/>
          </w:tcPr>
          <w:p w14:paraId="7748701B">
            <w:pPr>
              <w:ind w:firstLine="127" w:firstLineChars="53"/>
              <w:rPr>
                <w:rFonts w:hint="eastAsia" w:ascii="宋体" w:hAnsi="宋体"/>
                <w:szCs w:val="21"/>
              </w:rPr>
            </w:pPr>
          </w:p>
        </w:tc>
        <w:tc>
          <w:tcPr>
            <w:tcW w:w="963" w:type="dxa"/>
            <w:vMerge w:val="continue"/>
            <w:vAlign w:val="center"/>
          </w:tcPr>
          <w:p w14:paraId="3101BC63">
            <w:pPr>
              <w:ind w:firstLine="127" w:firstLineChars="53"/>
              <w:rPr>
                <w:rFonts w:hint="eastAsia" w:ascii="宋体" w:hAnsi="宋体"/>
                <w:szCs w:val="21"/>
              </w:rPr>
            </w:pPr>
          </w:p>
        </w:tc>
        <w:tc>
          <w:tcPr>
            <w:tcW w:w="1314" w:type="dxa"/>
            <w:vMerge w:val="continue"/>
            <w:vAlign w:val="center"/>
          </w:tcPr>
          <w:p w14:paraId="2AA4F01E">
            <w:pPr>
              <w:ind w:firstLine="127" w:firstLineChars="53"/>
              <w:rPr>
                <w:rFonts w:hint="eastAsia" w:ascii="宋体" w:hAnsi="宋体"/>
                <w:szCs w:val="21"/>
              </w:rPr>
            </w:pPr>
          </w:p>
        </w:tc>
        <w:tc>
          <w:tcPr>
            <w:tcW w:w="3240" w:type="dxa"/>
            <w:vAlign w:val="center"/>
          </w:tcPr>
          <w:p w14:paraId="149C73B0">
            <w:pPr>
              <w:ind w:firstLine="0" w:firstLineChars="0"/>
              <w:rPr>
                <w:rFonts w:hint="eastAsia" w:ascii="宋体" w:hAnsi="宋体"/>
                <w:szCs w:val="21"/>
              </w:rPr>
            </w:pPr>
            <w:r>
              <w:rPr>
                <w:rFonts w:hint="eastAsia" w:ascii="宋体" w:hAnsi="宋体"/>
                <w:szCs w:val="21"/>
              </w:rPr>
              <w:t>异常信息处理</w:t>
            </w:r>
          </w:p>
        </w:tc>
        <w:tc>
          <w:tcPr>
            <w:tcW w:w="3207" w:type="dxa"/>
            <w:vAlign w:val="center"/>
          </w:tcPr>
          <w:p w14:paraId="510ED0AC">
            <w:pPr>
              <w:ind w:firstLine="0" w:firstLineChars="0"/>
              <w:rPr>
                <w:rFonts w:hint="eastAsia" w:ascii="宋体" w:hAnsi="宋体"/>
                <w:szCs w:val="21"/>
              </w:rPr>
            </w:pPr>
            <w:r>
              <w:rPr>
                <w:rFonts w:hint="eastAsia" w:ascii="宋体" w:hAnsi="宋体"/>
                <w:szCs w:val="21"/>
              </w:rPr>
              <w:t>异常信息处理</w:t>
            </w:r>
          </w:p>
        </w:tc>
        <w:tc>
          <w:tcPr>
            <w:tcW w:w="1689" w:type="dxa"/>
            <w:vMerge w:val="continue"/>
            <w:noWrap/>
            <w:vAlign w:val="center"/>
          </w:tcPr>
          <w:p w14:paraId="406836FE">
            <w:pPr>
              <w:ind w:firstLine="480"/>
              <w:rPr>
                <w:rFonts w:hint="eastAsia" w:ascii="宋体" w:hAnsi="宋体"/>
                <w:szCs w:val="21"/>
              </w:rPr>
            </w:pPr>
          </w:p>
        </w:tc>
        <w:tc>
          <w:tcPr>
            <w:tcW w:w="1680" w:type="dxa"/>
            <w:vMerge w:val="continue"/>
            <w:noWrap/>
            <w:vAlign w:val="center"/>
          </w:tcPr>
          <w:p w14:paraId="79128650">
            <w:pPr>
              <w:ind w:firstLine="480"/>
              <w:rPr>
                <w:rFonts w:hint="eastAsia" w:ascii="宋体" w:hAnsi="宋体"/>
                <w:szCs w:val="21"/>
              </w:rPr>
            </w:pPr>
          </w:p>
        </w:tc>
      </w:tr>
      <w:tr w14:paraId="2C92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5BE7E76A">
            <w:pPr>
              <w:ind w:firstLine="24" w:firstLineChars="10"/>
              <w:jc w:val="center"/>
              <w:rPr>
                <w:rFonts w:hint="eastAsia" w:ascii="宋体" w:hAnsi="宋体"/>
                <w:szCs w:val="21"/>
              </w:rPr>
            </w:pPr>
            <w:r>
              <w:rPr>
                <w:rFonts w:hint="eastAsia" w:ascii="宋体" w:hAnsi="宋体"/>
                <w:szCs w:val="21"/>
              </w:rPr>
              <w:t>9</w:t>
            </w:r>
          </w:p>
        </w:tc>
        <w:tc>
          <w:tcPr>
            <w:tcW w:w="1083" w:type="dxa"/>
            <w:vMerge w:val="continue"/>
            <w:vAlign w:val="center"/>
          </w:tcPr>
          <w:p w14:paraId="6AA5C70A">
            <w:pPr>
              <w:ind w:firstLine="127" w:firstLineChars="53"/>
              <w:rPr>
                <w:rFonts w:hint="eastAsia" w:ascii="宋体" w:hAnsi="宋体"/>
                <w:szCs w:val="21"/>
              </w:rPr>
            </w:pPr>
          </w:p>
        </w:tc>
        <w:tc>
          <w:tcPr>
            <w:tcW w:w="963" w:type="dxa"/>
            <w:vMerge w:val="continue"/>
            <w:vAlign w:val="center"/>
          </w:tcPr>
          <w:p w14:paraId="74D1BC4C">
            <w:pPr>
              <w:ind w:firstLine="127" w:firstLineChars="53"/>
              <w:rPr>
                <w:rFonts w:hint="eastAsia" w:ascii="宋体" w:hAnsi="宋体"/>
                <w:szCs w:val="21"/>
              </w:rPr>
            </w:pPr>
          </w:p>
        </w:tc>
        <w:tc>
          <w:tcPr>
            <w:tcW w:w="1314" w:type="dxa"/>
            <w:vMerge w:val="continue"/>
            <w:vAlign w:val="center"/>
          </w:tcPr>
          <w:p w14:paraId="2D319E81">
            <w:pPr>
              <w:ind w:firstLine="127" w:firstLineChars="53"/>
              <w:rPr>
                <w:rFonts w:hint="eastAsia" w:ascii="宋体" w:hAnsi="宋体"/>
                <w:szCs w:val="21"/>
              </w:rPr>
            </w:pPr>
          </w:p>
        </w:tc>
        <w:tc>
          <w:tcPr>
            <w:tcW w:w="3240" w:type="dxa"/>
            <w:vAlign w:val="center"/>
          </w:tcPr>
          <w:p w14:paraId="639A8E1B">
            <w:pPr>
              <w:ind w:firstLine="0" w:firstLineChars="0"/>
              <w:rPr>
                <w:rFonts w:hint="eastAsia" w:ascii="宋体" w:hAnsi="宋体"/>
                <w:szCs w:val="21"/>
              </w:rPr>
            </w:pPr>
            <w:r>
              <w:rPr>
                <w:rFonts w:hint="eastAsia" w:ascii="宋体" w:hAnsi="宋体"/>
                <w:szCs w:val="21"/>
              </w:rPr>
              <w:t>相关性分析</w:t>
            </w:r>
          </w:p>
        </w:tc>
        <w:tc>
          <w:tcPr>
            <w:tcW w:w="3207" w:type="dxa"/>
            <w:vAlign w:val="center"/>
          </w:tcPr>
          <w:p w14:paraId="3B4A9A72">
            <w:pPr>
              <w:ind w:firstLine="0" w:firstLineChars="0"/>
              <w:rPr>
                <w:rFonts w:hint="eastAsia" w:ascii="宋体" w:hAnsi="宋体"/>
                <w:szCs w:val="21"/>
              </w:rPr>
            </w:pPr>
            <w:r>
              <w:rPr>
                <w:rFonts w:hint="eastAsia" w:ascii="宋体" w:hAnsi="宋体"/>
                <w:szCs w:val="21"/>
              </w:rPr>
              <w:t>相关性分析</w:t>
            </w:r>
          </w:p>
        </w:tc>
        <w:tc>
          <w:tcPr>
            <w:tcW w:w="1689" w:type="dxa"/>
            <w:vMerge w:val="continue"/>
            <w:noWrap/>
            <w:vAlign w:val="center"/>
          </w:tcPr>
          <w:p w14:paraId="3813CBD3">
            <w:pPr>
              <w:ind w:firstLine="480"/>
              <w:rPr>
                <w:rFonts w:hint="eastAsia" w:ascii="宋体" w:hAnsi="宋体"/>
                <w:szCs w:val="21"/>
              </w:rPr>
            </w:pPr>
          </w:p>
        </w:tc>
        <w:tc>
          <w:tcPr>
            <w:tcW w:w="1680" w:type="dxa"/>
            <w:vMerge w:val="continue"/>
            <w:noWrap/>
            <w:vAlign w:val="center"/>
          </w:tcPr>
          <w:p w14:paraId="6A7F3145">
            <w:pPr>
              <w:ind w:firstLine="480"/>
              <w:rPr>
                <w:rFonts w:hint="eastAsia" w:ascii="宋体" w:hAnsi="宋体"/>
                <w:szCs w:val="21"/>
              </w:rPr>
            </w:pPr>
          </w:p>
        </w:tc>
      </w:tr>
      <w:tr w14:paraId="16BF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7BDCCFE0">
            <w:pPr>
              <w:ind w:firstLine="24" w:firstLineChars="10"/>
              <w:jc w:val="center"/>
              <w:rPr>
                <w:rFonts w:hint="eastAsia" w:ascii="宋体" w:hAnsi="宋体"/>
                <w:szCs w:val="21"/>
              </w:rPr>
            </w:pPr>
            <w:r>
              <w:rPr>
                <w:rFonts w:hint="eastAsia" w:ascii="宋体" w:hAnsi="宋体"/>
                <w:szCs w:val="21"/>
              </w:rPr>
              <w:t>10</w:t>
            </w:r>
          </w:p>
        </w:tc>
        <w:tc>
          <w:tcPr>
            <w:tcW w:w="1083" w:type="dxa"/>
            <w:vMerge w:val="continue"/>
            <w:vAlign w:val="center"/>
          </w:tcPr>
          <w:p w14:paraId="611FC03B">
            <w:pPr>
              <w:ind w:firstLine="127" w:firstLineChars="53"/>
              <w:rPr>
                <w:rFonts w:hint="eastAsia" w:ascii="宋体" w:hAnsi="宋体"/>
                <w:szCs w:val="21"/>
              </w:rPr>
            </w:pPr>
          </w:p>
        </w:tc>
        <w:tc>
          <w:tcPr>
            <w:tcW w:w="963" w:type="dxa"/>
            <w:vMerge w:val="continue"/>
            <w:vAlign w:val="center"/>
          </w:tcPr>
          <w:p w14:paraId="1A1E7B04">
            <w:pPr>
              <w:ind w:firstLine="127" w:firstLineChars="53"/>
              <w:rPr>
                <w:rFonts w:hint="eastAsia" w:ascii="宋体" w:hAnsi="宋体"/>
                <w:szCs w:val="21"/>
              </w:rPr>
            </w:pPr>
          </w:p>
        </w:tc>
        <w:tc>
          <w:tcPr>
            <w:tcW w:w="1314" w:type="dxa"/>
            <w:vMerge w:val="continue"/>
            <w:vAlign w:val="center"/>
          </w:tcPr>
          <w:p w14:paraId="1E620B4B">
            <w:pPr>
              <w:ind w:firstLine="127" w:firstLineChars="53"/>
              <w:rPr>
                <w:rFonts w:hint="eastAsia" w:ascii="宋体" w:hAnsi="宋体"/>
                <w:szCs w:val="21"/>
              </w:rPr>
            </w:pPr>
          </w:p>
        </w:tc>
        <w:tc>
          <w:tcPr>
            <w:tcW w:w="3240" w:type="dxa"/>
            <w:vAlign w:val="center"/>
          </w:tcPr>
          <w:p w14:paraId="3257F09F">
            <w:pPr>
              <w:ind w:firstLine="0" w:firstLineChars="0"/>
              <w:rPr>
                <w:rFonts w:hint="eastAsia" w:ascii="宋体" w:hAnsi="宋体"/>
                <w:szCs w:val="21"/>
              </w:rPr>
            </w:pPr>
            <w:r>
              <w:rPr>
                <w:rFonts w:hint="eastAsia" w:ascii="宋体" w:hAnsi="宋体"/>
                <w:szCs w:val="21"/>
              </w:rPr>
              <w:t>结果输出</w:t>
            </w:r>
          </w:p>
        </w:tc>
        <w:tc>
          <w:tcPr>
            <w:tcW w:w="3207" w:type="dxa"/>
            <w:vAlign w:val="center"/>
          </w:tcPr>
          <w:p w14:paraId="72B6DC53">
            <w:pPr>
              <w:ind w:firstLine="0" w:firstLineChars="0"/>
              <w:rPr>
                <w:rFonts w:hint="eastAsia" w:ascii="宋体" w:hAnsi="宋体"/>
                <w:szCs w:val="21"/>
              </w:rPr>
            </w:pPr>
            <w:r>
              <w:rPr>
                <w:rFonts w:hint="eastAsia" w:ascii="宋体" w:hAnsi="宋体"/>
                <w:szCs w:val="21"/>
              </w:rPr>
              <w:t>结果输出</w:t>
            </w:r>
          </w:p>
        </w:tc>
        <w:tc>
          <w:tcPr>
            <w:tcW w:w="1689" w:type="dxa"/>
            <w:vMerge w:val="continue"/>
            <w:noWrap/>
            <w:vAlign w:val="center"/>
          </w:tcPr>
          <w:p w14:paraId="6C2F50D0">
            <w:pPr>
              <w:ind w:firstLine="480"/>
              <w:rPr>
                <w:rFonts w:hint="eastAsia" w:ascii="宋体" w:hAnsi="宋体"/>
                <w:szCs w:val="21"/>
              </w:rPr>
            </w:pPr>
          </w:p>
        </w:tc>
        <w:tc>
          <w:tcPr>
            <w:tcW w:w="1680" w:type="dxa"/>
            <w:vMerge w:val="continue"/>
            <w:noWrap/>
            <w:vAlign w:val="center"/>
          </w:tcPr>
          <w:p w14:paraId="6E3C34B8">
            <w:pPr>
              <w:ind w:firstLine="480"/>
              <w:rPr>
                <w:rFonts w:hint="eastAsia" w:ascii="宋体" w:hAnsi="宋体"/>
                <w:szCs w:val="21"/>
              </w:rPr>
            </w:pPr>
          </w:p>
        </w:tc>
      </w:tr>
      <w:tr w14:paraId="331D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48A32BFD">
            <w:pPr>
              <w:ind w:firstLine="24" w:firstLineChars="10"/>
              <w:jc w:val="center"/>
              <w:rPr>
                <w:rFonts w:hint="eastAsia" w:ascii="宋体" w:hAnsi="宋体"/>
                <w:szCs w:val="21"/>
              </w:rPr>
            </w:pPr>
            <w:r>
              <w:rPr>
                <w:rFonts w:hint="eastAsia" w:ascii="宋体" w:hAnsi="宋体"/>
                <w:szCs w:val="21"/>
              </w:rPr>
              <w:t>11</w:t>
            </w:r>
          </w:p>
        </w:tc>
        <w:tc>
          <w:tcPr>
            <w:tcW w:w="1083" w:type="dxa"/>
            <w:vMerge w:val="continue"/>
            <w:vAlign w:val="center"/>
          </w:tcPr>
          <w:p w14:paraId="36DB5D21">
            <w:pPr>
              <w:ind w:firstLine="127" w:firstLineChars="53"/>
              <w:rPr>
                <w:rFonts w:hint="eastAsia" w:ascii="宋体" w:hAnsi="宋体"/>
                <w:szCs w:val="21"/>
              </w:rPr>
            </w:pPr>
          </w:p>
        </w:tc>
        <w:tc>
          <w:tcPr>
            <w:tcW w:w="963" w:type="dxa"/>
            <w:vMerge w:val="continue"/>
            <w:vAlign w:val="center"/>
          </w:tcPr>
          <w:p w14:paraId="18909B20">
            <w:pPr>
              <w:ind w:firstLine="127" w:firstLineChars="53"/>
              <w:rPr>
                <w:rFonts w:hint="eastAsia" w:ascii="宋体" w:hAnsi="宋体"/>
                <w:szCs w:val="21"/>
              </w:rPr>
            </w:pPr>
          </w:p>
        </w:tc>
        <w:tc>
          <w:tcPr>
            <w:tcW w:w="1314" w:type="dxa"/>
            <w:vMerge w:val="restart"/>
            <w:vAlign w:val="center"/>
          </w:tcPr>
          <w:p w14:paraId="7E9BCFD2">
            <w:pPr>
              <w:ind w:firstLine="0" w:firstLineChars="0"/>
              <w:rPr>
                <w:rFonts w:hint="eastAsia" w:ascii="宋体" w:hAnsi="宋体"/>
                <w:szCs w:val="21"/>
              </w:rPr>
            </w:pPr>
            <w:r>
              <w:rPr>
                <w:rFonts w:hint="eastAsia" w:ascii="宋体" w:hAnsi="宋体"/>
                <w:szCs w:val="21"/>
              </w:rPr>
              <w:t>地震灾害损失与影响快速风险评估部件</w:t>
            </w:r>
          </w:p>
        </w:tc>
        <w:tc>
          <w:tcPr>
            <w:tcW w:w="3240" w:type="dxa"/>
            <w:vAlign w:val="center"/>
          </w:tcPr>
          <w:p w14:paraId="3A80AA25">
            <w:pPr>
              <w:ind w:firstLine="0" w:firstLineChars="0"/>
              <w:rPr>
                <w:rFonts w:hint="eastAsia" w:ascii="宋体" w:hAnsi="宋体"/>
                <w:szCs w:val="21"/>
              </w:rPr>
            </w:pPr>
            <w:r>
              <w:rPr>
                <w:rFonts w:hint="eastAsia" w:ascii="宋体" w:hAnsi="宋体"/>
                <w:szCs w:val="21"/>
              </w:rPr>
              <w:t>数据接入</w:t>
            </w:r>
          </w:p>
        </w:tc>
        <w:tc>
          <w:tcPr>
            <w:tcW w:w="3207" w:type="dxa"/>
            <w:vAlign w:val="center"/>
          </w:tcPr>
          <w:p w14:paraId="750C14D8">
            <w:pPr>
              <w:ind w:firstLine="0" w:firstLineChars="0"/>
              <w:rPr>
                <w:rFonts w:hint="eastAsia" w:ascii="宋体" w:hAnsi="宋体"/>
                <w:szCs w:val="21"/>
              </w:rPr>
            </w:pPr>
            <w:r>
              <w:rPr>
                <w:rFonts w:hint="eastAsia" w:ascii="宋体" w:hAnsi="宋体"/>
                <w:szCs w:val="21"/>
              </w:rPr>
              <w:t>数据接入</w:t>
            </w:r>
          </w:p>
        </w:tc>
        <w:tc>
          <w:tcPr>
            <w:tcW w:w="1689" w:type="dxa"/>
            <w:vMerge w:val="restart"/>
            <w:noWrap/>
            <w:vAlign w:val="center"/>
          </w:tcPr>
          <w:p w14:paraId="6B88A6A4">
            <w:pPr>
              <w:ind w:firstLine="24" w:firstLineChars="10"/>
              <w:rPr>
                <w:rFonts w:hint="eastAsia" w:ascii="宋体" w:hAnsi="宋体"/>
                <w:szCs w:val="21"/>
              </w:rPr>
            </w:pPr>
            <w:r>
              <w:rPr>
                <w:rFonts w:hint="eastAsia" w:ascii="宋体" w:hAnsi="宋体"/>
                <w:szCs w:val="21"/>
              </w:rPr>
              <w:t>地震灾害损失与影响快速风险评估部件</w:t>
            </w:r>
          </w:p>
        </w:tc>
        <w:tc>
          <w:tcPr>
            <w:tcW w:w="1680" w:type="dxa"/>
            <w:vMerge w:val="continue"/>
            <w:noWrap/>
            <w:vAlign w:val="center"/>
          </w:tcPr>
          <w:p w14:paraId="746DCB4D">
            <w:pPr>
              <w:ind w:firstLine="480"/>
              <w:rPr>
                <w:rFonts w:hint="eastAsia" w:ascii="宋体" w:hAnsi="宋体"/>
                <w:szCs w:val="21"/>
              </w:rPr>
            </w:pPr>
          </w:p>
        </w:tc>
      </w:tr>
      <w:tr w14:paraId="1A5D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18243A8">
            <w:pPr>
              <w:ind w:firstLine="24" w:firstLineChars="10"/>
              <w:jc w:val="center"/>
              <w:rPr>
                <w:rFonts w:hint="eastAsia" w:ascii="宋体" w:hAnsi="宋体"/>
                <w:szCs w:val="21"/>
              </w:rPr>
            </w:pPr>
            <w:r>
              <w:rPr>
                <w:rFonts w:hint="eastAsia" w:ascii="宋体" w:hAnsi="宋体"/>
                <w:szCs w:val="21"/>
              </w:rPr>
              <w:t>12</w:t>
            </w:r>
          </w:p>
        </w:tc>
        <w:tc>
          <w:tcPr>
            <w:tcW w:w="1083" w:type="dxa"/>
            <w:vMerge w:val="continue"/>
            <w:vAlign w:val="center"/>
          </w:tcPr>
          <w:p w14:paraId="7D6A316F">
            <w:pPr>
              <w:ind w:firstLine="127" w:firstLineChars="53"/>
              <w:rPr>
                <w:rFonts w:hint="eastAsia" w:ascii="宋体" w:hAnsi="宋体"/>
                <w:szCs w:val="21"/>
              </w:rPr>
            </w:pPr>
          </w:p>
        </w:tc>
        <w:tc>
          <w:tcPr>
            <w:tcW w:w="963" w:type="dxa"/>
            <w:vMerge w:val="continue"/>
            <w:vAlign w:val="center"/>
          </w:tcPr>
          <w:p w14:paraId="6DF7725F">
            <w:pPr>
              <w:ind w:firstLine="127" w:firstLineChars="53"/>
              <w:rPr>
                <w:rFonts w:hint="eastAsia" w:ascii="宋体" w:hAnsi="宋体"/>
                <w:szCs w:val="21"/>
              </w:rPr>
            </w:pPr>
          </w:p>
        </w:tc>
        <w:tc>
          <w:tcPr>
            <w:tcW w:w="1314" w:type="dxa"/>
            <w:vMerge w:val="continue"/>
            <w:vAlign w:val="center"/>
          </w:tcPr>
          <w:p w14:paraId="48EBA66A">
            <w:pPr>
              <w:ind w:firstLine="127" w:firstLineChars="53"/>
              <w:rPr>
                <w:rFonts w:hint="eastAsia" w:ascii="宋体" w:hAnsi="宋体"/>
                <w:szCs w:val="21"/>
              </w:rPr>
            </w:pPr>
          </w:p>
        </w:tc>
        <w:tc>
          <w:tcPr>
            <w:tcW w:w="3240" w:type="dxa"/>
            <w:vAlign w:val="center"/>
          </w:tcPr>
          <w:p w14:paraId="135C0CBF">
            <w:pPr>
              <w:ind w:firstLine="0" w:firstLineChars="0"/>
              <w:rPr>
                <w:rFonts w:hint="eastAsia" w:ascii="宋体" w:hAnsi="宋体"/>
                <w:szCs w:val="21"/>
              </w:rPr>
            </w:pPr>
            <w:r>
              <w:rPr>
                <w:rFonts w:hint="eastAsia" w:ascii="宋体" w:hAnsi="宋体"/>
                <w:szCs w:val="21"/>
              </w:rPr>
              <w:t>AI分析管理</w:t>
            </w:r>
          </w:p>
        </w:tc>
        <w:tc>
          <w:tcPr>
            <w:tcW w:w="3207" w:type="dxa"/>
            <w:vAlign w:val="center"/>
          </w:tcPr>
          <w:p w14:paraId="4D61C5DD">
            <w:pPr>
              <w:ind w:firstLine="0" w:firstLineChars="0"/>
              <w:rPr>
                <w:rFonts w:hint="eastAsia" w:ascii="宋体" w:hAnsi="宋体"/>
                <w:szCs w:val="21"/>
              </w:rPr>
            </w:pPr>
            <w:r>
              <w:rPr>
                <w:rFonts w:hint="eastAsia" w:ascii="宋体" w:hAnsi="宋体"/>
                <w:szCs w:val="21"/>
              </w:rPr>
              <w:t>AI分析管理</w:t>
            </w:r>
          </w:p>
        </w:tc>
        <w:tc>
          <w:tcPr>
            <w:tcW w:w="1689" w:type="dxa"/>
            <w:vMerge w:val="continue"/>
            <w:noWrap/>
            <w:vAlign w:val="center"/>
          </w:tcPr>
          <w:p w14:paraId="3AF09E41">
            <w:pPr>
              <w:ind w:firstLine="480"/>
              <w:rPr>
                <w:rFonts w:hint="eastAsia" w:ascii="宋体" w:hAnsi="宋体"/>
                <w:szCs w:val="21"/>
              </w:rPr>
            </w:pPr>
          </w:p>
        </w:tc>
        <w:tc>
          <w:tcPr>
            <w:tcW w:w="1680" w:type="dxa"/>
            <w:vMerge w:val="continue"/>
            <w:noWrap/>
            <w:vAlign w:val="center"/>
          </w:tcPr>
          <w:p w14:paraId="3BF3FDD4">
            <w:pPr>
              <w:ind w:firstLine="480"/>
              <w:rPr>
                <w:rFonts w:hint="eastAsia" w:ascii="宋体" w:hAnsi="宋体"/>
                <w:szCs w:val="21"/>
              </w:rPr>
            </w:pPr>
          </w:p>
        </w:tc>
      </w:tr>
      <w:tr w14:paraId="3A2C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F714269">
            <w:pPr>
              <w:ind w:firstLine="24" w:firstLineChars="10"/>
              <w:jc w:val="center"/>
              <w:rPr>
                <w:rFonts w:hint="eastAsia" w:ascii="宋体" w:hAnsi="宋体"/>
                <w:szCs w:val="21"/>
              </w:rPr>
            </w:pPr>
            <w:r>
              <w:rPr>
                <w:rFonts w:hint="eastAsia" w:ascii="宋体" w:hAnsi="宋体"/>
                <w:szCs w:val="21"/>
              </w:rPr>
              <w:t>13</w:t>
            </w:r>
          </w:p>
        </w:tc>
        <w:tc>
          <w:tcPr>
            <w:tcW w:w="1083" w:type="dxa"/>
            <w:vMerge w:val="continue"/>
            <w:vAlign w:val="center"/>
          </w:tcPr>
          <w:p w14:paraId="070D5FE2">
            <w:pPr>
              <w:ind w:firstLine="127" w:firstLineChars="53"/>
              <w:rPr>
                <w:rFonts w:hint="eastAsia" w:ascii="宋体" w:hAnsi="宋体"/>
                <w:szCs w:val="21"/>
              </w:rPr>
            </w:pPr>
          </w:p>
        </w:tc>
        <w:tc>
          <w:tcPr>
            <w:tcW w:w="963" w:type="dxa"/>
            <w:vMerge w:val="continue"/>
            <w:vAlign w:val="center"/>
          </w:tcPr>
          <w:p w14:paraId="27241B3F">
            <w:pPr>
              <w:ind w:firstLine="127" w:firstLineChars="53"/>
              <w:rPr>
                <w:rFonts w:hint="eastAsia" w:ascii="宋体" w:hAnsi="宋体"/>
                <w:szCs w:val="21"/>
              </w:rPr>
            </w:pPr>
          </w:p>
        </w:tc>
        <w:tc>
          <w:tcPr>
            <w:tcW w:w="1314" w:type="dxa"/>
            <w:vMerge w:val="continue"/>
            <w:vAlign w:val="center"/>
          </w:tcPr>
          <w:p w14:paraId="2F3617EE">
            <w:pPr>
              <w:ind w:firstLine="127" w:firstLineChars="53"/>
              <w:rPr>
                <w:rFonts w:hint="eastAsia" w:ascii="宋体" w:hAnsi="宋体"/>
                <w:szCs w:val="21"/>
              </w:rPr>
            </w:pPr>
          </w:p>
        </w:tc>
        <w:tc>
          <w:tcPr>
            <w:tcW w:w="3240" w:type="dxa"/>
            <w:vAlign w:val="center"/>
          </w:tcPr>
          <w:p w14:paraId="4940C959">
            <w:pPr>
              <w:ind w:firstLine="0" w:firstLineChars="0"/>
              <w:rPr>
                <w:rFonts w:hint="eastAsia" w:ascii="宋体" w:hAnsi="宋体"/>
                <w:szCs w:val="21"/>
              </w:rPr>
            </w:pPr>
            <w:r>
              <w:rPr>
                <w:rFonts w:hint="eastAsia" w:ascii="宋体" w:hAnsi="宋体"/>
                <w:szCs w:val="21"/>
              </w:rPr>
              <w:t>风险评估</w:t>
            </w:r>
          </w:p>
        </w:tc>
        <w:tc>
          <w:tcPr>
            <w:tcW w:w="3207" w:type="dxa"/>
            <w:vAlign w:val="center"/>
          </w:tcPr>
          <w:p w14:paraId="55792489">
            <w:pPr>
              <w:ind w:firstLine="0" w:firstLineChars="0"/>
              <w:rPr>
                <w:rFonts w:hint="eastAsia" w:ascii="宋体" w:hAnsi="宋体"/>
                <w:szCs w:val="21"/>
              </w:rPr>
            </w:pPr>
            <w:r>
              <w:rPr>
                <w:rFonts w:hint="eastAsia" w:ascii="宋体" w:hAnsi="宋体"/>
                <w:szCs w:val="21"/>
              </w:rPr>
              <w:t>风险评估</w:t>
            </w:r>
          </w:p>
        </w:tc>
        <w:tc>
          <w:tcPr>
            <w:tcW w:w="1689" w:type="dxa"/>
            <w:vMerge w:val="continue"/>
            <w:noWrap/>
            <w:vAlign w:val="center"/>
          </w:tcPr>
          <w:p w14:paraId="237B875E">
            <w:pPr>
              <w:ind w:firstLine="480"/>
              <w:rPr>
                <w:rFonts w:hint="eastAsia" w:ascii="宋体" w:hAnsi="宋体"/>
                <w:szCs w:val="21"/>
              </w:rPr>
            </w:pPr>
          </w:p>
        </w:tc>
        <w:tc>
          <w:tcPr>
            <w:tcW w:w="1680" w:type="dxa"/>
            <w:vMerge w:val="continue"/>
            <w:noWrap/>
            <w:vAlign w:val="center"/>
          </w:tcPr>
          <w:p w14:paraId="5504F4B1">
            <w:pPr>
              <w:ind w:firstLine="480"/>
              <w:rPr>
                <w:rFonts w:hint="eastAsia" w:ascii="宋体" w:hAnsi="宋体"/>
                <w:szCs w:val="21"/>
              </w:rPr>
            </w:pPr>
          </w:p>
        </w:tc>
      </w:tr>
      <w:tr w14:paraId="078C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48B2A7B4">
            <w:pPr>
              <w:ind w:firstLine="24" w:firstLineChars="10"/>
              <w:jc w:val="center"/>
              <w:rPr>
                <w:rFonts w:hint="eastAsia" w:ascii="宋体" w:hAnsi="宋体"/>
                <w:szCs w:val="21"/>
              </w:rPr>
            </w:pPr>
            <w:r>
              <w:rPr>
                <w:rFonts w:hint="eastAsia" w:ascii="宋体" w:hAnsi="宋体"/>
                <w:szCs w:val="21"/>
              </w:rPr>
              <w:t>14</w:t>
            </w:r>
          </w:p>
        </w:tc>
        <w:tc>
          <w:tcPr>
            <w:tcW w:w="1083" w:type="dxa"/>
            <w:vMerge w:val="continue"/>
            <w:vAlign w:val="center"/>
          </w:tcPr>
          <w:p w14:paraId="08D87983">
            <w:pPr>
              <w:ind w:firstLine="127" w:firstLineChars="53"/>
              <w:rPr>
                <w:rFonts w:hint="eastAsia" w:ascii="宋体" w:hAnsi="宋体"/>
                <w:szCs w:val="21"/>
              </w:rPr>
            </w:pPr>
          </w:p>
        </w:tc>
        <w:tc>
          <w:tcPr>
            <w:tcW w:w="963" w:type="dxa"/>
            <w:vMerge w:val="continue"/>
            <w:vAlign w:val="center"/>
          </w:tcPr>
          <w:p w14:paraId="73BA5740">
            <w:pPr>
              <w:ind w:firstLine="127" w:firstLineChars="53"/>
              <w:rPr>
                <w:rFonts w:hint="eastAsia" w:ascii="宋体" w:hAnsi="宋体"/>
                <w:szCs w:val="21"/>
              </w:rPr>
            </w:pPr>
          </w:p>
        </w:tc>
        <w:tc>
          <w:tcPr>
            <w:tcW w:w="1314" w:type="dxa"/>
            <w:vMerge w:val="continue"/>
            <w:vAlign w:val="center"/>
          </w:tcPr>
          <w:p w14:paraId="4EB22916">
            <w:pPr>
              <w:ind w:firstLine="127" w:firstLineChars="53"/>
              <w:rPr>
                <w:rFonts w:hint="eastAsia" w:ascii="宋体" w:hAnsi="宋体"/>
                <w:szCs w:val="21"/>
              </w:rPr>
            </w:pPr>
          </w:p>
        </w:tc>
        <w:tc>
          <w:tcPr>
            <w:tcW w:w="3240" w:type="dxa"/>
            <w:vAlign w:val="center"/>
          </w:tcPr>
          <w:p w14:paraId="23DF0E21">
            <w:pPr>
              <w:ind w:firstLine="0" w:firstLineChars="0"/>
              <w:rPr>
                <w:rFonts w:hint="eastAsia" w:ascii="宋体" w:hAnsi="宋体"/>
                <w:szCs w:val="21"/>
              </w:rPr>
            </w:pPr>
            <w:r>
              <w:rPr>
                <w:rFonts w:hint="eastAsia" w:ascii="宋体" w:hAnsi="宋体"/>
                <w:szCs w:val="21"/>
              </w:rPr>
              <w:t>结果数据</w:t>
            </w:r>
          </w:p>
        </w:tc>
        <w:tc>
          <w:tcPr>
            <w:tcW w:w="3207" w:type="dxa"/>
            <w:vAlign w:val="center"/>
          </w:tcPr>
          <w:p w14:paraId="3F2DD95C">
            <w:pPr>
              <w:ind w:firstLine="0" w:firstLineChars="0"/>
              <w:rPr>
                <w:rFonts w:hint="eastAsia" w:ascii="宋体" w:hAnsi="宋体"/>
                <w:szCs w:val="21"/>
              </w:rPr>
            </w:pPr>
            <w:r>
              <w:rPr>
                <w:rFonts w:hint="eastAsia" w:ascii="宋体" w:hAnsi="宋体"/>
                <w:szCs w:val="21"/>
              </w:rPr>
              <w:t>结果数据</w:t>
            </w:r>
          </w:p>
        </w:tc>
        <w:tc>
          <w:tcPr>
            <w:tcW w:w="1689" w:type="dxa"/>
            <w:vMerge w:val="continue"/>
            <w:noWrap/>
            <w:vAlign w:val="center"/>
          </w:tcPr>
          <w:p w14:paraId="5CF8824D">
            <w:pPr>
              <w:ind w:firstLine="480"/>
              <w:rPr>
                <w:rFonts w:hint="eastAsia" w:ascii="宋体" w:hAnsi="宋体"/>
                <w:szCs w:val="21"/>
              </w:rPr>
            </w:pPr>
          </w:p>
        </w:tc>
        <w:tc>
          <w:tcPr>
            <w:tcW w:w="1680" w:type="dxa"/>
            <w:vMerge w:val="continue"/>
            <w:noWrap/>
            <w:vAlign w:val="center"/>
          </w:tcPr>
          <w:p w14:paraId="44ABA2AF">
            <w:pPr>
              <w:ind w:firstLine="480"/>
              <w:rPr>
                <w:rFonts w:hint="eastAsia" w:ascii="宋体" w:hAnsi="宋体"/>
                <w:szCs w:val="21"/>
              </w:rPr>
            </w:pPr>
          </w:p>
        </w:tc>
      </w:tr>
      <w:tr w14:paraId="4BF5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4226E814">
            <w:pPr>
              <w:ind w:firstLine="24" w:firstLineChars="10"/>
              <w:jc w:val="center"/>
              <w:rPr>
                <w:rFonts w:hint="eastAsia" w:ascii="宋体" w:hAnsi="宋体"/>
                <w:szCs w:val="21"/>
              </w:rPr>
            </w:pPr>
            <w:r>
              <w:rPr>
                <w:rFonts w:hint="eastAsia" w:ascii="宋体" w:hAnsi="宋体"/>
                <w:szCs w:val="21"/>
              </w:rPr>
              <w:t>15</w:t>
            </w:r>
          </w:p>
        </w:tc>
        <w:tc>
          <w:tcPr>
            <w:tcW w:w="1083" w:type="dxa"/>
            <w:vMerge w:val="continue"/>
            <w:vAlign w:val="center"/>
          </w:tcPr>
          <w:p w14:paraId="69A22DD7">
            <w:pPr>
              <w:ind w:firstLine="127" w:firstLineChars="53"/>
              <w:rPr>
                <w:rFonts w:hint="eastAsia" w:ascii="宋体" w:hAnsi="宋体"/>
                <w:szCs w:val="21"/>
              </w:rPr>
            </w:pPr>
          </w:p>
        </w:tc>
        <w:tc>
          <w:tcPr>
            <w:tcW w:w="963" w:type="dxa"/>
            <w:vMerge w:val="continue"/>
            <w:vAlign w:val="center"/>
          </w:tcPr>
          <w:p w14:paraId="0DC58480">
            <w:pPr>
              <w:ind w:firstLine="127" w:firstLineChars="53"/>
              <w:rPr>
                <w:rFonts w:hint="eastAsia" w:ascii="宋体" w:hAnsi="宋体"/>
                <w:szCs w:val="21"/>
              </w:rPr>
            </w:pPr>
          </w:p>
        </w:tc>
        <w:tc>
          <w:tcPr>
            <w:tcW w:w="1314" w:type="dxa"/>
            <w:vMerge w:val="restart"/>
            <w:vAlign w:val="center"/>
          </w:tcPr>
          <w:p w14:paraId="6D78CB7C">
            <w:pPr>
              <w:ind w:firstLine="0" w:firstLineChars="0"/>
              <w:rPr>
                <w:rFonts w:hint="eastAsia" w:ascii="宋体" w:hAnsi="宋体"/>
                <w:szCs w:val="21"/>
              </w:rPr>
            </w:pPr>
            <w:r>
              <w:rPr>
                <w:rFonts w:hint="eastAsia" w:ascii="宋体" w:hAnsi="宋体"/>
                <w:szCs w:val="21"/>
              </w:rPr>
              <w:t>地震数据灾备与大数据管理部件</w:t>
            </w:r>
          </w:p>
        </w:tc>
        <w:tc>
          <w:tcPr>
            <w:tcW w:w="3240" w:type="dxa"/>
            <w:vAlign w:val="center"/>
          </w:tcPr>
          <w:p w14:paraId="4E233B99">
            <w:pPr>
              <w:ind w:firstLine="0" w:firstLineChars="0"/>
              <w:rPr>
                <w:rFonts w:hint="eastAsia" w:ascii="宋体" w:hAnsi="宋体"/>
                <w:szCs w:val="21"/>
              </w:rPr>
            </w:pPr>
            <w:r>
              <w:rPr>
                <w:rFonts w:hint="eastAsia" w:ascii="宋体" w:hAnsi="宋体"/>
                <w:szCs w:val="21"/>
              </w:rPr>
              <w:t>数据接入</w:t>
            </w:r>
          </w:p>
        </w:tc>
        <w:tc>
          <w:tcPr>
            <w:tcW w:w="3207" w:type="dxa"/>
            <w:vAlign w:val="center"/>
          </w:tcPr>
          <w:p w14:paraId="38B2379F">
            <w:pPr>
              <w:ind w:firstLine="0" w:firstLineChars="0"/>
              <w:rPr>
                <w:rFonts w:hint="eastAsia" w:ascii="宋体" w:hAnsi="宋体"/>
                <w:szCs w:val="21"/>
              </w:rPr>
            </w:pPr>
            <w:r>
              <w:rPr>
                <w:rFonts w:hint="eastAsia" w:ascii="宋体" w:hAnsi="宋体"/>
                <w:szCs w:val="21"/>
              </w:rPr>
              <w:t>数据接入</w:t>
            </w:r>
          </w:p>
        </w:tc>
        <w:tc>
          <w:tcPr>
            <w:tcW w:w="1689" w:type="dxa"/>
            <w:vMerge w:val="restart"/>
            <w:noWrap/>
            <w:vAlign w:val="center"/>
          </w:tcPr>
          <w:p w14:paraId="280C9CD7">
            <w:pPr>
              <w:ind w:firstLine="0" w:firstLineChars="0"/>
              <w:rPr>
                <w:rFonts w:hint="eastAsia" w:ascii="宋体" w:hAnsi="宋体"/>
                <w:szCs w:val="21"/>
              </w:rPr>
            </w:pPr>
            <w:r>
              <w:rPr>
                <w:rFonts w:hint="eastAsia" w:ascii="宋体" w:hAnsi="宋体"/>
                <w:szCs w:val="21"/>
              </w:rPr>
              <w:t>地震数据灾备与大数据管理部件</w:t>
            </w:r>
          </w:p>
        </w:tc>
        <w:tc>
          <w:tcPr>
            <w:tcW w:w="1680" w:type="dxa"/>
            <w:vMerge w:val="continue"/>
            <w:noWrap/>
            <w:vAlign w:val="center"/>
          </w:tcPr>
          <w:p w14:paraId="06E9A1ED">
            <w:pPr>
              <w:ind w:firstLine="480"/>
              <w:rPr>
                <w:rFonts w:hint="eastAsia" w:ascii="宋体" w:hAnsi="宋体"/>
                <w:szCs w:val="21"/>
              </w:rPr>
            </w:pPr>
          </w:p>
        </w:tc>
      </w:tr>
      <w:tr w14:paraId="6F07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2B45A6C6">
            <w:pPr>
              <w:ind w:firstLine="24" w:firstLineChars="10"/>
              <w:jc w:val="center"/>
              <w:rPr>
                <w:rFonts w:hint="eastAsia" w:ascii="宋体" w:hAnsi="宋体"/>
                <w:szCs w:val="21"/>
              </w:rPr>
            </w:pPr>
            <w:r>
              <w:rPr>
                <w:rFonts w:hint="eastAsia" w:ascii="宋体" w:hAnsi="宋体"/>
                <w:szCs w:val="21"/>
              </w:rPr>
              <w:t>16</w:t>
            </w:r>
          </w:p>
        </w:tc>
        <w:tc>
          <w:tcPr>
            <w:tcW w:w="1083" w:type="dxa"/>
            <w:vMerge w:val="continue"/>
            <w:vAlign w:val="center"/>
          </w:tcPr>
          <w:p w14:paraId="2A1BD57E">
            <w:pPr>
              <w:ind w:firstLine="127" w:firstLineChars="53"/>
              <w:rPr>
                <w:rFonts w:hint="eastAsia" w:ascii="宋体" w:hAnsi="宋体"/>
                <w:szCs w:val="21"/>
              </w:rPr>
            </w:pPr>
          </w:p>
        </w:tc>
        <w:tc>
          <w:tcPr>
            <w:tcW w:w="963" w:type="dxa"/>
            <w:vMerge w:val="continue"/>
            <w:vAlign w:val="center"/>
          </w:tcPr>
          <w:p w14:paraId="08DA1B44">
            <w:pPr>
              <w:ind w:firstLine="127" w:firstLineChars="53"/>
              <w:rPr>
                <w:rFonts w:hint="eastAsia" w:ascii="宋体" w:hAnsi="宋体"/>
                <w:szCs w:val="21"/>
              </w:rPr>
            </w:pPr>
          </w:p>
        </w:tc>
        <w:tc>
          <w:tcPr>
            <w:tcW w:w="1314" w:type="dxa"/>
            <w:vMerge w:val="continue"/>
            <w:vAlign w:val="center"/>
          </w:tcPr>
          <w:p w14:paraId="3254C709">
            <w:pPr>
              <w:ind w:firstLine="127" w:firstLineChars="53"/>
              <w:rPr>
                <w:rFonts w:hint="eastAsia" w:ascii="宋体" w:hAnsi="宋体"/>
                <w:szCs w:val="21"/>
              </w:rPr>
            </w:pPr>
          </w:p>
        </w:tc>
        <w:tc>
          <w:tcPr>
            <w:tcW w:w="3240" w:type="dxa"/>
            <w:vAlign w:val="center"/>
          </w:tcPr>
          <w:p w14:paraId="79647B1C">
            <w:pPr>
              <w:ind w:firstLine="0" w:firstLineChars="0"/>
              <w:rPr>
                <w:rFonts w:hint="eastAsia" w:ascii="宋体" w:hAnsi="宋体"/>
                <w:szCs w:val="21"/>
              </w:rPr>
            </w:pPr>
            <w:r>
              <w:rPr>
                <w:rFonts w:hint="eastAsia" w:ascii="宋体" w:hAnsi="宋体"/>
                <w:szCs w:val="21"/>
              </w:rPr>
              <w:t>灾备管理</w:t>
            </w:r>
          </w:p>
        </w:tc>
        <w:tc>
          <w:tcPr>
            <w:tcW w:w="3207" w:type="dxa"/>
            <w:vAlign w:val="center"/>
          </w:tcPr>
          <w:p w14:paraId="1ED3CF05">
            <w:pPr>
              <w:ind w:firstLine="0" w:firstLineChars="0"/>
              <w:rPr>
                <w:rFonts w:hint="eastAsia" w:ascii="宋体" w:hAnsi="宋体"/>
                <w:szCs w:val="21"/>
              </w:rPr>
            </w:pPr>
            <w:r>
              <w:rPr>
                <w:rFonts w:hint="eastAsia" w:ascii="宋体" w:hAnsi="宋体"/>
                <w:szCs w:val="21"/>
              </w:rPr>
              <w:t>灾备管理</w:t>
            </w:r>
          </w:p>
        </w:tc>
        <w:tc>
          <w:tcPr>
            <w:tcW w:w="1689" w:type="dxa"/>
            <w:vMerge w:val="continue"/>
            <w:noWrap/>
            <w:vAlign w:val="center"/>
          </w:tcPr>
          <w:p w14:paraId="3EB9B162">
            <w:pPr>
              <w:ind w:firstLine="480"/>
              <w:rPr>
                <w:rFonts w:hint="eastAsia" w:ascii="宋体" w:hAnsi="宋体"/>
                <w:szCs w:val="21"/>
              </w:rPr>
            </w:pPr>
          </w:p>
        </w:tc>
        <w:tc>
          <w:tcPr>
            <w:tcW w:w="1680" w:type="dxa"/>
            <w:vMerge w:val="continue"/>
            <w:noWrap/>
            <w:vAlign w:val="center"/>
          </w:tcPr>
          <w:p w14:paraId="74D6C9C6">
            <w:pPr>
              <w:ind w:firstLine="480"/>
              <w:rPr>
                <w:rFonts w:hint="eastAsia" w:ascii="宋体" w:hAnsi="宋体"/>
                <w:szCs w:val="21"/>
              </w:rPr>
            </w:pPr>
          </w:p>
        </w:tc>
      </w:tr>
      <w:tr w14:paraId="52ED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15A77127">
            <w:pPr>
              <w:ind w:firstLine="24" w:firstLineChars="10"/>
              <w:jc w:val="center"/>
              <w:rPr>
                <w:rFonts w:hint="eastAsia" w:ascii="宋体" w:hAnsi="宋体"/>
                <w:szCs w:val="21"/>
              </w:rPr>
            </w:pPr>
            <w:r>
              <w:rPr>
                <w:rFonts w:hint="eastAsia" w:ascii="宋体" w:hAnsi="宋体"/>
                <w:szCs w:val="21"/>
              </w:rPr>
              <w:t>17</w:t>
            </w:r>
          </w:p>
        </w:tc>
        <w:tc>
          <w:tcPr>
            <w:tcW w:w="1083" w:type="dxa"/>
            <w:vMerge w:val="continue"/>
            <w:vAlign w:val="center"/>
          </w:tcPr>
          <w:p w14:paraId="53ACA17C">
            <w:pPr>
              <w:ind w:firstLine="127" w:firstLineChars="53"/>
              <w:rPr>
                <w:rFonts w:hint="eastAsia" w:ascii="宋体" w:hAnsi="宋体"/>
                <w:szCs w:val="21"/>
              </w:rPr>
            </w:pPr>
          </w:p>
        </w:tc>
        <w:tc>
          <w:tcPr>
            <w:tcW w:w="963" w:type="dxa"/>
            <w:vMerge w:val="continue"/>
            <w:vAlign w:val="center"/>
          </w:tcPr>
          <w:p w14:paraId="20BBF45B">
            <w:pPr>
              <w:ind w:firstLine="127" w:firstLineChars="53"/>
              <w:rPr>
                <w:rFonts w:hint="eastAsia" w:ascii="宋体" w:hAnsi="宋体"/>
                <w:szCs w:val="21"/>
              </w:rPr>
            </w:pPr>
          </w:p>
        </w:tc>
        <w:tc>
          <w:tcPr>
            <w:tcW w:w="1314" w:type="dxa"/>
            <w:vMerge w:val="continue"/>
            <w:vAlign w:val="center"/>
          </w:tcPr>
          <w:p w14:paraId="659A0685">
            <w:pPr>
              <w:ind w:firstLine="127" w:firstLineChars="53"/>
              <w:rPr>
                <w:rFonts w:hint="eastAsia" w:ascii="宋体" w:hAnsi="宋体"/>
                <w:szCs w:val="21"/>
              </w:rPr>
            </w:pPr>
          </w:p>
        </w:tc>
        <w:tc>
          <w:tcPr>
            <w:tcW w:w="3240" w:type="dxa"/>
            <w:vAlign w:val="center"/>
          </w:tcPr>
          <w:p w14:paraId="60F916BF">
            <w:pPr>
              <w:ind w:firstLine="0" w:firstLineChars="0"/>
              <w:rPr>
                <w:rFonts w:hint="eastAsia" w:ascii="宋体" w:hAnsi="宋体"/>
                <w:szCs w:val="21"/>
              </w:rPr>
            </w:pPr>
            <w:r>
              <w:rPr>
                <w:rFonts w:hint="eastAsia" w:ascii="宋体" w:hAnsi="宋体"/>
                <w:szCs w:val="21"/>
              </w:rPr>
              <w:t>数据共享服务</w:t>
            </w:r>
          </w:p>
        </w:tc>
        <w:tc>
          <w:tcPr>
            <w:tcW w:w="3207" w:type="dxa"/>
            <w:vAlign w:val="center"/>
          </w:tcPr>
          <w:p w14:paraId="4EEA95F2">
            <w:pPr>
              <w:ind w:firstLine="0" w:firstLineChars="0"/>
              <w:rPr>
                <w:rFonts w:hint="eastAsia" w:ascii="宋体" w:hAnsi="宋体"/>
                <w:szCs w:val="21"/>
              </w:rPr>
            </w:pPr>
            <w:r>
              <w:rPr>
                <w:rFonts w:hint="eastAsia" w:ascii="宋体" w:hAnsi="宋体"/>
                <w:szCs w:val="21"/>
              </w:rPr>
              <w:t>数据共享服务</w:t>
            </w:r>
          </w:p>
        </w:tc>
        <w:tc>
          <w:tcPr>
            <w:tcW w:w="1689" w:type="dxa"/>
            <w:vMerge w:val="continue"/>
            <w:noWrap/>
            <w:vAlign w:val="center"/>
          </w:tcPr>
          <w:p w14:paraId="188748B9">
            <w:pPr>
              <w:ind w:firstLine="480"/>
              <w:rPr>
                <w:rFonts w:hint="eastAsia" w:ascii="宋体" w:hAnsi="宋体"/>
                <w:szCs w:val="21"/>
              </w:rPr>
            </w:pPr>
          </w:p>
        </w:tc>
        <w:tc>
          <w:tcPr>
            <w:tcW w:w="1680" w:type="dxa"/>
            <w:vMerge w:val="continue"/>
            <w:noWrap/>
            <w:vAlign w:val="center"/>
          </w:tcPr>
          <w:p w14:paraId="18FD9296">
            <w:pPr>
              <w:ind w:firstLine="480"/>
              <w:rPr>
                <w:rFonts w:hint="eastAsia" w:ascii="宋体" w:hAnsi="宋体"/>
                <w:szCs w:val="21"/>
              </w:rPr>
            </w:pPr>
          </w:p>
        </w:tc>
      </w:tr>
      <w:tr w14:paraId="6811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7590E856">
            <w:pPr>
              <w:ind w:firstLine="24" w:firstLineChars="10"/>
              <w:jc w:val="center"/>
              <w:rPr>
                <w:rFonts w:hint="eastAsia" w:ascii="宋体" w:hAnsi="宋体"/>
                <w:szCs w:val="21"/>
              </w:rPr>
            </w:pPr>
            <w:r>
              <w:rPr>
                <w:rFonts w:hint="eastAsia" w:ascii="宋体" w:hAnsi="宋体"/>
                <w:szCs w:val="21"/>
              </w:rPr>
              <w:t>18</w:t>
            </w:r>
          </w:p>
        </w:tc>
        <w:tc>
          <w:tcPr>
            <w:tcW w:w="1083" w:type="dxa"/>
            <w:vMerge w:val="continue"/>
            <w:vAlign w:val="center"/>
          </w:tcPr>
          <w:p w14:paraId="532E1557">
            <w:pPr>
              <w:ind w:firstLine="127" w:firstLineChars="53"/>
              <w:rPr>
                <w:rFonts w:hint="eastAsia" w:ascii="宋体" w:hAnsi="宋体"/>
                <w:szCs w:val="21"/>
              </w:rPr>
            </w:pPr>
          </w:p>
        </w:tc>
        <w:tc>
          <w:tcPr>
            <w:tcW w:w="963" w:type="dxa"/>
            <w:vMerge w:val="continue"/>
            <w:vAlign w:val="center"/>
          </w:tcPr>
          <w:p w14:paraId="29F58C3D">
            <w:pPr>
              <w:ind w:firstLine="127" w:firstLineChars="53"/>
              <w:rPr>
                <w:rFonts w:hint="eastAsia" w:ascii="宋体" w:hAnsi="宋体"/>
                <w:szCs w:val="21"/>
              </w:rPr>
            </w:pPr>
          </w:p>
        </w:tc>
        <w:tc>
          <w:tcPr>
            <w:tcW w:w="1314" w:type="dxa"/>
            <w:vMerge w:val="restart"/>
            <w:vAlign w:val="center"/>
          </w:tcPr>
          <w:p w14:paraId="4C11CDA3">
            <w:pPr>
              <w:ind w:firstLine="0" w:firstLineChars="0"/>
              <w:rPr>
                <w:rFonts w:hint="eastAsia" w:ascii="宋体" w:hAnsi="宋体"/>
                <w:szCs w:val="21"/>
              </w:rPr>
            </w:pPr>
            <w:r>
              <w:rPr>
                <w:rFonts w:hint="eastAsia" w:ascii="宋体" w:hAnsi="宋体"/>
                <w:szCs w:val="21"/>
              </w:rPr>
              <w:t>防灾减灾产品制图及展示部件</w:t>
            </w:r>
          </w:p>
        </w:tc>
        <w:tc>
          <w:tcPr>
            <w:tcW w:w="3240" w:type="dxa"/>
            <w:vAlign w:val="center"/>
          </w:tcPr>
          <w:p w14:paraId="620AB902">
            <w:pPr>
              <w:ind w:firstLine="0" w:firstLineChars="0"/>
              <w:rPr>
                <w:rFonts w:hint="eastAsia" w:ascii="宋体" w:hAnsi="宋体"/>
                <w:szCs w:val="21"/>
              </w:rPr>
            </w:pPr>
            <w:r>
              <w:rPr>
                <w:rFonts w:hint="eastAsia" w:ascii="宋体" w:hAnsi="宋体"/>
                <w:szCs w:val="21"/>
              </w:rPr>
              <w:t>可视化加载</w:t>
            </w:r>
          </w:p>
        </w:tc>
        <w:tc>
          <w:tcPr>
            <w:tcW w:w="3207" w:type="dxa"/>
            <w:vAlign w:val="center"/>
          </w:tcPr>
          <w:p w14:paraId="506876EA">
            <w:pPr>
              <w:ind w:firstLine="0" w:firstLineChars="0"/>
              <w:rPr>
                <w:rFonts w:hint="eastAsia" w:ascii="宋体" w:hAnsi="宋体"/>
                <w:szCs w:val="21"/>
              </w:rPr>
            </w:pPr>
            <w:r>
              <w:rPr>
                <w:rFonts w:hint="eastAsia" w:ascii="宋体" w:hAnsi="宋体"/>
                <w:szCs w:val="21"/>
              </w:rPr>
              <w:t>可视化加载</w:t>
            </w:r>
          </w:p>
        </w:tc>
        <w:tc>
          <w:tcPr>
            <w:tcW w:w="1689" w:type="dxa"/>
            <w:vMerge w:val="restart"/>
            <w:noWrap/>
            <w:vAlign w:val="center"/>
          </w:tcPr>
          <w:p w14:paraId="52A6CC25">
            <w:pPr>
              <w:ind w:firstLine="24" w:firstLineChars="10"/>
              <w:rPr>
                <w:rFonts w:hint="eastAsia" w:ascii="宋体" w:hAnsi="宋体"/>
                <w:szCs w:val="21"/>
              </w:rPr>
            </w:pPr>
            <w:r>
              <w:rPr>
                <w:rFonts w:hint="eastAsia" w:ascii="宋体" w:hAnsi="宋体"/>
                <w:szCs w:val="21"/>
              </w:rPr>
              <w:t>防灾减灾产品制图及展示部件</w:t>
            </w:r>
          </w:p>
        </w:tc>
        <w:tc>
          <w:tcPr>
            <w:tcW w:w="1680" w:type="dxa"/>
            <w:vMerge w:val="continue"/>
            <w:noWrap/>
            <w:vAlign w:val="center"/>
          </w:tcPr>
          <w:p w14:paraId="63F278D0">
            <w:pPr>
              <w:ind w:firstLine="480"/>
              <w:rPr>
                <w:rFonts w:hint="eastAsia" w:ascii="宋体" w:hAnsi="宋体"/>
                <w:szCs w:val="21"/>
              </w:rPr>
            </w:pPr>
          </w:p>
        </w:tc>
      </w:tr>
      <w:tr w14:paraId="7F8B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085178C4">
            <w:pPr>
              <w:ind w:firstLine="24" w:firstLineChars="10"/>
              <w:jc w:val="center"/>
              <w:rPr>
                <w:rFonts w:hint="eastAsia" w:ascii="宋体" w:hAnsi="宋体"/>
                <w:szCs w:val="21"/>
              </w:rPr>
            </w:pPr>
            <w:r>
              <w:rPr>
                <w:rFonts w:hint="eastAsia" w:ascii="宋体" w:hAnsi="宋体"/>
                <w:szCs w:val="21"/>
              </w:rPr>
              <w:t>19</w:t>
            </w:r>
          </w:p>
        </w:tc>
        <w:tc>
          <w:tcPr>
            <w:tcW w:w="1083" w:type="dxa"/>
            <w:vMerge w:val="continue"/>
            <w:vAlign w:val="center"/>
          </w:tcPr>
          <w:p w14:paraId="38929B18">
            <w:pPr>
              <w:ind w:firstLine="127" w:firstLineChars="53"/>
              <w:rPr>
                <w:rFonts w:hint="eastAsia" w:ascii="宋体" w:hAnsi="宋体"/>
                <w:szCs w:val="21"/>
              </w:rPr>
            </w:pPr>
          </w:p>
        </w:tc>
        <w:tc>
          <w:tcPr>
            <w:tcW w:w="963" w:type="dxa"/>
            <w:vMerge w:val="continue"/>
            <w:vAlign w:val="center"/>
          </w:tcPr>
          <w:p w14:paraId="6B54C1C8">
            <w:pPr>
              <w:ind w:firstLine="127" w:firstLineChars="53"/>
              <w:rPr>
                <w:rFonts w:hint="eastAsia" w:ascii="宋体" w:hAnsi="宋体"/>
                <w:szCs w:val="21"/>
              </w:rPr>
            </w:pPr>
          </w:p>
        </w:tc>
        <w:tc>
          <w:tcPr>
            <w:tcW w:w="1314" w:type="dxa"/>
            <w:vMerge w:val="continue"/>
            <w:vAlign w:val="center"/>
          </w:tcPr>
          <w:p w14:paraId="2D9AFC3C">
            <w:pPr>
              <w:ind w:firstLine="127" w:firstLineChars="53"/>
              <w:rPr>
                <w:rFonts w:hint="eastAsia" w:ascii="宋体" w:hAnsi="宋体"/>
                <w:szCs w:val="21"/>
              </w:rPr>
            </w:pPr>
          </w:p>
        </w:tc>
        <w:tc>
          <w:tcPr>
            <w:tcW w:w="3240" w:type="dxa"/>
            <w:vAlign w:val="center"/>
          </w:tcPr>
          <w:p w14:paraId="2DCB56E6">
            <w:pPr>
              <w:ind w:firstLine="0" w:firstLineChars="0"/>
              <w:rPr>
                <w:rFonts w:hint="eastAsia" w:ascii="宋体" w:hAnsi="宋体"/>
                <w:szCs w:val="21"/>
              </w:rPr>
            </w:pPr>
            <w:r>
              <w:rPr>
                <w:rFonts w:hint="eastAsia" w:ascii="宋体" w:hAnsi="宋体"/>
                <w:szCs w:val="21"/>
              </w:rPr>
              <w:t>专题制图与标准化产品生产</w:t>
            </w:r>
          </w:p>
        </w:tc>
        <w:tc>
          <w:tcPr>
            <w:tcW w:w="3207" w:type="dxa"/>
            <w:vAlign w:val="center"/>
          </w:tcPr>
          <w:p w14:paraId="6CD18BDF">
            <w:pPr>
              <w:ind w:firstLine="0" w:firstLineChars="0"/>
              <w:rPr>
                <w:rFonts w:hint="eastAsia" w:ascii="宋体" w:hAnsi="宋体"/>
                <w:szCs w:val="21"/>
              </w:rPr>
            </w:pPr>
            <w:r>
              <w:rPr>
                <w:rFonts w:hint="eastAsia" w:ascii="宋体" w:hAnsi="宋体"/>
                <w:szCs w:val="21"/>
              </w:rPr>
              <w:t>专题制图与标准化产品生产</w:t>
            </w:r>
          </w:p>
        </w:tc>
        <w:tc>
          <w:tcPr>
            <w:tcW w:w="1689" w:type="dxa"/>
            <w:vMerge w:val="continue"/>
            <w:noWrap/>
            <w:vAlign w:val="center"/>
          </w:tcPr>
          <w:p w14:paraId="3DEFCD71">
            <w:pPr>
              <w:ind w:firstLine="480"/>
              <w:rPr>
                <w:rFonts w:hint="eastAsia" w:ascii="宋体" w:hAnsi="宋体"/>
                <w:szCs w:val="21"/>
              </w:rPr>
            </w:pPr>
          </w:p>
        </w:tc>
        <w:tc>
          <w:tcPr>
            <w:tcW w:w="1680" w:type="dxa"/>
            <w:vMerge w:val="continue"/>
            <w:noWrap/>
            <w:vAlign w:val="center"/>
          </w:tcPr>
          <w:p w14:paraId="33A94364">
            <w:pPr>
              <w:ind w:firstLine="480"/>
              <w:rPr>
                <w:rFonts w:hint="eastAsia" w:ascii="宋体" w:hAnsi="宋体"/>
                <w:szCs w:val="21"/>
              </w:rPr>
            </w:pPr>
          </w:p>
        </w:tc>
      </w:tr>
      <w:tr w14:paraId="33AE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23" w:hRule="atLeast"/>
          <w:jc w:val="center"/>
        </w:trPr>
        <w:tc>
          <w:tcPr>
            <w:tcW w:w="739" w:type="dxa"/>
            <w:noWrap/>
            <w:vAlign w:val="center"/>
          </w:tcPr>
          <w:p w14:paraId="15FAE2B5">
            <w:pPr>
              <w:ind w:firstLine="24" w:firstLineChars="10"/>
              <w:jc w:val="center"/>
              <w:rPr>
                <w:rFonts w:hint="eastAsia" w:ascii="宋体" w:hAnsi="宋体"/>
                <w:szCs w:val="21"/>
              </w:rPr>
            </w:pPr>
            <w:r>
              <w:rPr>
                <w:rFonts w:hint="eastAsia" w:ascii="宋体" w:hAnsi="宋体"/>
                <w:szCs w:val="21"/>
              </w:rPr>
              <w:t>20</w:t>
            </w:r>
          </w:p>
        </w:tc>
        <w:tc>
          <w:tcPr>
            <w:tcW w:w="1083" w:type="dxa"/>
            <w:vMerge w:val="continue"/>
            <w:vAlign w:val="center"/>
          </w:tcPr>
          <w:p w14:paraId="54D7E92F">
            <w:pPr>
              <w:ind w:firstLine="127" w:firstLineChars="53"/>
              <w:rPr>
                <w:rFonts w:hint="eastAsia" w:ascii="宋体" w:hAnsi="宋体"/>
                <w:szCs w:val="21"/>
              </w:rPr>
            </w:pPr>
          </w:p>
        </w:tc>
        <w:tc>
          <w:tcPr>
            <w:tcW w:w="963" w:type="dxa"/>
            <w:vMerge w:val="continue"/>
            <w:vAlign w:val="center"/>
          </w:tcPr>
          <w:p w14:paraId="7A198916">
            <w:pPr>
              <w:ind w:firstLine="127" w:firstLineChars="53"/>
              <w:rPr>
                <w:rFonts w:hint="eastAsia" w:ascii="宋体" w:hAnsi="宋体"/>
                <w:szCs w:val="21"/>
              </w:rPr>
            </w:pPr>
          </w:p>
        </w:tc>
        <w:tc>
          <w:tcPr>
            <w:tcW w:w="1314" w:type="dxa"/>
            <w:vMerge w:val="continue"/>
            <w:vAlign w:val="center"/>
          </w:tcPr>
          <w:p w14:paraId="40AD091A">
            <w:pPr>
              <w:ind w:firstLine="127" w:firstLineChars="53"/>
              <w:rPr>
                <w:rFonts w:hint="eastAsia" w:ascii="宋体" w:hAnsi="宋体"/>
                <w:szCs w:val="21"/>
              </w:rPr>
            </w:pPr>
          </w:p>
        </w:tc>
        <w:tc>
          <w:tcPr>
            <w:tcW w:w="3240" w:type="dxa"/>
            <w:vAlign w:val="center"/>
          </w:tcPr>
          <w:p w14:paraId="49430AE1">
            <w:pPr>
              <w:ind w:firstLine="0" w:firstLineChars="0"/>
              <w:rPr>
                <w:rFonts w:hint="eastAsia" w:ascii="宋体" w:hAnsi="宋体"/>
                <w:szCs w:val="21"/>
              </w:rPr>
            </w:pPr>
            <w:r>
              <w:rPr>
                <w:rFonts w:hint="eastAsia" w:ascii="宋体" w:hAnsi="宋体"/>
                <w:szCs w:val="21"/>
              </w:rPr>
              <w:t>可视化展示与成果集成</w:t>
            </w:r>
          </w:p>
        </w:tc>
        <w:tc>
          <w:tcPr>
            <w:tcW w:w="3207" w:type="dxa"/>
            <w:vAlign w:val="center"/>
          </w:tcPr>
          <w:p w14:paraId="2C052AD0">
            <w:pPr>
              <w:ind w:firstLine="0" w:firstLineChars="0"/>
              <w:rPr>
                <w:rFonts w:hint="eastAsia" w:ascii="宋体" w:hAnsi="宋体"/>
                <w:szCs w:val="21"/>
              </w:rPr>
            </w:pPr>
            <w:r>
              <w:rPr>
                <w:rFonts w:hint="eastAsia" w:ascii="宋体" w:hAnsi="宋体"/>
                <w:szCs w:val="21"/>
              </w:rPr>
              <w:t>可视化展示与成果集成</w:t>
            </w:r>
          </w:p>
        </w:tc>
        <w:tc>
          <w:tcPr>
            <w:tcW w:w="1689" w:type="dxa"/>
            <w:vMerge w:val="continue"/>
            <w:noWrap/>
            <w:vAlign w:val="center"/>
          </w:tcPr>
          <w:p w14:paraId="5D483591">
            <w:pPr>
              <w:ind w:firstLine="480"/>
              <w:rPr>
                <w:rFonts w:hint="eastAsia" w:ascii="宋体" w:hAnsi="宋体"/>
                <w:szCs w:val="21"/>
              </w:rPr>
            </w:pPr>
          </w:p>
        </w:tc>
        <w:tc>
          <w:tcPr>
            <w:tcW w:w="1680" w:type="dxa"/>
            <w:vMerge w:val="continue"/>
            <w:noWrap/>
            <w:vAlign w:val="center"/>
          </w:tcPr>
          <w:p w14:paraId="363BEADF">
            <w:pPr>
              <w:ind w:firstLine="480"/>
              <w:rPr>
                <w:rFonts w:hint="eastAsia" w:ascii="宋体" w:hAnsi="宋体"/>
                <w:szCs w:val="21"/>
              </w:rPr>
            </w:pPr>
          </w:p>
        </w:tc>
      </w:tr>
    </w:tbl>
    <w:p w14:paraId="3D51885B">
      <w:pPr>
        <w:ind w:firstLine="199" w:firstLineChars="83"/>
      </w:pPr>
    </w:p>
    <w:p w14:paraId="7BE8D0F7">
      <w:pPr>
        <w:ind w:firstLine="480"/>
        <w:sectPr>
          <w:footerReference r:id="rId22" w:type="default"/>
          <w:pgSz w:w="16838" w:h="11906" w:orient="landscape"/>
          <w:pgMar w:top="2041" w:right="1588" w:bottom="1871" w:left="1588" w:header="851" w:footer="680" w:gutter="0"/>
          <w:cols w:space="425" w:num="1"/>
          <w:docGrid w:type="lines" w:linePitch="326" w:charSpace="0"/>
        </w:sectPr>
      </w:pPr>
    </w:p>
    <w:bookmarkEnd w:id="554"/>
    <w:p w14:paraId="2DA57FA1">
      <w:pPr>
        <w:pStyle w:val="3"/>
        <w:numPr>
          <w:ilvl w:val="0"/>
          <w:numId w:val="0"/>
        </w:numPr>
      </w:pPr>
      <w:bookmarkStart w:id="563" w:name="_Ref234895480"/>
      <w:bookmarkStart w:id="564" w:name="_Ref234895485"/>
      <w:bookmarkStart w:id="565" w:name="_Toc240550186"/>
      <w:bookmarkStart w:id="566" w:name="_Ref234916770"/>
      <w:r>
        <w:rPr>
          <w:rFonts w:hint="eastAsia"/>
        </w:rPr>
        <w:t>附录1卫星遥感软件数据资源情况</w:t>
      </w:r>
      <w:bookmarkEnd w:id="563"/>
      <w:bookmarkEnd w:id="564"/>
      <w:bookmarkEnd w:id="565"/>
      <w:bookmarkEnd w:id="566"/>
    </w:p>
    <w:p w14:paraId="411E0C8B">
      <w:pPr>
        <w:pStyle w:val="106"/>
        <w:rPr>
          <w:rFonts w:hint="eastAsia"/>
        </w:rPr>
      </w:pPr>
      <w:bookmarkStart w:id="567" w:name="_Toc240549997"/>
      <w:r>
        <w:t>表</w:t>
      </w:r>
      <w:r>
        <w:rPr>
          <w:rFonts w:hint="eastAsia"/>
        </w:rPr>
        <w:t>附录1</w:t>
      </w:r>
      <w:r>
        <w:noBreakHyphen/>
      </w:r>
      <w:r>
        <w:fldChar w:fldCharType="begin"/>
      </w:r>
      <w:r>
        <w:instrText xml:space="preserve"> SEQ 表 \* ARABIC \s 1 </w:instrText>
      </w:r>
      <w:r>
        <w:rPr>
          <w:rFonts w:hint="eastAsia"/>
        </w:rPr>
        <w:fldChar w:fldCharType="separate"/>
      </w:r>
      <w:r>
        <w:rPr>
          <w:rFonts w:hint="eastAsia"/>
        </w:rPr>
        <w:t>1</w:t>
      </w:r>
      <w:r>
        <w:fldChar w:fldCharType="end"/>
      </w:r>
      <w:r>
        <w:t>地面站卫星数据接收情况</w:t>
      </w:r>
      <w:r>
        <w:rPr>
          <w:rFonts w:hint="eastAsia"/>
        </w:rPr>
        <w:t>表</w:t>
      </w:r>
      <w:bookmarkEnd w:id="567"/>
      <w:bookmarkStart w:id="568" w:name="_Hlk218005161"/>
    </w:p>
    <w:tbl>
      <w:tblPr>
        <w:tblStyle w:val="39"/>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397"/>
        <w:gridCol w:w="1309"/>
        <w:gridCol w:w="2027"/>
        <w:gridCol w:w="3346"/>
      </w:tblGrid>
      <w:tr w14:paraId="7A14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D8D8D8" w:themeFill="background1" w:themeFillShade="D9"/>
            <w:noWrap/>
            <w:vAlign w:val="center"/>
          </w:tcPr>
          <w:p w14:paraId="38D40E28">
            <w:pPr>
              <w:pStyle w:val="57"/>
            </w:pPr>
            <w:bookmarkStart w:id="569" w:name="_Hlk217402804"/>
            <w:r>
              <w:rPr>
                <w:rFonts w:hint="eastAsia"/>
              </w:rPr>
              <w:t>序号</w:t>
            </w:r>
          </w:p>
        </w:tc>
        <w:tc>
          <w:tcPr>
            <w:tcW w:w="1397" w:type="dxa"/>
            <w:shd w:val="clear" w:color="auto" w:fill="D8D8D8" w:themeFill="background1" w:themeFillShade="D9"/>
            <w:noWrap/>
            <w:vAlign w:val="center"/>
          </w:tcPr>
          <w:p w14:paraId="3A2FF052">
            <w:pPr>
              <w:pStyle w:val="57"/>
            </w:pPr>
            <w:r>
              <w:rPr>
                <w:rFonts w:hint="eastAsia"/>
              </w:rPr>
              <w:t>卫星名称</w:t>
            </w:r>
          </w:p>
        </w:tc>
        <w:tc>
          <w:tcPr>
            <w:tcW w:w="1309" w:type="dxa"/>
            <w:shd w:val="clear" w:color="auto" w:fill="D8D8D8" w:themeFill="background1" w:themeFillShade="D9"/>
            <w:vAlign w:val="center"/>
          </w:tcPr>
          <w:p w14:paraId="5C2340D2">
            <w:pPr>
              <w:pStyle w:val="57"/>
            </w:pPr>
            <w:r>
              <w:rPr>
                <w:rFonts w:hint="eastAsia"/>
              </w:rPr>
              <w:t>载荷类型</w:t>
            </w:r>
          </w:p>
        </w:tc>
        <w:tc>
          <w:tcPr>
            <w:tcW w:w="2027" w:type="dxa"/>
            <w:shd w:val="clear" w:color="auto" w:fill="D8D8D8" w:themeFill="background1" w:themeFillShade="D9"/>
            <w:vAlign w:val="center"/>
          </w:tcPr>
          <w:p w14:paraId="4F7A999F">
            <w:pPr>
              <w:pStyle w:val="57"/>
            </w:pPr>
            <w:r>
              <w:rPr>
                <w:rFonts w:hint="eastAsia"/>
              </w:rPr>
              <w:t>规格说明</w:t>
            </w:r>
          </w:p>
        </w:tc>
        <w:tc>
          <w:tcPr>
            <w:tcW w:w="3346" w:type="dxa"/>
            <w:shd w:val="clear" w:color="auto" w:fill="D8D8D8" w:themeFill="background1" w:themeFillShade="D9"/>
            <w:vAlign w:val="center"/>
          </w:tcPr>
          <w:p w14:paraId="2D6440BB">
            <w:pPr>
              <w:pStyle w:val="57"/>
            </w:pPr>
            <w:r>
              <w:rPr>
                <w:rFonts w:hint="eastAsia"/>
              </w:rPr>
              <w:t>使用说明</w:t>
            </w:r>
          </w:p>
        </w:tc>
      </w:tr>
      <w:tr w14:paraId="2981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6CBE3285">
            <w:pPr>
              <w:pStyle w:val="58"/>
              <w:rPr>
                <w:rFonts w:hint="eastAsia" w:ascii="宋体" w:hAnsi="宋体" w:cs="宋体"/>
              </w:rPr>
            </w:pPr>
            <w:r>
              <w:rPr>
                <w:rFonts w:hint="eastAsia"/>
              </w:rPr>
              <w:t>1</w:t>
            </w:r>
          </w:p>
        </w:tc>
        <w:tc>
          <w:tcPr>
            <w:tcW w:w="1397" w:type="dxa"/>
            <w:vAlign w:val="center"/>
          </w:tcPr>
          <w:p w14:paraId="57A5038A">
            <w:pPr>
              <w:pStyle w:val="58"/>
              <w:rPr>
                <w:rFonts w:hint="eastAsia" w:ascii="宋体" w:hAnsi="宋体" w:cs="宋体"/>
              </w:rPr>
            </w:pPr>
            <w:r>
              <w:rPr>
                <w:rFonts w:hint="eastAsia"/>
              </w:rPr>
              <w:t>FY-3D</w:t>
            </w:r>
          </w:p>
        </w:tc>
        <w:tc>
          <w:tcPr>
            <w:tcW w:w="1309" w:type="dxa"/>
            <w:vAlign w:val="center"/>
          </w:tcPr>
          <w:p w14:paraId="70859C46">
            <w:pPr>
              <w:pStyle w:val="58"/>
              <w:rPr>
                <w:rFonts w:hint="eastAsia" w:ascii="宋体" w:hAnsi="宋体" w:cs="宋体"/>
              </w:rPr>
            </w:pPr>
            <w:r>
              <w:rPr>
                <w:rFonts w:hint="eastAsia"/>
              </w:rPr>
              <w:t>红外+光学</w:t>
            </w:r>
          </w:p>
        </w:tc>
        <w:tc>
          <w:tcPr>
            <w:tcW w:w="2027" w:type="dxa"/>
            <w:vAlign w:val="center"/>
          </w:tcPr>
          <w:p w14:paraId="50C90CC9">
            <w:pPr>
              <w:pStyle w:val="58"/>
              <w:rPr>
                <w:rFonts w:hint="eastAsia" w:ascii="宋体" w:hAnsi="宋体" w:cs="宋体"/>
              </w:rPr>
            </w:pPr>
            <w:r>
              <w:rPr>
                <w:rFonts w:hint="eastAsia"/>
              </w:rPr>
              <w:t>中分辨率光谱成像仪，空间分辨率250m</w:t>
            </w:r>
          </w:p>
        </w:tc>
        <w:tc>
          <w:tcPr>
            <w:tcW w:w="3346" w:type="dxa"/>
            <w:vAlign w:val="center"/>
          </w:tcPr>
          <w:p w14:paraId="4BFC4F77">
            <w:pPr>
              <w:pStyle w:val="58"/>
              <w:rPr>
                <w:rFonts w:hint="eastAsia" w:ascii="宋体" w:hAnsi="宋体" w:cs="宋体"/>
              </w:rPr>
            </w:pPr>
            <w:r>
              <w:rPr>
                <w:rFonts w:hint="eastAsia"/>
              </w:rPr>
              <w:t>气象卫星，提供气象遥感与地表参数数据</w:t>
            </w:r>
          </w:p>
        </w:tc>
      </w:tr>
      <w:tr w14:paraId="0170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61EFD17B">
            <w:pPr>
              <w:pStyle w:val="58"/>
              <w:rPr>
                <w:rFonts w:hint="eastAsia" w:ascii="宋体" w:hAnsi="宋体" w:cs="宋体"/>
              </w:rPr>
            </w:pPr>
            <w:r>
              <w:rPr>
                <w:rFonts w:hint="eastAsia"/>
              </w:rPr>
              <w:t>2</w:t>
            </w:r>
          </w:p>
        </w:tc>
        <w:tc>
          <w:tcPr>
            <w:tcW w:w="1397" w:type="dxa"/>
            <w:vAlign w:val="center"/>
          </w:tcPr>
          <w:p w14:paraId="4844354C">
            <w:pPr>
              <w:pStyle w:val="58"/>
              <w:rPr>
                <w:rFonts w:hint="eastAsia" w:ascii="宋体" w:hAnsi="宋体" w:cs="宋体"/>
              </w:rPr>
            </w:pPr>
            <w:r>
              <w:rPr>
                <w:rFonts w:hint="eastAsia"/>
              </w:rPr>
              <w:t>FY-3E</w:t>
            </w:r>
          </w:p>
        </w:tc>
        <w:tc>
          <w:tcPr>
            <w:tcW w:w="1309" w:type="dxa"/>
            <w:vAlign w:val="center"/>
          </w:tcPr>
          <w:p w14:paraId="7BBD87BC">
            <w:pPr>
              <w:pStyle w:val="58"/>
              <w:rPr>
                <w:rFonts w:hint="eastAsia" w:ascii="宋体" w:hAnsi="宋体" w:cs="宋体"/>
              </w:rPr>
            </w:pPr>
            <w:r>
              <w:rPr>
                <w:rFonts w:hint="eastAsia"/>
              </w:rPr>
              <w:t>红外+光学</w:t>
            </w:r>
          </w:p>
        </w:tc>
        <w:tc>
          <w:tcPr>
            <w:tcW w:w="2027" w:type="dxa"/>
            <w:vAlign w:val="center"/>
          </w:tcPr>
          <w:p w14:paraId="310D436A">
            <w:pPr>
              <w:pStyle w:val="58"/>
              <w:rPr>
                <w:rFonts w:hint="eastAsia" w:ascii="宋体" w:hAnsi="宋体" w:cs="宋体"/>
              </w:rPr>
            </w:pPr>
            <w:r>
              <w:rPr>
                <w:rFonts w:hint="eastAsia"/>
              </w:rPr>
              <w:t>中分辨率光谱成像仪，空间分辨率250m</w:t>
            </w:r>
          </w:p>
        </w:tc>
        <w:tc>
          <w:tcPr>
            <w:tcW w:w="3346" w:type="dxa"/>
            <w:vAlign w:val="center"/>
          </w:tcPr>
          <w:p w14:paraId="64E006C2">
            <w:pPr>
              <w:pStyle w:val="58"/>
              <w:rPr>
                <w:rFonts w:hint="eastAsia" w:ascii="宋体" w:hAnsi="宋体" w:cs="宋体"/>
              </w:rPr>
            </w:pPr>
            <w:r>
              <w:rPr>
                <w:rFonts w:hint="eastAsia"/>
              </w:rPr>
              <w:t>延续FY3D数据服务能力，增强气象数据的时效性与覆盖度</w:t>
            </w:r>
          </w:p>
        </w:tc>
      </w:tr>
      <w:tr w14:paraId="6075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463DF51F">
            <w:pPr>
              <w:pStyle w:val="58"/>
            </w:pPr>
            <w:r>
              <w:rPr>
                <w:rFonts w:hint="eastAsia"/>
              </w:rPr>
              <w:t>3</w:t>
            </w:r>
          </w:p>
        </w:tc>
        <w:tc>
          <w:tcPr>
            <w:tcW w:w="1397" w:type="dxa"/>
            <w:vAlign w:val="center"/>
          </w:tcPr>
          <w:p w14:paraId="51F18246">
            <w:pPr>
              <w:pStyle w:val="58"/>
            </w:pPr>
            <w:r>
              <w:rPr>
                <w:rFonts w:hint="eastAsia"/>
              </w:rPr>
              <w:t>FY-4B</w:t>
            </w:r>
          </w:p>
        </w:tc>
        <w:tc>
          <w:tcPr>
            <w:tcW w:w="1309" w:type="dxa"/>
            <w:vAlign w:val="center"/>
          </w:tcPr>
          <w:p w14:paraId="391F9ED5">
            <w:pPr>
              <w:pStyle w:val="58"/>
            </w:pPr>
            <w:r>
              <w:rPr>
                <w:rFonts w:hint="eastAsia"/>
              </w:rPr>
              <w:t>光学+红外</w:t>
            </w:r>
          </w:p>
        </w:tc>
        <w:tc>
          <w:tcPr>
            <w:tcW w:w="2027" w:type="dxa"/>
            <w:vAlign w:val="center"/>
          </w:tcPr>
          <w:p w14:paraId="0D1D1E55">
            <w:pPr>
              <w:pStyle w:val="58"/>
            </w:pPr>
            <w:r>
              <w:rPr>
                <w:rFonts w:hint="eastAsia"/>
              </w:rPr>
              <w:t>0.25km（全色）</w:t>
            </w:r>
          </w:p>
          <w:p w14:paraId="31216B43">
            <w:pPr>
              <w:pStyle w:val="58"/>
            </w:pPr>
            <w:r>
              <w:rPr>
                <w:rFonts w:hint="eastAsia"/>
              </w:rPr>
              <w:t>0.5km（可见光近红外）</w:t>
            </w:r>
          </w:p>
          <w:p w14:paraId="6A1CAEA5">
            <w:pPr>
              <w:pStyle w:val="58"/>
            </w:pPr>
            <w:r>
              <w:rPr>
                <w:rFonts w:hint="eastAsia"/>
              </w:rPr>
              <w:t>1km（短波近红外）</w:t>
            </w:r>
          </w:p>
          <w:p w14:paraId="6964F0D1">
            <w:pPr>
              <w:pStyle w:val="58"/>
            </w:pPr>
            <w:r>
              <w:rPr>
                <w:rFonts w:hint="eastAsia"/>
              </w:rPr>
              <w:t>2km（长波和热红外）</w:t>
            </w:r>
          </w:p>
        </w:tc>
        <w:tc>
          <w:tcPr>
            <w:tcW w:w="3346" w:type="dxa"/>
            <w:vAlign w:val="center"/>
          </w:tcPr>
          <w:p w14:paraId="60776BF3">
            <w:pPr>
              <w:pStyle w:val="58"/>
            </w:pPr>
            <w:r>
              <w:rPr>
                <w:rFonts w:hint="eastAsia"/>
              </w:rPr>
              <w:t>静止类型</w:t>
            </w:r>
          </w:p>
        </w:tc>
      </w:tr>
      <w:tr w14:paraId="6566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08F0A627">
            <w:pPr>
              <w:pStyle w:val="58"/>
            </w:pPr>
            <w:r>
              <w:rPr>
                <w:rFonts w:hint="eastAsia"/>
              </w:rPr>
              <w:t>4</w:t>
            </w:r>
          </w:p>
        </w:tc>
        <w:tc>
          <w:tcPr>
            <w:tcW w:w="1397" w:type="dxa"/>
            <w:vAlign w:val="center"/>
          </w:tcPr>
          <w:p w14:paraId="1322D23B">
            <w:pPr>
              <w:pStyle w:val="58"/>
            </w:pPr>
            <w:r>
              <w:rPr>
                <w:rFonts w:hint="eastAsia"/>
              </w:rPr>
              <w:t>FY-4C</w:t>
            </w:r>
          </w:p>
        </w:tc>
        <w:tc>
          <w:tcPr>
            <w:tcW w:w="1309" w:type="dxa"/>
            <w:vAlign w:val="center"/>
          </w:tcPr>
          <w:p w14:paraId="39E7CD6B">
            <w:pPr>
              <w:pStyle w:val="58"/>
            </w:pPr>
            <w:r>
              <w:rPr>
                <w:rFonts w:hint="eastAsia"/>
              </w:rPr>
              <w:t>光学+红外</w:t>
            </w:r>
          </w:p>
        </w:tc>
        <w:tc>
          <w:tcPr>
            <w:tcW w:w="2027" w:type="dxa"/>
            <w:vAlign w:val="center"/>
          </w:tcPr>
          <w:p w14:paraId="0CC04D41">
            <w:pPr>
              <w:pStyle w:val="58"/>
            </w:pPr>
            <w:r>
              <w:rPr>
                <w:rFonts w:hint="eastAsia"/>
              </w:rPr>
              <w:t>0.25km（全色）</w:t>
            </w:r>
          </w:p>
          <w:p w14:paraId="48605FC0">
            <w:pPr>
              <w:pStyle w:val="58"/>
            </w:pPr>
            <w:r>
              <w:rPr>
                <w:rFonts w:hint="eastAsia"/>
              </w:rPr>
              <w:t>0.5km（可见光近红外）</w:t>
            </w:r>
          </w:p>
          <w:p w14:paraId="344617E0">
            <w:pPr>
              <w:pStyle w:val="58"/>
            </w:pPr>
            <w:r>
              <w:rPr>
                <w:rFonts w:hint="eastAsia"/>
              </w:rPr>
              <w:t>1km（短波近红外）</w:t>
            </w:r>
          </w:p>
          <w:p w14:paraId="000EBF06">
            <w:pPr>
              <w:pStyle w:val="58"/>
            </w:pPr>
            <w:r>
              <w:rPr>
                <w:rFonts w:hint="eastAsia"/>
              </w:rPr>
              <w:t>2km（长波和热红外）</w:t>
            </w:r>
          </w:p>
        </w:tc>
        <w:tc>
          <w:tcPr>
            <w:tcW w:w="3346" w:type="dxa"/>
            <w:vAlign w:val="center"/>
          </w:tcPr>
          <w:p w14:paraId="50C30A11">
            <w:pPr>
              <w:pStyle w:val="58"/>
            </w:pPr>
            <w:r>
              <w:rPr>
                <w:rFonts w:hint="eastAsia"/>
              </w:rPr>
              <w:t>静止类型</w:t>
            </w:r>
          </w:p>
        </w:tc>
      </w:tr>
      <w:tr w14:paraId="5690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18090CD9">
            <w:pPr>
              <w:pStyle w:val="58"/>
              <w:rPr>
                <w:rFonts w:hint="eastAsia" w:ascii="宋体" w:hAnsi="宋体" w:cs="宋体"/>
              </w:rPr>
            </w:pPr>
            <w:r>
              <w:rPr>
                <w:rFonts w:hint="eastAsia"/>
              </w:rPr>
              <w:t>5</w:t>
            </w:r>
          </w:p>
        </w:tc>
        <w:tc>
          <w:tcPr>
            <w:tcW w:w="1397" w:type="dxa"/>
            <w:vAlign w:val="center"/>
          </w:tcPr>
          <w:p w14:paraId="2E3EA7A4">
            <w:pPr>
              <w:pStyle w:val="58"/>
              <w:rPr>
                <w:rFonts w:hint="eastAsia" w:ascii="宋体" w:hAnsi="宋体" w:cs="宋体"/>
              </w:rPr>
            </w:pPr>
            <w:r>
              <w:rPr>
                <w:rFonts w:hint="eastAsia"/>
              </w:rPr>
              <w:t>HY-1C</w:t>
            </w:r>
          </w:p>
        </w:tc>
        <w:tc>
          <w:tcPr>
            <w:tcW w:w="1309" w:type="dxa"/>
            <w:vAlign w:val="center"/>
          </w:tcPr>
          <w:p w14:paraId="34B20B02">
            <w:pPr>
              <w:pStyle w:val="58"/>
              <w:rPr>
                <w:rFonts w:hint="eastAsia" w:ascii="宋体" w:hAnsi="宋体" w:cs="宋体"/>
              </w:rPr>
            </w:pPr>
            <w:r>
              <w:rPr>
                <w:rFonts w:hint="eastAsia"/>
              </w:rPr>
              <w:t>光学</w:t>
            </w:r>
          </w:p>
        </w:tc>
        <w:tc>
          <w:tcPr>
            <w:tcW w:w="2027" w:type="dxa"/>
            <w:vAlign w:val="center"/>
          </w:tcPr>
          <w:p w14:paraId="2D5D09B2">
            <w:pPr>
              <w:pStyle w:val="58"/>
              <w:rPr>
                <w:rFonts w:hint="eastAsia" w:ascii="宋体" w:hAnsi="宋体" w:cs="宋体"/>
              </w:rPr>
            </w:pPr>
            <w:r>
              <w:rPr>
                <w:rFonts w:hint="eastAsia"/>
              </w:rPr>
              <w:t>空间分辨率50m</w:t>
            </w:r>
          </w:p>
        </w:tc>
        <w:tc>
          <w:tcPr>
            <w:tcW w:w="3346" w:type="dxa"/>
            <w:vAlign w:val="center"/>
          </w:tcPr>
          <w:p w14:paraId="6549AD74">
            <w:pPr>
              <w:pStyle w:val="58"/>
              <w:rPr>
                <w:rFonts w:hint="eastAsia" w:ascii="宋体" w:hAnsi="宋体" w:cs="宋体"/>
              </w:rPr>
            </w:pPr>
            <w:r>
              <w:rPr>
                <w:rFonts w:hint="eastAsia"/>
              </w:rPr>
              <w:t>获取近岸海域与沿海地区的高分辨率遥感数据</w:t>
            </w:r>
          </w:p>
        </w:tc>
      </w:tr>
      <w:tr w14:paraId="4809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75F6B400">
            <w:pPr>
              <w:pStyle w:val="58"/>
              <w:rPr>
                <w:rFonts w:hint="eastAsia" w:ascii="宋体" w:hAnsi="宋体" w:cs="宋体"/>
              </w:rPr>
            </w:pPr>
            <w:r>
              <w:rPr>
                <w:rFonts w:hint="eastAsia"/>
              </w:rPr>
              <w:t>6</w:t>
            </w:r>
          </w:p>
        </w:tc>
        <w:tc>
          <w:tcPr>
            <w:tcW w:w="1397" w:type="dxa"/>
            <w:vAlign w:val="center"/>
          </w:tcPr>
          <w:p w14:paraId="14645BD0">
            <w:pPr>
              <w:pStyle w:val="58"/>
              <w:rPr>
                <w:rFonts w:hint="eastAsia" w:ascii="宋体" w:hAnsi="宋体" w:cs="宋体"/>
              </w:rPr>
            </w:pPr>
            <w:r>
              <w:rPr>
                <w:rFonts w:hint="eastAsia"/>
              </w:rPr>
              <w:t>HY-1D</w:t>
            </w:r>
          </w:p>
        </w:tc>
        <w:tc>
          <w:tcPr>
            <w:tcW w:w="1309" w:type="dxa"/>
            <w:vAlign w:val="center"/>
          </w:tcPr>
          <w:p w14:paraId="6922FF1F">
            <w:pPr>
              <w:pStyle w:val="58"/>
              <w:rPr>
                <w:rFonts w:hint="eastAsia" w:ascii="宋体" w:hAnsi="宋体" w:cs="宋体"/>
              </w:rPr>
            </w:pPr>
            <w:r>
              <w:rPr>
                <w:rFonts w:hint="eastAsia"/>
              </w:rPr>
              <w:t>光学</w:t>
            </w:r>
          </w:p>
        </w:tc>
        <w:tc>
          <w:tcPr>
            <w:tcW w:w="2027" w:type="dxa"/>
            <w:vAlign w:val="center"/>
          </w:tcPr>
          <w:p w14:paraId="7EA229D1">
            <w:pPr>
              <w:pStyle w:val="58"/>
              <w:rPr>
                <w:rFonts w:hint="eastAsia" w:ascii="宋体" w:hAnsi="宋体" w:cs="宋体"/>
              </w:rPr>
            </w:pPr>
            <w:r>
              <w:rPr>
                <w:rFonts w:hint="eastAsia"/>
              </w:rPr>
              <w:t>空间分辨率50m</w:t>
            </w:r>
          </w:p>
        </w:tc>
        <w:tc>
          <w:tcPr>
            <w:tcW w:w="3346" w:type="dxa"/>
            <w:vAlign w:val="center"/>
          </w:tcPr>
          <w:p w14:paraId="2E2B23CC">
            <w:pPr>
              <w:pStyle w:val="58"/>
              <w:rPr>
                <w:rFonts w:hint="eastAsia" w:ascii="宋体" w:hAnsi="宋体" w:cs="宋体"/>
              </w:rPr>
            </w:pPr>
            <w:r>
              <w:rPr>
                <w:rFonts w:hint="eastAsia"/>
              </w:rPr>
              <w:t>与HY-1C形成沿海区域数据互补，强化近岸地表覆盖与环境变化监测</w:t>
            </w:r>
          </w:p>
        </w:tc>
      </w:tr>
      <w:tr w14:paraId="2847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21215ADE">
            <w:pPr>
              <w:pStyle w:val="58"/>
            </w:pPr>
            <w:r>
              <w:rPr>
                <w:rFonts w:hint="eastAsia"/>
              </w:rPr>
              <w:t>7</w:t>
            </w:r>
          </w:p>
        </w:tc>
        <w:tc>
          <w:tcPr>
            <w:tcW w:w="1397" w:type="dxa"/>
            <w:vAlign w:val="center"/>
          </w:tcPr>
          <w:p w14:paraId="17A7ACD3">
            <w:pPr>
              <w:pStyle w:val="58"/>
              <w:rPr>
                <w:rFonts w:hint="eastAsia" w:ascii="宋体" w:hAnsi="宋体" w:cs="宋体"/>
              </w:rPr>
            </w:pPr>
            <w:r>
              <w:rPr>
                <w:rFonts w:hint="eastAsia"/>
              </w:rPr>
              <w:t>北京三号</w:t>
            </w:r>
          </w:p>
        </w:tc>
        <w:tc>
          <w:tcPr>
            <w:tcW w:w="1309" w:type="dxa"/>
            <w:vAlign w:val="center"/>
          </w:tcPr>
          <w:p w14:paraId="169DDAA5">
            <w:pPr>
              <w:pStyle w:val="58"/>
              <w:rPr>
                <w:rFonts w:hint="eastAsia" w:ascii="宋体" w:hAnsi="宋体" w:cs="宋体"/>
              </w:rPr>
            </w:pPr>
            <w:r>
              <w:rPr>
                <w:rFonts w:hint="eastAsia"/>
              </w:rPr>
              <w:t>光学</w:t>
            </w:r>
          </w:p>
        </w:tc>
        <w:tc>
          <w:tcPr>
            <w:tcW w:w="2027" w:type="dxa"/>
            <w:vAlign w:val="center"/>
          </w:tcPr>
          <w:p w14:paraId="40D9A410">
            <w:pPr>
              <w:pStyle w:val="58"/>
              <w:rPr>
                <w:rFonts w:hint="eastAsia" w:ascii="宋体" w:hAnsi="宋体" w:cs="宋体"/>
              </w:rPr>
            </w:pPr>
            <w:r>
              <w:rPr>
                <w:rFonts w:hint="eastAsia"/>
              </w:rPr>
              <w:t>高分辨率0.3m/0.5n/0.8m多光谱成像</w:t>
            </w:r>
          </w:p>
        </w:tc>
        <w:tc>
          <w:tcPr>
            <w:tcW w:w="3346" w:type="dxa"/>
            <w:vAlign w:val="center"/>
          </w:tcPr>
          <w:p w14:paraId="7877D586">
            <w:pPr>
              <w:pStyle w:val="58"/>
              <w:rPr>
                <w:rFonts w:hint="eastAsia" w:ascii="宋体" w:hAnsi="宋体" w:cs="宋体"/>
              </w:rPr>
            </w:pPr>
            <w:r>
              <w:rPr>
                <w:rFonts w:hint="eastAsia"/>
              </w:rPr>
              <w:t>提供高分辨率全色与中分辨率多光谱数据。</w:t>
            </w:r>
            <w:r>
              <w:rPr>
                <w:rFonts w:hint="eastAsia"/>
                <w:b/>
                <w:bCs/>
              </w:rPr>
              <w:t>该卫星需要业主方协调获取卫星方接收许可</w:t>
            </w:r>
          </w:p>
        </w:tc>
      </w:tr>
      <w:tr w14:paraId="6583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54A55D56">
            <w:pPr>
              <w:pStyle w:val="58"/>
            </w:pPr>
            <w:r>
              <w:rPr>
                <w:rFonts w:hint="eastAsia"/>
              </w:rPr>
              <w:t>8</w:t>
            </w:r>
          </w:p>
        </w:tc>
        <w:tc>
          <w:tcPr>
            <w:tcW w:w="1397" w:type="dxa"/>
            <w:vAlign w:val="center"/>
          </w:tcPr>
          <w:p w14:paraId="66FA8ACD">
            <w:pPr>
              <w:pStyle w:val="58"/>
              <w:rPr>
                <w:rFonts w:hint="eastAsia" w:ascii="宋体" w:hAnsi="宋体" w:cs="宋体"/>
              </w:rPr>
            </w:pPr>
            <w:r>
              <w:rPr>
                <w:rFonts w:hint="eastAsia"/>
              </w:rPr>
              <w:t>吉林系列</w:t>
            </w:r>
          </w:p>
        </w:tc>
        <w:tc>
          <w:tcPr>
            <w:tcW w:w="1309" w:type="dxa"/>
            <w:vAlign w:val="center"/>
          </w:tcPr>
          <w:p w14:paraId="34ABBD27">
            <w:pPr>
              <w:pStyle w:val="58"/>
              <w:rPr>
                <w:rFonts w:hint="eastAsia" w:ascii="宋体" w:hAnsi="宋体" w:cs="宋体"/>
              </w:rPr>
            </w:pPr>
            <w:r>
              <w:rPr>
                <w:rFonts w:hint="eastAsia"/>
              </w:rPr>
              <w:t>光学</w:t>
            </w:r>
          </w:p>
        </w:tc>
        <w:tc>
          <w:tcPr>
            <w:tcW w:w="2027" w:type="dxa"/>
            <w:vAlign w:val="center"/>
          </w:tcPr>
          <w:p w14:paraId="3B846379">
            <w:pPr>
              <w:pStyle w:val="58"/>
              <w:rPr>
                <w:rFonts w:hint="eastAsia" w:ascii="宋体" w:hAnsi="宋体" w:cs="宋体"/>
              </w:rPr>
            </w:pPr>
            <w:r>
              <w:rPr>
                <w:rFonts w:hint="eastAsia"/>
              </w:rPr>
              <w:t>高分辨率0.3m/0.5n/0.75m多光谱成像</w:t>
            </w:r>
          </w:p>
        </w:tc>
        <w:tc>
          <w:tcPr>
            <w:tcW w:w="3346" w:type="dxa"/>
            <w:vAlign w:val="center"/>
          </w:tcPr>
          <w:p w14:paraId="60E8FEC8">
            <w:pPr>
              <w:pStyle w:val="58"/>
              <w:rPr>
                <w:rFonts w:hint="eastAsia" w:ascii="宋体" w:hAnsi="宋体" w:cs="宋体"/>
              </w:rPr>
            </w:pPr>
            <w:r>
              <w:rPr>
                <w:rFonts w:hint="eastAsia"/>
              </w:rPr>
              <w:t>提供超高分辨率光学遥感数据。该卫星需要业主方协调获取卫星方接收许可</w:t>
            </w:r>
          </w:p>
        </w:tc>
      </w:tr>
      <w:tr w14:paraId="1A0E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7631F98C">
            <w:pPr>
              <w:pStyle w:val="58"/>
            </w:pPr>
            <w:r>
              <w:rPr>
                <w:rFonts w:hint="eastAsia"/>
              </w:rPr>
              <w:t>9</w:t>
            </w:r>
          </w:p>
        </w:tc>
        <w:tc>
          <w:tcPr>
            <w:tcW w:w="1397" w:type="dxa"/>
            <w:vAlign w:val="center"/>
          </w:tcPr>
          <w:p w14:paraId="763F7A06">
            <w:pPr>
              <w:pStyle w:val="58"/>
              <w:rPr>
                <w:rFonts w:hint="eastAsia" w:ascii="宋体" w:hAnsi="宋体" w:cs="宋体"/>
              </w:rPr>
            </w:pPr>
            <w:r>
              <w:rPr>
                <w:rFonts w:hint="eastAsia"/>
              </w:rPr>
              <w:t>美国极轨环境遥感卫星TERRA</w:t>
            </w:r>
          </w:p>
        </w:tc>
        <w:tc>
          <w:tcPr>
            <w:tcW w:w="1309" w:type="dxa"/>
            <w:vAlign w:val="center"/>
          </w:tcPr>
          <w:p w14:paraId="7C393648">
            <w:pPr>
              <w:pStyle w:val="58"/>
              <w:rPr>
                <w:rFonts w:hint="eastAsia" w:ascii="宋体" w:hAnsi="宋体" w:cs="宋体"/>
              </w:rPr>
            </w:pPr>
            <w:r>
              <w:rPr>
                <w:rFonts w:hint="eastAsia"/>
              </w:rPr>
              <w:t>红外+光学</w:t>
            </w:r>
          </w:p>
        </w:tc>
        <w:tc>
          <w:tcPr>
            <w:tcW w:w="2027" w:type="dxa"/>
            <w:vAlign w:val="center"/>
          </w:tcPr>
          <w:p w14:paraId="39E45CF8">
            <w:pPr>
              <w:pStyle w:val="58"/>
              <w:rPr>
                <w:rFonts w:hint="eastAsia" w:ascii="宋体" w:hAnsi="宋体" w:cs="宋体"/>
              </w:rPr>
            </w:pPr>
            <w:r>
              <w:rPr>
                <w:rFonts w:hint="eastAsia"/>
              </w:rPr>
              <w:t>中分辨率成像光谱仪MODIS，空间分辨率250m~1000m</w:t>
            </w:r>
          </w:p>
        </w:tc>
        <w:tc>
          <w:tcPr>
            <w:tcW w:w="3346" w:type="dxa"/>
            <w:vAlign w:val="center"/>
          </w:tcPr>
          <w:p w14:paraId="08CF76D4">
            <w:pPr>
              <w:pStyle w:val="58"/>
              <w:rPr>
                <w:rFonts w:hint="eastAsia" w:ascii="宋体" w:hAnsi="宋体" w:cs="宋体"/>
              </w:rPr>
            </w:pPr>
            <w:r>
              <w:rPr>
                <w:rFonts w:hint="eastAsia"/>
              </w:rPr>
              <w:t>获取全球热红外、光学遥感数据，支撑地震中短期宏观异常监测子系统的热异常检测与识别</w:t>
            </w:r>
          </w:p>
        </w:tc>
      </w:tr>
      <w:tr w14:paraId="4EA1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35F5F078">
            <w:pPr>
              <w:pStyle w:val="58"/>
              <w:rPr>
                <w:rFonts w:hint="eastAsia" w:ascii="宋体" w:hAnsi="宋体" w:cs="宋体"/>
              </w:rPr>
            </w:pPr>
            <w:r>
              <w:rPr>
                <w:rFonts w:hint="eastAsia"/>
              </w:rPr>
              <w:t>10</w:t>
            </w:r>
          </w:p>
        </w:tc>
        <w:tc>
          <w:tcPr>
            <w:tcW w:w="1397" w:type="dxa"/>
            <w:vAlign w:val="center"/>
          </w:tcPr>
          <w:p w14:paraId="3716F5EC">
            <w:pPr>
              <w:pStyle w:val="58"/>
              <w:rPr>
                <w:rFonts w:hint="eastAsia" w:ascii="宋体" w:hAnsi="宋体" w:cs="宋体"/>
              </w:rPr>
            </w:pPr>
            <w:r>
              <w:rPr>
                <w:rFonts w:hint="eastAsia"/>
              </w:rPr>
              <w:t>美国极轨环境遥感卫星AQUA</w:t>
            </w:r>
          </w:p>
        </w:tc>
        <w:tc>
          <w:tcPr>
            <w:tcW w:w="1309" w:type="dxa"/>
            <w:vAlign w:val="center"/>
          </w:tcPr>
          <w:p w14:paraId="06E53FC5">
            <w:pPr>
              <w:pStyle w:val="58"/>
              <w:rPr>
                <w:rFonts w:hint="eastAsia" w:ascii="宋体" w:hAnsi="宋体" w:cs="宋体"/>
              </w:rPr>
            </w:pPr>
            <w:r>
              <w:rPr>
                <w:rFonts w:hint="eastAsia"/>
              </w:rPr>
              <w:t>红外+光学</w:t>
            </w:r>
          </w:p>
        </w:tc>
        <w:tc>
          <w:tcPr>
            <w:tcW w:w="2027" w:type="dxa"/>
            <w:vAlign w:val="center"/>
          </w:tcPr>
          <w:p w14:paraId="23CC24A9">
            <w:pPr>
              <w:pStyle w:val="58"/>
              <w:rPr>
                <w:rFonts w:hint="eastAsia" w:ascii="宋体" w:hAnsi="宋体" w:cs="宋体"/>
              </w:rPr>
            </w:pPr>
            <w:r>
              <w:rPr>
                <w:rFonts w:hint="eastAsia"/>
              </w:rPr>
              <w:t>中分辨率成像光谱仪MODIS，空间分辨率250m~1000m</w:t>
            </w:r>
          </w:p>
        </w:tc>
        <w:tc>
          <w:tcPr>
            <w:tcW w:w="3346" w:type="dxa"/>
            <w:vAlign w:val="center"/>
          </w:tcPr>
          <w:p w14:paraId="69A734CB">
            <w:pPr>
              <w:pStyle w:val="58"/>
              <w:rPr>
                <w:rFonts w:hint="eastAsia" w:ascii="宋体" w:hAnsi="宋体" w:cs="宋体"/>
              </w:rPr>
            </w:pPr>
            <w:r>
              <w:rPr>
                <w:rFonts w:hint="eastAsia"/>
              </w:rPr>
              <w:t>与TERRA卫星协同，提供全天候、多时段的光学与热红外数据</w:t>
            </w:r>
          </w:p>
        </w:tc>
      </w:tr>
      <w:tr w14:paraId="3312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1B6B6723">
            <w:pPr>
              <w:pStyle w:val="58"/>
              <w:rPr>
                <w:rFonts w:hint="eastAsia" w:ascii="宋体" w:hAnsi="宋体" w:cs="宋体"/>
              </w:rPr>
            </w:pPr>
            <w:r>
              <w:rPr>
                <w:rFonts w:hint="eastAsia"/>
              </w:rPr>
              <w:t>11</w:t>
            </w:r>
          </w:p>
        </w:tc>
        <w:tc>
          <w:tcPr>
            <w:tcW w:w="1397" w:type="dxa"/>
            <w:vAlign w:val="center"/>
          </w:tcPr>
          <w:p w14:paraId="0260601E">
            <w:pPr>
              <w:pStyle w:val="58"/>
              <w:rPr>
                <w:rFonts w:hint="eastAsia" w:ascii="宋体" w:hAnsi="宋体" w:cs="宋体"/>
              </w:rPr>
            </w:pPr>
            <w:r>
              <w:rPr>
                <w:rFonts w:hint="eastAsia"/>
              </w:rPr>
              <w:t>美国极轨环境卫星NPP</w:t>
            </w:r>
          </w:p>
        </w:tc>
        <w:tc>
          <w:tcPr>
            <w:tcW w:w="1309" w:type="dxa"/>
            <w:vAlign w:val="center"/>
          </w:tcPr>
          <w:p w14:paraId="46540D6E">
            <w:pPr>
              <w:pStyle w:val="58"/>
              <w:rPr>
                <w:rFonts w:hint="eastAsia" w:ascii="宋体" w:hAnsi="宋体" w:cs="宋体"/>
              </w:rPr>
            </w:pPr>
            <w:r>
              <w:rPr>
                <w:rFonts w:hint="eastAsia"/>
              </w:rPr>
              <w:t>红外</w:t>
            </w:r>
          </w:p>
        </w:tc>
        <w:tc>
          <w:tcPr>
            <w:tcW w:w="2027" w:type="dxa"/>
            <w:vAlign w:val="center"/>
          </w:tcPr>
          <w:p w14:paraId="21940716">
            <w:pPr>
              <w:pStyle w:val="58"/>
              <w:rPr>
                <w:rFonts w:hint="eastAsia" w:ascii="宋体" w:hAnsi="宋体" w:cs="宋体"/>
              </w:rPr>
            </w:pPr>
            <w:r>
              <w:rPr>
                <w:rFonts w:hint="eastAsia"/>
              </w:rPr>
              <w:t>空间分辨率1000m</w:t>
            </w:r>
          </w:p>
        </w:tc>
        <w:tc>
          <w:tcPr>
            <w:tcW w:w="3346" w:type="dxa"/>
            <w:vAlign w:val="center"/>
          </w:tcPr>
          <w:p w14:paraId="46E0A478">
            <w:pPr>
              <w:pStyle w:val="58"/>
              <w:rPr>
                <w:rFonts w:hint="eastAsia" w:ascii="宋体" w:hAnsi="宋体" w:cs="宋体"/>
              </w:rPr>
            </w:pPr>
            <w:r>
              <w:rPr>
                <w:rFonts w:hint="eastAsia"/>
              </w:rPr>
              <w:t>采集气象与热红外遥感数据</w:t>
            </w:r>
          </w:p>
        </w:tc>
      </w:tr>
      <w:tr w14:paraId="2755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63556527">
            <w:pPr>
              <w:pStyle w:val="58"/>
              <w:rPr>
                <w:rFonts w:hint="eastAsia" w:ascii="宋体" w:hAnsi="宋体" w:cs="宋体"/>
              </w:rPr>
            </w:pPr>
            <w:r>
              <w:rPr>
                <w:rFonts w:hint="eastAsia"/>
              </w:rPr>
              <w:t>12</w:t>
            </w:r>
          </w:p>
        </w:tc>
        <w:tc>
          <w:tcPr>
            <w:tcW w:w="1397" w:type="dxa"/>
            <w:vAlign w:val="center"/>
          </w:tcPr>
          <w:p w14:paraId="5E16664D">
            <w:pPr>
              <w:pStyle w:val="58"/>
              <w:rPr>
                <w:rFonts w:hint="eastAsia" w:ascii="宋体" w:hAnsi="宋体" w:cs="宋体"/>
              </w:rPr>
            </w:pPr>
            <w:r>
              <w:rPr>
                <w:rFonts w:hint="eastAsia"/>
              </w:rPr>
              <w:t>NOAA20</w:t>
            </w:r>
          </w:p>
        </w:tc>
        <w:tc>
          <w:tcPr>
            <w:tcW w:w="1309" w:type="dxa"/>
            <w:vAlign w:val="center"/>
          </w:tcPr>
          <w:p w14:paraId="1C5F8FB6">
            <w:pPr>
              <w:pStyle w:val="58"/>
              <w:rPr>
                <w:rFonts w:hint="eastAsia" w:ascii="宋体" w:hAnsi="宋体" w:cs="宋体"/>
              </w:rPr>
            </w:pPr>
            <w:r>
              <w:rPr>
                <w:rFonts w:hint="eastAsia"/>
              </w:rPr>
              <w:t>红外+光学</w:t>
            </w:r>
          </w:p>
        </w:tc>
        <w:tc>
          <w:tcPr>
            <w:tcW w:w="2027" w:type="dxa"/>
            <w:vAlign w:val="center"/>
          </w:tcPr>
          <w:p w14:paraId="1918F6A3">
            <w:pPr>
              <w:pStyle w:val="58"/>
              <w:rPr>
                <w:rFonts w:hint="eastAsia" w:ascii="宋体" w:hAnsi="宋体" w:cs="宋体"/>
              </w:rPr>
            </w:pPr>
            <w:r>
              <w:rPr>
                <w:rFonts w:hint="eastAsia"/>
              </w:rPr>
              <w:t>中分辨率光谱成像仪，空间分辨率250m</w:t>
            </w:r>
          </w:p>
        </w:tc>
        <w:tc>
          <w:tcPr>
            <w:tcW w:w="3346" w:type="dxa"/>
            <w:vAlign w:val="center"/>
          </w:tcPr>
          <w:p w14:paraId="6DBA838F">
            <w:pPr>
              <w:pStyle w:val="58"/>
              <w:rPr>
                <w:rFonts w:hint="eastAsia" w:ascii="宋体" w:hAnsi="宋体" w:cs="宋体"/>
              </w:rPr>
            </w:pPr>
            <w:r>
              <w:rPr>
                <w:rFonts w:hint="eastAsia"/>
              </w:rPr>
              <w:t>获取全球中分辨率气象与地表辐射数据，支撑热红外异常信息提取</w:t>
            </w:r>
          </w:p>
        </w:tc>
      </w:tr>
      <w:tr w14:paraId="7036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27BA95D1">
            <w:pPr>
              <w:pStyle w:val="58"/>
              <w:rPr>
                <w:rFonts w:hint="eastAsia" w:ascii="宋体" w:hAnsi="宋体" w:cs="宋体"/>
              </w:rPr>
            </w:pPr>
            <w:r>
              <w:rPr>
                <w:rFonts w:hint="eastAsia"/>
              </w:rPr>
              <w:t>13</w:t>
            </w:r>
          </w:p>
        </w:tc>
        <w:tc>
          <w:tcPr>
            <w:tcW w:w="1397" w:type="dxa"/>
            <w:vAlign w:val="center"/>
          </w:tcPr>
          <w:p w14:paraId="3C123A1C">
            <w:pPr>
              <w:pStyle w:val="58"/>
              <w:rPr>
                <w:rFonts w:hint="eastAsia" w:ascii="宋体" w:hAnsi="宋体" w:cs="宋体"/>
              </w:rPr>
            </w:pPr>
            <w:r>
              <w:rPr>
                <w:rFonts w:hint="eastAsia"/>
              </w:rPr>
              <w:t>NOAA21</w:t>
            </w:r>
          </w:p>
        </w:tc>
        <w:tc>
          <w:tcPr>
            <w:tcW w:w="1309" w:type="dxa"/>
            <w:vAlign w:val="center"/>
          </w:tcPr>
          <w:p w14:paraId="224C0D14">
            <w:pPr>
              <w:pStyle w:val="58"/>
              <w:rPr>
                <w:rFonts w:hint="eastAsia" w:ascii="宋体" w:hAnsi="宋体" w:cs="宋体"/>
              </w:rPr>
            </w:pPr>
            <w:r>
              <w:rPr>
                <w:rFonts w:hint="eastAsia"/>
              </w:rPr>
              <w:t>红外+光学</w:t>
            </w:r>
          </w:p>
        </w:tc>
        <w:tc>
          <w:tcPr>
            <w:tcW w:w="2027" w:type="dxa"/>
            <w:vAlign w:val="center"/>
          </w:tcPr>
          <w:p w14:paraId="5A9E87FD">
            <w:pPr>
              <w:pStyle w:val="58"/>
              <w:rPr>
                <w:rFonts w:hint="eastAsia" w:ascii="宋体" w:hAnsi="宋体" w:cs="宋体"/>
              </w:rPr>
            </w:pPr>
            <w:r>
              <w:rPr>
                <w:rFonts w:hint="eastAsia"/>
              </w:rPr>
              <w:t>中分辨率光谱成像仪，空间分辨率250m</w:t>
            </w:r>
          </w:p>
        </w:tc>
        <w:tc>
          <w:tcPr>
            <w:tcW w:w="3346" w:type="dxa"/>
            <w:vAlign w:val="center"/>
          </w:tcPr>
          <w:p w14:paraId="0ED3D8F1">
            <w:pPr>
              <w:pStyle w:val="58"/>
              <w:rPr>
                <w:rFonts w:hint="eastAsia" w:ascii="宋体" w:hAnsi="宋体" w:cs="宋体"/>
              </w:rPr>
            </w:pPr>
            <w:r>
              <w:rPr>
                <w:rFonts w:hint="eastAsia"/>
              </w:rPr>
              <w:t>与NOAA20形成数据互补，强化气象遥感数据的连续性，为多源数据融合分析提供支撑</w:t>
            </w:r>
          </w:p>
        </w:tc>
      </w:tr>
      <w:tr w14:paraId="785E6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706DE2C0">
            <w:pPr>
              <w:pStyle w:val="58"/>
              <w:rPr>
                <w:rFonts w:hint="eastAsia" w:ascii="宋体" w:hAnsi="宋体" w:cs="宋体"/>
              </w:rPr>
            </w:pPr>
            <w:r>
              <w:rPr>
                <w:rFonts w:hint="eastAsia"/>
              </w:rPr>
              <w:t>14</w:t>
            </w:r>
          </w:p>
        </w:tc>
        <w:tc>
          <w:tcPr>
            <w:tcW w:w="1397" w:type="dxa"/>
            <w:vAlign w:val="center"/>
          </w:tcPr>
          <w:p w14:paraId="42A0E100">
            <w:pPr>
              <w:pStyle w:val="58"/>
              <w:rPr>
                <w:rFonts w:hint="eastAsia" w:ascii="宋体" w:hAnsi="宋体" w:cs="宋体"/>
              </w:rPr>
            </w:pPr>
            <w:r>
              <w:rPr>
                <w:rFonts w:hint="eastAsia"/>
              </w:rPr>
              <w:t>Landsat8</w:t>
            </w:r>
          </w:p>
        </w:tc>
        <w:tc>
          <w:tcPr>
            <w:tcW w:w="1309" w:type="dxa"/>
            <w:vAlign w:val="center"/>
          </w:tcPr>
          <w:p w14:paraId="30E4A394">
            <w:pPr>
              <w:pStyle w:val="58"/>
              <w:rPr>
                <w:rFonts w:hint="eastAsia" w:ascii="宋体" w:hAnsi="宋体" w:cs="宋体"/>
              </w:rPr>
            </w:pPr>
            <w:r>
              <w:rPr>
                <w:rFonts w:hint="eastAsia"/>
              </w:rPr>
              <w:t>红外+光学</w:t>
            </w:r>
          </w:p>
        </w:tc>
        <w:tc>
          <w:tcPr>
            <w:tcW w:w="2027" w:type="dxa"/>
            <w:vAlign w:val="center"/>
          </w:tcPr>
          <w:p w14:paraId="4E6431CB">
            <w:pPr>
              <w:pStyle w:val="58"/>
              <w:rPr>
                <w:rFonts w:hint="eastAsia" w:ascii="宋体" w:hAnsi="宋体" w:cs="宋体"/>
              </w:rPr>
            </w:pPr>
            <w:r>
              <w:rPr>
                <w:rFonts w:hint="eastAsia"/>
              </w:rPr>
              <w:t>热红外传感器，空间分辨率为100m</w:t>
            </w:r>
          </w:p>
        </w:tc>
        <w:tc>
          <w:tcPr>
            <w:tcW w:w="3346" w:type="dxa"/>
            <w:vAlign w:val="center"/>
          </w:tcPr>
          <w:p w14:paraId="74D70818">
            <w:pPr>
              <w:pStyle w:val="58"/>
              <w:rPr>
                <w:rFonts w:hint="eastAsia" w:ascii="宋体" w:hAnsi="宋体" w:cs="宋体"/>
              </w:rPr>
            </w:pPr>
            <w:r>
              <w:rPr>
                <w:rFonts w:hint="eastAsia"/>
              </w:rPr>
              <w:t>获取高精度热红外与多光谱数据</w:t>
            </w:r>
          </w:p>
        </w:tc>
      </w:tr>
      <w:tr w14:paraId="2A2E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58D2FA1A">
            <w:pPr>
              <w:pStyle w:val="58"/>
              <w:rPr>
                <w:rFonts w:hint="eastAsia" w:ascii="宋体" w:hAnsi="宋体" w:cs="宋体"/>
              </w:rPr>
            </w:pPr>
            <w:r>
              <w:rPr>
                <w:rFonts w:hint="eastAsia"/>
              </w:rPr>
              <w:t>15</w:t>
            </w:r>
          </w:p>
        </w:tc>
        <w:tc>
          <w:tcPr>
            <w:tcW w:w="1397" w:type="dxa"/>
            <w:vAlign w:val="center"/>
          </w:tcPr>
          <w:p w14:paraId="30D1ABF6">
            <w:pPr>
              <w:pStyle w:val="58"/>
              <w:rPr>
                <w:rFonts w:hint="eastAsia" w:ascii="宋体" w:hAnsi="宋体" w:cs="宋体"/>
              </w:rPr>
            </w:pPr>
            <w:r>
              <w:rPr>
                <w:rFonts w:hint="eastAsia"/>
              </w:rPr>
              <w:t>Landsat9</w:t>
            </w:r>
          </w:p>
        </w:tc>
        <w:tc>
          <w:tcPr>
            <w:tcW w:w="1309" w:type="dxa"/>
            <w:vAlign w:val="center"/>
          </w:tcPr>
          <w:p w14:paraId="76BEC126">
            <w:pPr>
              <w:pStyle w:val="58"/>
              <w:rPr>
                <w:rFonts w:hint="eastAsia" w:ascii="宋体" w:hAnsi="宋体" w:cs="宋体"/>
              </w:rPr>
            </w:pPr>
            <w:r>
              <w:rPr>
                <w:rFonts w:hint="eastAsia"/>
              </w:rPr>
              <w:t>红外+光学</w:t>
            </w:r>
          </w:p>
        </w:tc>
        <w:tc>
          <w:tcPr>
            <w:tcW w:w="2027" w:type="dxa"/>
            <w:vAlign w:val="center"/>
          </w:tcPr>
          <w:p w14:paraId="0F04C545">
            <w:pPr>
              <w:pStyle w:val="58"/>
              <w:rPr>
                <w:rFonts w:hint="eastAsia" w:ascii="宋体" w:hAnsi="宋体" w:cs="宋体"/>
              </w:rPr>
            </w:pPr>
            <w:r>
              <w:rPr>
                <w:rFonts w:hint="eastAsia"/>
              </w:rPr>
              <w:t>热红外传感器，空间分辨率为100m</w:t>
            </w:r>
          </w:p>
        </w:tc>
        <w:tc>
          <w:tcPr>
            <w:tcW w:w="3346" w:type="dxa"/>
            <w:vAlign w:val="center"/>
          </w:tcPr>
          <w:p w14:paraId="4510A249">
            <w:pPr>
              <w:pStyle w:val="58"/>
              <w:rPr>
                <w:rFonts w:hint="eastAsia" w:ascii="宋体" w:hAnsi="宋体" w:cs="宋体"/>
              </w:rPr>
            </w:pPr>
            <w:r>
              <w:rPr>
                <w:rFonts w:hint="eastAsia"/>
              </w:rPr>
              <w:t>与Landsat8协同，提升热红外数据获取频次</w:t>
            </w:r>
          </w:p>
        </w:tc>
      </w:tr>
      <w:tr w14:paraId="104F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5B2A862B">
            <w:pPr>
              <w:pStyle w:val="58"/>
            </w:pPr>
            <w:r>
              <w:rPr>
                <w:rFonts w:hint="eastAsia"/>
              </w:rPr>
              <w:t>16</w:t>
            </w:r>
          </w:p>
        </w:tc>
        <w:tc>
          <w:tcPr>
            <w:tcW w:w="1397" w:type="dxa"/>
            <w:vAlign w:val="center"/>
          </w:tcPr>
          <w:p w14:paraId="096A0F91">
            <w:pPr>
              <w:pStyle w:val="58"/>
            </w:pPr>
            <w:r>
              <w:rPr>
                <w:rFonts w:hint="eastAsia"/>
              </w:rPr>
              <w:t>中科西光系列卫星</w:t>
            </w:r>
          </w:p>
        </w:tc>
        <w:tc>
          <w:tcPr>
            <w:tcW w:w="1309" w:type="dxa"/>
            <w:vAlign w:val="center"/>
          </w:tcPr>
          <w:p w14:paraId="44E3EF63">
            <w:pPr>
              <w:pStyle w:val="58"/>
            </w:pPr>
            <w:r>
              <w:rPr>
                <w:rFonts w:hint="eastAsia"/>
              </w:rPr>
              <w:t>高光谱</w:t>
            </w:r>
          </w:p>
        </w:tc>
        <w:tc>
          <w:tcPr>
            <w:tcW w:w="2027" w:type="dxa"/>
            <w:vAlign w:val="center"/>
          </w:tcPr>
          <w:p w14:paraId="77638E44">
            <w:pPr>
              <w:pStyle w:val="58"/>
            </w:pPr>
            <w:r>
              <w:rPr>
                <w:rFonts w:hint="eastAsia"/>
              </w:rPr>
              <w:t>空间分辨率20m-40m</w:t>
            </w:r>
          </w:p>
        </w:tc>
        <w:tc>
          <w:tcPr>
            <w:tcW w:w="3346" w:type="dxa"/>
            <w:vAlign w:val="center"/>
          </w:tcPr>
          <w:p w14:paraId="4155B6B9">
            <w:pPr>
              <w:pStyle w:val="58"/>
            </w:pPr>
            <w:r>
              <w:rPr>
                <w:rFonts w:hint="eastAsia"/>
              </w:rPr>
              <w:t>150/300波段</w:t>
            </w:r>
          </w:p>
        </w:tc>
      </w:tr>
      <w:tr w14:paraId="7038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ign w:val="center"/>
          </w:tcPr>
          <w:p w14:paraId="59B88884">
            <w:pPr>
              <w:pStyle w:val="58"/>
            </w:pPr>
            <w:r>
              <w:rPr>
                <w:rFonts w:hint="eastAsia"/>
              </w:rPr>
              <w:t>17</w:t>
            </w:r>
          </w:p>
        </w:tc>
        <w:tc>
          <w:tcPr>
            <w:tcW w:w="1397" w:type="dxa"/>
            <w:vAlign w:val="center"/>
          </w:tcPr>
          <w:p w14:paraId="175A1C3A">
            <w:pPr>
              <w:pStyle w:val="58"/>
            </w:pPr>
            <w:r>
              <w:rPr>
                <w:rFonts w:hint="eastAsia"/>
              </w:rPr>
              <w:t>高景系列卫星</w:t>
            </w:r>
          </w:p>
        </w:tc>
        <w:tc>
          <w:tcPr>
            <w:tcW w:w="1309" w:type="dxa"/>
            <w:vAlign w:val="center"/>
          </w:tcPr>
          <w:p w14:paraId="76F9A29A">
            <w:pPr>
              <w:pStyle w:val="58"/>
            </w:pPr>
            <w:r>
              <w:rPr>
                <w:rFonts w:hint="eastAsia"/>
              </w:rPr>
              <w:t>光学</w:t>
            </w:r>
          </w:p>
        </w:tc>
        <w:tc>
          <w:tcPr>
            <w:tcW w:w="2027" w:type="dxa"/>
            <w:vAlign w:val="center"/>
          </w:tcPr>
          <w:p w14:paraId="61DFDD5D">
            <w:pPr>
              <w:pStyle w:val="58"/>
            </w:pPr>
            <w:r>
              <w:rPr>
                <w:rFonts w:hint="eastAsia"/>
              </w:rPr>
              <w:t>0.3m/0.5m</w:t>
            </w:r>
          </w:p>
        </w:tc>
        <w:tc>
          <w:tcPr>
            <w:tcW w:w="3346" w:type="dxa"/>
            <w:vAlign w:val="center"/>
          </w:tcPr>
          <w:p w14:paraId="643C1685">
            <w:pPr>
              <w:pStyle w:val="58"/>
            </w:pPr>
            <w:r>
              <w:rPr>
                <w:rFonts w:hint="eastAsia"/>
              </w:rPr>
              <w:t>提供超高分辨率光学遥感数据。</w:t>
            </w:r>
          </w:p>
        </w:tc>
      </w:tr>
      <w:bookmarkEnd w:id="568"/>
      <w:bookmarkEnd w:id="569"/>
    </w:tbl>
    <w:p w14:paraId="51BF28FD">
      <w:pPr>
        <w:pStyle w:val="106"/>
        <w:ind w:left="480"/>
        <w:rPr>
          <w:rFonts w:hint="eastAsia"/>
        </w:rPr>
      </w:pPr>
      <w:bookmarkStart w:id="570" w:name="_Toc240549998"/>
      <w:r>
        <w:t>表</w:t>
      </w:r>
      <w:r>
        <w:rPr>
          <w:rFonts w:hint="eastAsia"/>
        </w:rPr>
        <w:t>附录1</w:t>
      </w:r>
      <w:r>
        <w:noBreakHyphen/>
      </w:r>
      <w:r>
        <w:fldChar w:fldCharType="begin"/>
      </w:r>
      <w:r>
        <w:instrText xml:space="preserve"> SEQ 表 \* ARABIC \s 1 </w:instrText>
      </w:r>
      <w:r>
        <w:rPr>
          <w:rFonts w:hint="eastAsia"/>
        </w:rPr>
        <w:fldChar w:fldCharType="separate"/>
      </w:r>
      <w:r>
        <w:rPr>
          <w:rFonts w:hint="eastAsia"/>
        </w:rPr>
        <w:t>2</w:t>
      </w:r>
      <w:r>
        <w:fldChar w:fldCharType="end"/>
      </w:r>
      <w:r>
        <w:rPr>
          <w:rFonts w:hint="eastAsia"/>
        </w:rPr>
        <w:t>非地面站接收数据</w:t>
      </w:r>
      <w:r>
        <w:t>情况</w:t>
      </w:r>
      <w:r>
        <w:rPr>
          <w:rFonts w:hint="eastAsia"/>
        </w:rPr>
        <w:t>表</w:t>
      </w:r>
      <w:bookmarkEnd w:id="570"/>
    </w:p>
    <w:tbl>
      <w:tblPr>
        <w:tblStyle w:val="39"/>
        <w:tblW w:w="8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419"/>
        <w:gridCol w:w="2127"/>
        <w:gridCol w:w="2551"/>
        <w:gridCol w:w="2197"/>
      </w:tblGrid>
      <w:tr w14:paraId="4DCB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3"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D944921">
            <w:pPr>
              <w:pStyle w:val="57"/>
            </w:pPr>
            <w:r>
              <w:rPr>
                <w:rFonts w:hint="eastAsia"/>
              </w:rPr>
              <w:t>序号</w:t>
            </w:r>
          </w:p>
        </w:tc>
        <w:tc>
          <w:tcPr>
            <w:tcW w:w="1419"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CC63AF3">
            <w:pPr>
              <w:pStyle w:val="57"/>
            </w:pPr>
            <w:r>
              <w:rPr>
                <w:rFonts w:hint="eastAsia"/>
              </w:rPr>
              <w:t>数据名称</w:t>
            </w:r>
          </w:p>
        </w:tc>
        <w:tc>
          <w:tcPr>
            <w:tcW w:w="2127"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D04C73">
            <w:pPr>
              <w:pStyle w:val="57"/>
            </w:pPr>
            <w:r>
              <w:rPr>
                <w:rFonts w:hint="eastAsia"/>
              </w:rPr>
              <w:t>数据类型</w:t>
            </w:r>
          </w:p>
        </w:tc>
        <w:tc>
          <w:tcPr>
            <w:tcW w:w="255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111BF42">
            <w:pPr>
              <w:pStyle w:val="57"/>
            </w:pPr>
            <w:r>
              <w:rPr>
                <w:rFonts w:hint="eastAsia"/>
              </w:rPr>
              <w:t>规格说明</w:t>
            </w:r>
          </w:p>
        </w:tc>
        <w:tc>
          <w:tcPr>
            <w:tcW w:w="2197"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0E2F488">
            <w:pPr>
              <w:pStyle w:val="57"/>
            </w:pPr>
            <w:r>
              <w:rPr>
                <w:rFonts w:hint="eastAsia"/>
              </w:rPr>
              <w:t>使用说明</w:t>
            </w:r>
          </w:p>
        </w:tc>
      </w:tr>
      <w:tr w14:paraId="3DDC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23C428AB">
            <w:pPr>
              <w:pStyle w:val="58"/>
            </w:pPr>
            <w:r>
              <w:rPr>
                <w:rFonts w:hint="eastAsia"/>
              </w:rPr>
              <w:t>1</w:t>
            </w:r>
          </w:p>
        </w:tc>
        <w:tc>
          <w:tcPr>
            <w:tcW w:w="1419" w:type="dxa"/>
            <w:tcBorders>
              <w:top w:val="single" w:color="auto" w:sz="4" w:space="0"/>
              <w:left w:val="single" w:color="auto" w:sz="4" w:space="0"/>
              <w:bottom w:val="single" w:color="auto" w:sz="4" w:space="0"/>
              <w:right w:val="single" w:color="auto" w:sz="4" w:space="0"/>
            </w:tcBorders>
            <w:noWrap/>
            <w:vAlign w:val="center"/>
          </w:tcPr>
          <w:p w14:paraId="3758DFB8">
            <w:pPr>
              <w:pStyle w:val="58"/>
            </w:pPr>
            <w:r>
              <w:rPr>
                <w:rFonts w:hint="eastAsia"/>
              </w:rPr>
              <w:t>公众版基础地理信息数据</w:t>
            </w:r>
          </w:p>
        </w:tc>
        <w:tc>
          <w:tcPr>
            <w:tcW w:w="2127" w:type="dxa"/>
            <w:tcBorders>
              <w:top w:val="single" w:color="auto" w:sz="4" w:space="0"/>
              <w:left w:val="single" w:color="auto" w:sz="4" w:space="0"/>
              <w:bottom w:val="single" w:color="auto" w:sz="4" w:space="0"/>
              <w:right w:val="single" w:color="auto" w:sz="4" w:space="0"/>
            </w:tcBorders>
            <w:vAlign w:val="center"/>
          </w:tcPr>
          <w:p w14:paraId="678B6724">
            <w:pPr>
              <w:pStyle w:val="58"/>
            </w:pPr>
            <w:r>
              <w:rPr>
                <w:rFonts w:hint="eastAsia"/>
              </w:rPr>
              <w:t>矢量数据（DLG）（File常见格式：FileGeodatabase（.gdb）</w:t>
            </w:r>
          </w:p>
        </w:tc>
        <w:tc>
          <w:tcPr>
            <w:tcW w:w="2551" w:type="dxa"/>
            <w:tcBorders>
              <w:top w:val="single" w:color="auto" w:sz="4" w:space="0"/>
              <w:left w:val="single" w:color="auto" w:sz="4" w:space="0"/>
              <w:bottom w:val="single" w:color="auto" w:sz="4" w:space="0"/>
              <w:right w:val="single" w:color="auto" w:sz="4" w:space="0"/>
            </w:tcBorders>
            <w:vAlign w:val="center"/>
          </w:tcPr>
          <w:p w14:paraId="6A00ACFD">
            <w:pPr>
              <w:pStyle w:val="58"/>
            </w:pPr>
            <w:r>
              <w:rPr>
                <w:rFonts w:hint="eastAsia"/>
              </w:rPr>
              <w:t>平面坐标系：2000国家大地坐标系（CGCS2000）</w:t>
            </w:r>
          </w:p>
          <w:p w14:paraId="36F948BE">
            <w:pPr>
              <w:pStyle w:val="58"/>
            </w:pPr>
            <w:r>
              <w:rPr>
                <w:rFonts w:hint="eastAsia"/>
              </w:rPr>
              <w:t>高程基准：1985国家高程基准</w:t>
            </w:r>
          </w:p>
          <w:p w14:paraId="14686AE8">
            <w:pPr>
              <w:pStyle w:val="58"/>
            </w:pPr>
            <w:r>
              <w:rPr>
                <w:rFonts w:hint="eastAsia"/>
              </w:rPr>
              <w:t>坐标形式：经纬度，单位“度”</w:t>
            </w:r>
          </w:p>
          <w:p w14:paraId="04D9FD82">
            <w:pPr>
              <w:pStyle w:val="58"/>
            </w:pPr>
            <w:r>
              <w:rPr>
                <w:rFonts w:hint="eastAsia"/>
              </w:rPr>
              <w:t>投影：分幅数据用地理坐标</w:t>
            </w:r>
          </w:p>
        </w:tc>
        <w:tc>
          <w:tcPr>
            <w:tcW w:w="2197" w:type="dxa"/>
            <w:tcBorders>
              <w:top w:val="single" w:color="auto" w:sz="4" w:space="0"/>
              <w:left w:val="single" w:color="auto" w:sz="4" w:space="0"/>
              <w:bottom w:val="single" w:color="auto" w:sz="4" w:space="0"/>
              <w:right w:val="single" w:color="auto" w:sz="4" w:space="0"/>
            </w:tcBorders>
            <w:vAlign w:val="center"/>
          </w:tcPr>
          <w:p w14:paraId="39DF12AF">
            <w:pPr>
              <w:pStyle w:val="58"/>
            </w:pPr>
            <w:r>
              <w:rPr>
                <w:rFonts w:hint="eastAsia"/>
              </w:rPr>
              <w:t>后续可转：Shapefile、GeoPackage、GeoJSON等格式的数据</w:t>
            </w:r>
          </w:p>
        </w:tc>
      </w:tr>
      <w:tr w14:paraId="4373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515C5687">
            <w:pPr>
              <w:pStyle w:val="58"/>
            </w:pPr>
            <w:r>
              <w:rPr>
                <w:rFonts w:hint="eastAsia"/>
              </w:rPr>
              <w:t>2</w:t>
            </w:r>
          </w:p>
        </w:tc>
        <w:tc>
          <w:tcPr>
            <w:tcW w:w="1419" w:type="dxa"/>
            <w:tcBorders>
              <w:top w:val="single" w:color="auto" w:sz="4" w:space="0"/>
              <w:left w:val="single" w:color="auto" w:sz="4" w:space="0"/>
              <w:bottom w:val="single" w:color="auto" w:sz="4" w:space="0"/>
              <w:right w:val="single" w:color="auto" w:sz="4" w:space="0"/>
            </w:tcBorders>
            <w:noWrap/>
            <w:vAlign w:val="center"/>
          </w:tcPr>
          <w:p w14:paraId="5E705487">
            <w:pPr>
              <w:pStyle w:val="58"/>
            </w:pPr>
            <w:r>
              <w:rPr>
                <w:rFonts w:hint="eastAsia"/>
              </w:rPr>
              <w:t>中国国家级多属性建筑数据集CMAB</w:t>
            </w:r>
          </w:p>
        </w:tc>
        <w:tc>
          <w:tcPr>
            <w:tcW w:w="2127" w:type="dxa"/>
            <w:tcBorders>
              <w:top w:val="single" w:color="auto" w:sz="4" w:space="0"/>
              <w:left w:val="single" w:color="auto" w:sz="4" w:space="0"/>
              <w:bottom w:val="single" w:color="auto" w:sz="4" w:space="0"/>
              <w:right w:val="single" w:color="auto" w:sz="4" w:space="0"/>
            </w:tcBorders>
            <w:vAlign w:val="center"/>
          </w:tcPr>
          <w:p w14:paraId="1667B6EE">
            <w:pPr>
              <w:pStyle w:val="58"/>
            </w:pPr>
            <w:r>
              <w:rPr>
                <w:rFonts w:hint="eastAsia"/>
              </w:rPr>
              <w:t>Shapefile（.shp/.shx/.dbf/.prj）</w:t>
            </w:r>
          </w:p>
        </w:tc>
        <w:tc>
          <w:tcPr>
            <w:tcW w:w="2551" w:type="dxa"/>
            <w:tcBorders>
              <w:top w:val="single" w:color="auto" w:sz="4" w:space="0"/>
              <w:left w:val="single" w:color="auto" w:sz="4" w:space="0"/>
              <w:bottom w:val="single" w:color="auto" w:sz="4" w:space="0"/>
              <w:right w:val="single" w:color="auto" w:sz="4" w:space="0"/>
            </w:tcBorders>
            <w:vAlign w:val="center"/>
          </w:tcPr>
          <w:p w14:paraId="23E193EA">
            <w:pPr>
              <w:pStyle w:val="58"/>
            </w:pPr>
            <w:r>
              <w:rPr>
                <w:rFonts w:hint="eastAsia"/>
              </w:rPr>
              <w:t>空间范围：</w:t>
            </w:r>
          </w:p>
          <w:p w14:paraId="1FF44E7A">
            <w:pPr>
              <w:pStyle w:val="58"/>
            </w:pPr>
            <w:r>
              <w:rPr>
                <w:rFonts w:hint="eastAsia"/>
              </w:rPr>
              <w:t>中国3667个“空间城市/自然城市”</w:t>
            </w:r>
          </w:p>
          <w:p w14:paraId="7A736952">
            <w:pPr>
              <w:pStyle w:val="58"/>
            </w:pPr>
            <w:r>
              <w:rPr>
                <w:rFonts w:hint="eastAsia"/>
              </w:rPr>
              <w:t>约3100万栋建筑</w:t>
            </w:r>
          </w:p>
          <w:p w14:paraId="389C682C">
            <w:pPr>
              <w:pStyle w:val="58"/>
            </w:pPr>
            <w:r>
              <w:rPr>
                <w:rFonts w:hint="eastAsia"/>
              </w:rPr>
              <w:t>屋顶面积约236亿m²，建筑存量约3630亿m³</w:t>
            </w:r>
            <w:r>
              <w:t>​</w:t>
            </w:r>
          </w:p>
          <w:p w14:paraId="635543B6">
            <w:pPr>
              <w:pStyle w:val="58"/>
            </w:pPr>
            <w:r>
              <w:rPr>
                <w:rFonts w:hint="eastAsia"/>
              </w:rPr>
              <w:t>坐标系：GCS_WGS_1984（WGS84经纬度）</w:t>
            </w:r>
          </w:p>
          <w:p w14:paraId="59139441">
            <w:pPr>
              <w:pStyle w:val="58"/>
            </w:pPr>
            <w:r>
              <w:rPr>
                <w:rFonts w:hint="eastAsia"/>
              </w:rPr>
              <w:t>单位：经纬度（几何），高度为米</w:t>
            </w:r>
          </w:p>
          <w:p w14:paraId="5F2B541C">
            <w:pPr>
              <w:pStyle w:val="58"/>
            </w:pPr>
            <w:r>
              <w:rPr>
                <w:rFonts w:hint="eastAsia"/>
              </w:rPr>
              <w:t>遥感底图：GoogleEarthSatellite</w:t>
            </w:r>
          </w:p>
          <w:p w14:paraId="1C468F7D">
            <w:pPr>
              <w:pStyle w:val="58"/>
            </w:pPr>
            <w:r>
              <w:rPr>
                <w:rFonts w:hint="eastAsia"/>
              </w:rPr>
              <w:t>分辨率：0.3m～1m（城区约0.3–0.5m，偏远地区&lt;1m）</w:t>
            </w:r>
          </w:p>
        </w:tc>
        <w:tc>
          <w:tcPr>
            <w:tcW w:w="2197" w:type="dxa"/>
            <w:tcBorders>
              <w:top w:val="single" w:color="auto" w:sz="4" w:space="0"/>
              <w:left w:val="single" w:color="auto" w:sz="4" w:space="0"/>
              <w:bottom w:val="single" w:color="auto" w:sz="4" w:space="0"/>
              <w:right w:val="single" w:color="auto" w:sz="4" w:space="0"/>
            </w:tcBorders>
            <w:vAlign w:val="center"/>
          </w:tcPr>
          <w:p w14:paraId="59FB75AA">
            <w:pPr>
              <w:pStyle w:val="58"/>
            </w:pPr>
            <w:r>
              <w:rPr>
                <w:rFonts w:hint="eastAsia"/>
              </w:rPr>
              <w:t>面积/体积计算：先用estimateUtms或按省份转UTM/CGCS2000投影</w:t>
            </w:r>
          </w:p>
          <w:p w14:paraId="1EDDF0FF">
            <w:pPr>
              <w:pStyle w:val="58"/>
            </w:pPr>
          </w:p>
        </w:tc>
      </w:tr>
      <w:tr w14:paraId="3D28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355B3291">
            <w:pPr>
              <w:pStyle w:val="58"/>
            </w:pPr>
            <w:r>
              <w:rPr>
                <w:rFonts w:hint="eastAsia"/>
              </w:rPr>
              <w:t>3</w:t>
            </w:r>
          </w:p>
        </w:tc>
        <w:tc>
          <w:tcPr>
            <w:tcW w:w="1419" w:type="dxa"/>
            <w:tcBorders>
              <w:top w:val="single" w:color="auto" w:sz="4" w:space="0"/>
              <w:left w:val="single" w:color="auto" w:sz="4" w:space="0"/>
              <w:bottom w:val="single" w:color="auto" w:sz="4" w:space="0"/>
              <w:right w:val="single" w:color="auto" w:sz="4" w:space="0"/>
            </w:tcBorders>
            <w:noWrap/>
            <w:vAlign w:val="center"/>
          </w:tcPr>
          <w:p w14:paraId="06AFA771">
            <w:pPr>
              <w:pStyle w:val="58"/>
            </w:pPr>
            <w:r>
              <w:rPr>
                <w:rFonts w:hint="eastAsia"/>
              </w:rPr>
              <w:t>中国区域高分辨率人口分布数据集</w:t>
            </w:r>
          </w:p>
        </w:tc>
        <w:tc>
          <w:tcPr>
            <w:tcW w:w="2127" w:type="dxa"/>
            <w:tcBorders>
              <w:top w:val="single" w:color="auto" w:sz="4" w:space="0"/>
              <w:left w:val="single" w:color="auto" w:sz="4" w:space="0"/>
              <w:bottom w:val="single" w:color="auto" w:sz="4" w:space="0"/>
              <w:right w:val="single" w:color="auto" w:sz="4" w:space="0"/>
            </w:tcBorders>
            <w:vAlign w:val="center"/>
          </w:tcPr>
          <w:p w14:paraId="1BB74776">
            <w:pPr>
              <w:pStyle w:val="58"/>
            </w:pPr>
            <w:r>
              <w:rPr>
                <w:rFonts w:hint="eastAsia"/>
              </w:rPr>
              <w:t>Cloud-OptimizedGeoTIFF（.tif/.cov/.vrt+元数据）；前端assets目录里可能还有json、png缩略图、tile索引，但主数据是GeoTIFF</w:t>
            </w:r>
          </w:p>
        </w:tc>
        <w:tc>
          <w:tcPr>
            <w:tcW w:w="2551" w:type="dxa"/>
            <w:tcBorders>
              <w:top w:val="single" w:color="auto" w:sz="4" w:space="0"/>
              <w:left w:val="single" w:color="auto" w:sz="4" w:space="0"/>
              <w:bottom w:val="single" w:color="auto" w:sz="4" w:space="0"/>
              <w:right w:val="single" w:color="auto" w:sz="4" w:space="0"/>
            </w:tcBorders>
            <w:vAlign w:val="center"/>
          </w:tcPr>
          <w:p w14:paraId="613D3030">
            <w:pPr>
              <w:pStyle w:val="58"/>
            </w:pPr>
            <w:r>
              <w:rPr>
                <w:rFonts w:hint="eastAsia"/>
              </w:rPr>
              <w:t>分辨率与网格</w:t>
            </w:r>
          </w:p>
          <w:p w14:paraId="036E95BB">
            <w:pPr>
              <w:pStyle w:val="58"/>
            </w:pPr>
            <w:r>
              <w:rPr>
                <w:rFonts w:hint="eastAsia"/>
              </w:rPr>
              <w:t>分辨率：3arc-second≈90m×90m</w:t>
            </w:r>
          </w:p>
          <w:p w14:paraId="4472D6D0">
            <w:pPr>
              <w:pStyle w:val="58"/>
            </w:pPr>
            <w:r>
              <w:rPr>
                <w:rFonts w:hint="eastAsia"/>
              </w:rPr>
              <w:t>网格类型：全球对齐的WGS84像素即面积网格</w:t>
            </w:r>
          </w:p>
          <w:p w14:paraId="04A7C607">
            <w:pPr>
              <w:pStyle w:val="58"/>
            </w:pPr>
            <w:r>
              <w:rPr>
                <w:rFonts w:hint="eastAsia"/>
              </w:rPr>
              <w:t>坐标系：WGS84/GCS_WGS_1984</w:t>
            </w:r>
          </w:p>
          <w:p w14:paraId="3364B391">
            <w:pPr>
              <w:pStyle w:val="58"/>
            </w:pPr>
            <w:r>
              <w:rPr>
                <w:rFonts w:hint="eastAsia"/>
              </w:rPr>
              <w:t>EPSG：EPSG:4326</w:t>
            </w:r>
          </w:p>
          <w:p w14:paraId="39497DEB">
            <w:pPr>
              <w:pStyle w:val="58"/>
            </w:pPr>
            <w:r>
              <w:rPr>
                <w:rFonts w:hint="eastAsia"/>
              </w:rPr>
              <w:t>单位：经纬度；像元值是“人”，不是“人/km²”</w:t>
            </w:r>
          </w:p>
        </w:tc>
        <w:tc>
          <w:tcPr>
            <w:tcW w:w="2197" w:type="dxa"/>
            <w:tcBorders>
              <w:top w:val="single" w:color="auto" w:sz="4" w:space="0"/>
              <w:left w:val="single" w:color="auto" w:sz="4" w:space="0"/>
              <w:bottom w:val="single" w:color="auto" w:sz="4" w:space="0"/>
              <w:right w:val="single" w:color="auto" w:sz="4" w:space="0"/>
            </w:tcBorders>
            <w:vAlign w:val="center"/>
          </w:tcPr>
          <w:p w14:paraId="53707BB5">
            <w:pPr>
              <w:pStyle w:val="58"/>
            </w:pPr>
            <w:r>
              <w:rPr>
                <w:rFonts w:hint="eastAsia"/>
              </w:rPr>
              <w:t>汇总人口：population求和。</w:t>
            </w:r>
          </w:p>
          <w:p w14:paraId="1D46B8B4">
            <w:pPr>
              <w:pStyle w:val="58"/>
            </w:pPr>
            <w:r>
              <w:rPr>
                <w:rFonts w:hint="eastAsia"/>
              </w:rPr>
              <w:t>面积计算：转投影（如CGCS2000/UTM），再算km²</w:t>
            </w:r>
          </w:p>
        </w:tc>
      </w:tr>
      <w:tr w14:paraId="2722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5B5212B5">
            <w:pPr>
              <w:pStyle w:val="58"/>
            </w:pPr>
            <w:r>
              <w:rPr>
                <w:rFonts w:hint="eastAsia"/>
              </w:rPr>
              <w:t>4</w:t>
            </w:r>
          </w:p>
        </w:tc>
        <w:tc>
          <w:tcPr>
            <w:tcW w:w="1419" w:type="dxa"/>
            <w:tcBorders>
              <w:top w:val="single" w:color="auto" w:sz="4" w:space="0"/>
              <w:left w:val="single" w:color="auto" w:sz="4" w:space="0"/>
              <w:bottom w:val="single" w:color="auto" w:sz="4" w:space="0"/>
              <w:right w:val="single" w:color="auto" w:sz="4" w:space="0"/>
            </w:tcBorders>
            <w:noWrap/>
            <w:vAlign w:val="center"/>
          </w:tcPr>
          <w:p w14:paraId="76A4A229">
            <w:pPr>
              <w:pStyle w:val="58"/>
            </w:pPr>
            <w:r>
              <w:rPr>
                <w:rFonts w:hint="eastAsia"/>
              </w:rPr>
              <w:t>外部下载遥感影像</w:t>
            </w:r>
          </w:p>
        </w:tc>
        <w:tc>
          <w:tcPr>
            <w:tcW w:w="2127" w:type="dxa"/>
            <w:tcBorders>
              <w:top w:val="single" w:color="auto" w:sz="4" w:space="0"/>
              <w:left w:val="single" w:color="auto" w:sz="4" w:space="0"/>
              <w:bottom w:val="single" w:color="auto" w:sz="4" w:space="0"/>
              <w:right w:val="single" w:color="auto" w:sz="4" w:space="0"/>
            </w:tcBorders>
            <w:vAlign w:val="center"/>
          </w:tcPr>
          <w:p w14:paraId="24EDFB21">
            <w:pPr>
              <w:pStyle w:val="58"/>
            </w:pPr>
            <w:r>
              <w:rPr>
                <w:rFonts w:hint="eastAsia"/>
              </w:rPr>
              <w:t>Sentinel-2A/2B/2C：MSI多光谱光学影像</w:t>
            </w:r>
          </w:p>
          <w:p w14:paraId="58C7DAC2">
            <w:pPr>
              <w:pStyle w:val="58"/>
            </w:pPr>
            <w:r>
              <w:rPr>
                <w:rFonts w:hint="eastAsia"/>
              </w:rPr>
              <w:t>Sentinel-1：C波段SAR雷达影像</w:t>
            </w:r>
          </w:p>
        </w:tc>
        <w:tc>
          <w:tcPr>
            <w:tcW w:w="2551" w:type="dxa"/>
            <w:tcBorders>
              <w:top w:val="single" w:color="auto" w:sz="4" w:space="0"/>
              <w:left w:val="single" w:color="auto" w:sz="4" w:space="0"/>
              <w:bottom w:val="single" w:color="auto" w:sz="4" w:space="0"/>
              <w:right w:val="single" w:color="auto" w:sz="4" w:space="0"/>
            </w:tcBorders>
            <w:vAlign w:val="center"/>
          </w:tcPr>
          <w:p w14:paraId="0620200B">
            <w:pPr>
              <w:pStyle w:val="58"/>
            </w:pPr>
            <w:r>
              <w:rPr>
                <w:rFonts w:hint="eastAsia"/>
              </w:rPr>
              <w:t>空间分辨率（按波段）</w:t>
            </w:r>
          </w:p>
          <w:p w14:paraId="1979F820">
            <w:pPr>
              <w:pStyle w:val="58"/>
            </w:pPr>
            <w:r>
              <w:rPr>
                <w:rFonts w:hint="eastAsia"/>
              </w:rPr>
              <w:t>10m：B02蓝、B03绿、B04红、B08近红外（NIR）</w:t>
            </w:r>
          </w:p>
          <w:p w14:paraId="7730AAF4">
            <w:pPr>
              <w:pStyle w:val="58"/>
            </w:pPr>
            <w:r>
              <w:rPr>
                <w:rFonts w:hint="eastAsia"/>
              </w:rPr>
              <w:t>20m：B05/B06/B07红边、B8A窄近红外、B11/B12短波红外</w:t>
            </w:r>
          </w:p>
          <w:p w14:paraId="211B4FD9">
            <w:pPr>
              <w:pStyle w:val="58"/>
            </w:pPr>
            <w:r>
              <w:rPr>
                <w:rFonts w:hint="eastAsia"/>
              </w:rPr>
              <w:t>60m：B01海岸气溶胶、B09水汽、B10卷云（L2A通常不提供B10地表反射率）</w:t>
            </w:r>
          </w:p>
          <w:p w14:paraId="2FD2FF64">
            <w:pPr>
              <w:pStyle w:val="58"/>
            </w:pPr>
          </w:p>
        </w:tc>
        <w:tc>
          <w:tcPr>
            <w:tcW w:w="2197" w:type="dxa"/>
            <w:tcBorders>
              <w:top w:val="single" w:color="auto" w:sz="4" w:space="0"/>
              <w:left w:val="single" w:color="auto" w:sz="4" w:space="0"/>
              <w:bottom w:val="single" w:color="auto" w:sz="4" w:space="0"/>
              <w:right w:val="single" w:color="auto" w:sz="4" w:space="0"/>
            </w:tcBorders>
            <w:vAlign w:val="center"/>
          </w:tcPr>
          <w:p w14:paraId="4C9C64B6">
            <w:pPr>
              <w:pStyle w:val="58"/>
            </w:pPr>
            <w:r>
              <w:rPr>
                <w:rFonts w:hint="eastAsia"/>
              </w:rPr>
              <w:t>10m与20m波段混合前进行重采样。</w:t>
            </w:r>
          </w:p>
          <w:p w14:paraId="26D07B9A">
            <w:pPr>
              <w:pStyle w:val="58"/>
            </w:pPr>
            <w:r>
              <w:rPr>
                <w:rFonts w:hint="eastAsia"/>
              </w:rPr>
              <w:t>中国区域云量多：要做时间序列/月合成/季度镶嵌</w:t>
            </w:r>
          </w:p>
        </w:tc>
      </w:tr>
      <w:tr w14:paraId="652E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71F4AA15">
            <w:pPr>
              <w:pStyle w:val="58"/>
            </w:pPr>
            <w:r>
              <w:rPr>
                <w:rFonts w:hint="eastAsia"/>
              </w:rPr>
              <w:t>5</w:t>
            </w:r>
          </w:p>
        </w:tc>
        <w:tc>
          <w:tcPr>
            <w:tcW w:w="1419" w:type="dxa"/>
            <w:tcBorders>
              <w:top w:val="single" w:color="auto" w:sz="4" w:space="0"/>
              <w:left w:val="single" w:color="auto" w:sz="4" w:space="0"/>
              <w:bottom w:val="single" w:color="auto" w:sz="4" w:space="0"/>
              <w:right w:val="single" w:color="auto" w:sz="4" w:space="0"/>
            </w:tcBorders>
            <w:noWrap/>
            <w:vAlign w:val="center"/>
          </w:tcPr>
          <w:p w14:paraId="522DDC11">
            <w:pPr>
              <w:pStyle w:val="58"/>
            </w:pPr>
            <w:r>
              <w:rPr>
                <w:rFonts w:hint="eastAsia"/>
              </w:rPr>
              <w:t>观测数据地表温度</w:t>
            </w:r>
          </w:p>
        </w:tc>
        <w:tc>
          <w:tcPr>
            <w:tcW w:w="2127" w:type="dxa"/>
            <w:tcBorders>
              <w:top w:val="single" w:color="auto" w:sz="4" w:space="0"/>
              <w:left w:val="single" w:color="auto" w:sz="4" w:space="0"/>
              <w:bottom w:val="single" w:color="auto" w:sz="4" w:space="0"/>
              <w:right w:val="single" w:color="auto" w:sz="4" w:space="0"/>
            </w:tcBorders>
            <w:vAlign w:val="center"/>
          </w:tcPr>
          <w:p w14:paraId="44605C81">
            <w:pPr>
              <w:pStyle w:val="58"/>
            </w:pPr>
            <w:r>
              <w:rPr>
                <w:rFonts w:hint="eastAsia"/>
              </w:rPr>
              <w:t>栅格型地球观测产品</w:t>
            </w:r>
          </w:p>
          <w:p w14:paraId="3FC9A305">
            <w:pPr>
              <w:pStyle w:val="58"/>
            </w:pPr>
            <w:r>
              <w:rPr>
                <w:rFonts w:hint="eastAsia"/>
              </w:rPr>
              <w:t>格式：HDF-EOS（原始.hdf），也可通过AppEEARS/OpenAltimetry/GEE转成GeoTIFF/NetCDF</w:t>
            </w:r>
          </w:p>
        </w:tc>
        <w:tc>
          <w:tcPr>
            <w:tcW w:w="2551" w:type="dxa"/>
            <w:tcBorders>
              <w:top w:val="single" w:color="auto" w:sz="4" w:space="0"/>
              <w:left w:val="single" w:color="auto" w:sz="4" w:space="0"/>
              <w:bottom w:val="single" w:color="auto" w:sz="4" w:space="0"/>
              <w:right w:val="single" w:color="auto" w:sz="4" w:space="0"/>
            </w:tcBorders>
            <w:vAlign w:val="center"/>
          </w:tcPr>
          <w:p w14:paraId="357FCEB5">
            <w:pPr>
              <w:pStyle w:val="58"/>
            </w:pPr>
            <w:r>
              <w:rPr>
                <w:rFonts w:hint="eastAsia"/>
              </w:rPr>
              <w:t>投影：Sinusoidal/IntegerizedSinusoidal</w:t>
            </w:r>
          </w:p>
          <w:p w14:paraId="0329D212">
            <w:pPr>
              <w:pStyle w:val="58"/>
            </w:pPr>
            <w:r>
              <w:rPr>
                <w:rFonts w:hint="eastAsia"/>
              </w:rPr>
              <w:t>瓦片：1200×1200像元，单瓦片约1200km×1200km</w:t>
            </w:r>
          </w:p>
          <w:p w14:paraId="766CA79F">
            <w:pPr>
              <w:pStyle w:val="58"/>
            </w:pPr>
            <w:r>
              <w:rPr>
                <w:rFonts w:hint="eastAsia"/>
              </w:rPr>
              <w:t>中国一般涉及多个h/v瓦片（如h26v05、h27v05、h25v05等）</w:t>
            </w:r>
          </w:p>
        </w:tc>
        <w:tc>
          <w:tcPr>
            <w:tcW w:w="2197" w:type="dxa"/>
            <w:tcBorders>
              <w:top w:val="single" w:color="auto" w:sz="4" w:space="0"/>
              <w:left w:val="single" w:color="auto" w:sz="4" w:space="0"/>
              <w:bottom w:val="single" w:color="auto" w:sz="4" w:space="0"/>
              <w:right w:val="single" w:color="auto" w:sz="4" w:space="0"/>
            </w:tcBorders>
            <w:vAlign w:val="center"/>
          </w:tcPr>
          <w:p w14:paraId="4167699D">
            <w:pPr>
              <w:pStyle w:val="58"/>
            </w:pPr>
            <w:r>
              <w:rPr>
                <w:rFonts w:hint="eastAsia"/>
              </w:rPr>
              <w:t>LandScan人口：人口×夜间LST→热暴露人口、脆弱人群识别</w:t>
            </w:r>
          </w:p>
          <w:p w14:paraId="374B7757">
            <w:pPr>
              <w:pStyle w:val="58"/>
            </w:pPr>
            <w:r>
              <w:rPr>
                <w:rFonts w:hint="eastAsia"/>
              </w:rPr>
              <w:t>Sentinel-2：NDVI/NDBI+LST→地表能量平衡、城市热岛机制</w:t>
            </w:r>
          </w:p>
        </w:tc>
      </w:tr>
      <w:tr w14:paraId="2C68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32BACAF6">
            <w:pPr>
              <w:pStyle w:val="58"/>
            </w:pPr>
            <w:r>
              <w:rPr>
                <w:rFonts w:hint="eastAsia"/>
              </w:rPr>
              <w:t>6</w:t>
            </w:r>
          </w:p>
        </w:tc>
        <w:tc>
          <w:tcPr>
            <w:tcW w:w="1419" w:type="dxa"/>
            <w:tcBorders>
              <w:top w:val="single" w:color="auto" w:sz="4" w:space="0"/>
              <w:left w:val="single" w:color="auto" w:sz="4" w:space="0"/>
              <w:bottom w:val="single" w:color="auto" w:sz="4" w:space="0"/>
              <w:right w:val="single" w:color="auto" w:sz="4" w:space="0"/>
            </w:tcBorders>
            <w:noWrap/>
            <w:vAlign w:val="center"/>
          </w:tcPr>
          <w:p w14:paraId="430911A3">
            <w:pPr>
              <w:pStyle w:val="58"/>
            </w:pPr>
            <w:r>
              <w:rPr>
                <w:rFonts w:hint="eastAsia"/>
              </w:rPr>
              <w:t>外部SAR数据下载</w:t>
            </w:r>
          </w:p>
        </w:tc>
        <w:tc>
          <w:tcPr>
            <w:tcW w:w="2127" w:type="dxa"/>
            <w:tcBorders>
              <w:top w:val="single" w:color="auto" w:sz="4" w:space="0"/>
              <w:left w:val="single" w:color="auto" w:sz="4" w:space="0"/>
              <w:bottom w:val="single" w:color="auto" w:sz="4" w:space="0"/>
              <w:right w:val="single" w:color="auto" w:sz="4" w:space="0"/>
            </w:tcBorders>
            <w:vAlign w:val="center"/>
          </w:tcPr>
          <w:p w14:paraId="4DF684FD">
            <w:pPr>
              <w:pStyle w:val="58"/>
            </w:pPr>
            <w:r>
              <w:rPr>
                <w:rFonts w:hint="eastAsia"/>
              </w:rPr>
              <w:t>常见产品层级：</w:t>
            </w:r>
          </w:p>
          <w:p w14:paraId="0558B189">
            <w:pPr>
              <w:pStyle w:val="58"/>
            </w:pPr>
            <w:r>
              <w:rPr>
                <w:rFonts w:hint="eastAsia"/>
              </w:rPr>
              <w:t>L0：原始数据</w:t>
            </w:r>
          </w:p>
          <w:p w14:paraId="369F7D28">
            <w:pPr>
              <w:pStyle w:val="58"/>
            </w:pPr>
            <w:r>
              <w:rPr>
                <w:rFonts w:hint="eastAsia"/>
              </w:rPr>
              <w:t>L1：单视复数SLC（SingleLookComplex，含幅度+相位）</w:t>
            </w:r>
          </w:p>
          <w:p w14:paraId="1F913DB3">
            <w:pPr>
              <w:pStyle w:val="58"/>
            </w:pPr>
            <w:r>
              <w:rPr>
                <w:rFonts w:hint="eastAsia"/>
              </w:rPr>
              <w:t>L2：幅度/散射系数（σ</w:t>
            </w:r>
            <w:r>
              <w:rPr>
                <w:rFonts w:ascii="Cambria Math" w:hAnsi="Cambria Math" w:cs="Cambria Math"/>
              </w:rPr>
              <w:t>⁰</w:t>
            </w:r>
            <w:r>
              <w:rPr>
                <w:rFonts w:hint="eastAsia" w:ascii="宋体" w:hAnsi="宋体" w:cs="宋体"/>
              </w:rPr>
              <w:t>、γ</w:t>
            </w:r>
            <w:r>
              <w:rPr>
                <w:rFonts w:ascii="Cambria Math" w:hAnsi="Cambria Math" w:cs="Cambria Math"/>
              </w:rPr>
              <w:t>⁰</w:t>
            </w:r>
            <w:r>
              <w:rPr>
                <w:rFonts w:hint="eastAsia" w:ascii="宋体" w:hAnsi="宋体" w:cs="宋体"/>
              </w:rPr>
              <w:t>）、相干性、</w:t>
            </w:r>
            <w:r>
              <w:rPr>
                <w:rFonts w:hint="eastAsia"/>
              </w:rPr>
              <w:t>InSAR产品</w:t>
            </w:r>
          </w:p>
          <w:p w14:paraId="21F8D186">
            <w:pPr>
              <w:pStyle w:val="58"/>
            </w:pPr>
            <w:r>
              <w:rPr>
                <w:rFonts w:hint="eastAsia"/>
              </w:rPr>
              <w:t>L3：校准后大幅宽栅格、变形/形变产品等</w:t>
            </w:r>
          </w:p>
          <w:p w14:paraId="618ABED2">
            <w:pPr>
              <w:pStyle w:val="58"/>
            </w:pPr>
            <w:r>
              <w:rPr>
                <w:rFonts w:hint="eastAsia"/>
              </w:rPr>
              <w:t>格式：通常.tif/.nc/HDF5，配合XML、json元数据；ASF上支持OnDemand（HyP3）生成栈</w:t>
            </w:r>
          </w:p>
        </w:tc>
        <w:tc>
          <w:tcPr>
            <w:tcW w:w="2551" w:type="dxa"/>
            <w:tcBorders>
              <w:top w:val="single" w:color="auto" w:sz="4" w:space="0"/>
              <w:left w:val="single" w:color="auto" w:sz="4" w:space="0"/>
              <w:bottom w:val="single" w:color="auto" w:sz="4" w:space="0"/>
              <w:right w:val="single" w:color="auto" w:sz="4" w:space="0"/>
            </w:tcBorders>
            <w:vAlign w:val="center"/>
          </w:tcPr>
          <w:p w14:paraId="22C76086">
            <w:pPr>
              <w:pStyle w:val="58"/>
            </w:pPr>
            <w:r>
              <w:rPr>
                <w:rFonts w:hint="eastAsia"/>
              </w:rPr>
              <w:t>L波段：中心频率</w:t>
            </w:r>
          </w:p>
          <w:p w14:paraId="55CEAD2D">
            <w:pPr>
              <w:pStyle w:val="58"/>
            </w:pPr>
            <w:r>
              <w:rPr>
                <w:rFonts w:hint="eastAsia"/>
              </w:rPr>
              <w:t>~1.25GHz、波长</w:t>
            </w:r>
          </w:p>
          <w:p w14:paraId="74D66F89">
            <w:pPr>
              <w:pStyle w:val="58"/>
            </w:pPr>
            <w:r>
              <w:rPr>
                <w:rFonts w:hint="eastAsia"/>
              </w:rPr>
              <w:t>~24cm、分辨率（中等入射角）</w:t>
            </w:r>
          </w:p>
          <w:p w14:paraId="6181D2F4">
            <w:pPr>
              <w:pStyle w:val="58"/>
            </w:pPr>
            <w:r>
              <w:rPr>
                <w:rFonts w:hint="eastAsia"/>
              </w:rPr>
              <w:t>约7–10m、幅宽</w:t>
            </w:r>
          </w:p>
          <w:p w14:paraId="4C86C1F7">
            <w:pPr>
              <w:pStyle w:val="58"/>
            </w:pPr>
            <w:r>
              <w:rPr>
                <w:rFonts w:hint="eastAsia"/>
              </w:rPr>
              <w:t>约240km</w:t>
            </w:r>
          </w:p>
          <w:p w14:paraId="68CC0D13">
            <w:pPr>
              <w:pStyle w:val="58"/>
            </w:pPr>
            <w:r>
              <w:rPr>
                <w:rFonts w:hint="eastAsia"/>
              </w:rPr>
              <w:t>S波段：中心频率</w:t>
            </w:r>
          </w:p>
          <w:p w14:paraId="771E84C4">
            <w:pPr>
              <w:pStyle w:val="58"/>
            </w:pPr>
            <w:r>
              <w:rPr>
                <w:rFonts w:hint="eastAsia"/>
              </w:rPr>
              <w:t>~3.2GHz、波长</w:t>
            </w:r>
          </w:p>
          <w:p w14:paraId="68D83E80">
            <w:pPr>
              <w:pStyle w:val="58"/>
            </w:pPr>
            <w:r>
              <w:rPr>
                <w:rFonts w:hint="eastAsia"/>
              </w:rPr>
              <w:t>~9.8cm、分辨率（中等入射角）</w:t>
            </w:r>
          </w:p>
          <w:p w14:paraId="4AE29289">
            <w:pPr>
              <w:pStyle w:val="58"/>
            </w:pPr>
            <w:r>
              <w:rPr>
                <w:rFonts w:hint="eastAsia"/>
              </w:rPr>
              <w:t>约5–7m、幅宽</w:t>
            </w:r>
          </w:p>
          <w:p w14:paraId="711C6A08">
            <w:pPr>
              <w:pStyle w:val="58"/>
            </w:pPr>
            <w:r>
              <w:rPr>
                <w:rFonts w:hint="eastAsia"/>
              </w:rPr>
              <w:t>约240km</w:t>
            </w:r>
          </w:p>
        </w:tc>
        <w:tc>
          <w:tcPr>
            <w:tcW w:w="2197" w:type="dxa"/>
            <w:tcBorders>
              <w:top w:val="single" w:color="auto" w:sz="4" w:space="0"/>
              <w:left w:val="single" w:color="auto" w:sz="4" w:space="0"/>
              <w:bottom w:val="single" w:color="auto" w:sz="4" w:space="0"/>
              <w:right w:val="single" w:color="auto" w:sz="4" w:space="0"/>
            </w:tcBorders>
            <w:vAlign w:val="center"/>
          </w:tcPr>
          <w:p w14:paraId="6A1CB40F">
            <w:pPr>
              <w:pStyle w:val="58"/>
            </w:pPr>
            <w:r>
              <w:rPr>
                <w:rFonts w:hint="eastAsia"/>
              </w:rPr>
              <w:t>支持：HH、HV、VH、VV及其组合。</w:t>
            </w:r>
          </w:p>
          <w:p w14:paraId="6A3486BA">
            <w:pPr>
              <w:pStyle w:val="58"/>
            </w:pPr>
            <w:r>
              <w:rPr>
                <w:rFonts w:hint="eastAsia"/>
              </w:rPr>
              <w:t>重访周期：12天（NISAR标准任务周期）</w:t>
            </w:r>
          </w:p>
          <w:p w14:paraId="7C218142">
            <w:pPr>
              <w:pStyle w:val="58"/>
            </w:pPr>
            <w:r>
              <w:rPr>
                <w:rFonts w:hint="eastAsia"/>
              </w:rPr>
              <w:t>原始SAR：斜距/方位坐标（range-azimuth）</w:t>
            </w:r>
          </w:p>
        </w:tc>
      </w:tr>
      <w:tr w14:paraId="5053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46A2F7AB">
            <w:pPr>
              <w:pStyle w:val="58"/>
            </w:pPr>
            <w:r>
              <w:rPr>
                <w:rFonts w:hint="eastAsia"/>
              </w:rPr>
              <w:t>7</w:t>
            </w:r>
          </w:p>
        </w:tc>
        <w:tc>
          <w:tcPr>
            <w:tcW w:w="1419" w:type="dxa"/>
            <w:tcBorders>
              <w:top w:val="single" w:color="auto" w:sz="4" w:space="0"/>
              <w:left w:val="single" w:color="auto" w:sz="4" w:space="0"/>
              <w:bottom w:val="single" w:color="auto" w:sz="4" w:space="0"/>
              <w:right w:val="single" w:color="auto" w:sz="4" w:space="0"/>
            </w:tcBorders>
            <w:noWrap/>
            <w:vAlign w:val="center"/>
          </w:tcPr>
          <w:p w14:paraId="75043E79">
            <w:pPr>
              <w:pStyle w:val="58"/>
            </w:pPr>
            <w:r>
              <w:rPr>
                <w:rFonts w:hint="eastAsia"/>
              </w:rPr>
              <w:t>风云卫星遥感数据</w:t>
            </w:r>
          </w:p>
        </w:tc>
        <w:tc>
          <w:tcPr>
            <w:tcW w:w="2127" w:type="dxa"/>
            <w:tcBorders>
              <w:top w:val="single" w:color="auto" w:sz="4" w:space="0"/>
              <w:left w:val="single" w:color="auto" w:sz="4" w:space="0"/>
              <w:bottom w:val="single" w:color="auto" w:sz="4" w:space="0"/>
              <w:right w:val="single" w:color="auto" w:sz="4" w:space="0"/>
            </w:tcBorders>
            <w:vAlign w:val="center"/>
          </w:tcPr>
          <w:p w14:paraId="3EDDA29D">
            <w:pPr>
              <w:pStyle w:val="58"/>
            </w:pPr>
            <w:r>
              <w:rPr>
                <w:rFonts w:hint="eastAsia"/>
              </w:rPr>
              <w:t>L1：辐射定标、地理定位后的原始通道/辐射数据</w:t>
            </w:r>
          </w:p>
          <w:p w14:paraId="57B44836">
            <w:pPr>
              <w:pStyle w:val="58"/>
            </w:pPr>
            <w:r>
              <w:rPr>
                <w:rFonts w:hint="eastAsia"/>
              </w:rPr>
              <w:t>L2：单时次反演产品（OLR、TBB、SSI…）</w:t>
            </w:r>
          </w:p>
          <w:p w14:paraId="3A431E07">
            <w:pPr>
              <w:pStyle w:val="58"/>
            </w:pPr>
            <w:r>
              <w:rPr>
                <w:rFonts w:hint="eastAsia"/>
              </w:rPr>
              <w:t>L3：日/旬/月/年全球格点合成</w:t>
            </w:r>
          </w:p>
          <w:p w14:paraId="3BE3C74A">
            <w:pPr>
              <w:pStyle w:val="58"/>
            </w:pPr>
            <w:r>
              <w:rPr>
                <w:rFonts w:hint="eastAsia"/>
              </w:rPr>
              <w:t>格式：</w:t>
            </w:r>
          </w:p>
          <w:p w14:paraId="2C612612">
            <w:pPr>
              <w:pStyle w:val="58"/>
            </w:pPr>
            <w:r>
              <w:rPr>
                <w:rFonts w:hint="eastAsia"/>
              </w:rPr>
              <w:t>FY-4：NetCDF（.nc）</w:t>
            </w:r>
          </w:p>
          <w:p w14:paraId="25FE3F42">
            <w:pPr>
              <w:pStyle w:val="58"/>
            </w:pPr>
            <w:r>
              <w:rPr>
                <w:rFonts w:hint="eastAsia"/>
              </w:rPr>
              <w:t>FY-2/FY-3很多产品：HDF/HDF5（.hdf）</w:t>
            </w:r>
          </w:p>
          <w:p w14:paraId="25CD7BBA">
            <w:pPr>
              <w:pStyle w:val="58"/>
            </w:pPr>
            <w:r>
              <w:rPr>
                <w:rFonts w:hint="eastAsia"/>
              </w:rPr>
              <w:t>少数老产品：AWX、CSV</w:t>
            </w:r>
          </w:p>
        </w:tc>
        <w:tc>
          <w:tcPr>
            <w:tcW w:w="2551" w:type="dxa"/>
            <w:tcBorders>
              <w:top w:val="single" w:color="auto" w:sz="4" w:space="0"/>
              <w:left w:val="single" w:color="auto" w:sz="4" w:space="0"/>
              <w:bottom w:val="single" w:color="auto" w:sz="4" w:space="0"/>
              <w:right w:val="single" w:color="auto" w:sz="4" w:space="0"/>
            </w:tcBorders>
            <w:vAlign w:val="center"/>
          </w:tcPr>
          <w:p w14:paraId="5710639D">
            <w:pPr>
              <w:pStyle w:val="58"/>
            </w:pPr>
            <w:r>
              <w:rPr>
                <w:rFonts w:hint="eastAsia"/>
              </w:rPr>
              <w:t>FY-4A/BAGRI</w:t>
            </w:r>
          </w:p>
          <w:p w14:paraId="2ACA5E18">
            <w:pPr>
              <w:pStyle w:val="58"/>
            </w:pPr>
            <w:r>
              <w:rPr>
                <w:rFonts w:hint="eastAsia"/>
              </w:rPr>
              <w:t>分辨率：4km（4000M），也有2km/1kmL1</w:t>
            </w:r>
          </w:p>
          <w:p w14:paraId="30889350">
            <w:pPr>
              <w:pStyle w:val="58"/>
            </w:pPr>
            <w:r>
              <w:rPr>
                <w:rFonts w:hint="eastAsia"/>
              </w:rPr>
              <w:t>FY-3MERSI/VIRR</w:t>
            </w:r>
          </w:p>
          <w:p w14:paraId="028840AE">
            <w:pPr>
              <w:pStyle w:val="58"/>
            </w:pPr>
            <w:r>
              <w:rPr>
                <w:rFonts w:hint="eastAsia"/>
              </w:rPr>
              <w:t>分辨率：1km、5km、0.05°格点</w:t>
            </w:r>
          </w:p>
          <w:p w14:paraId="4025F3CE">
            <w:pPr>
              <w:pStyle w:val="58"/>
            </w:pPr>
            <w:r>
              <w:rPr>
                <w:rFonts w:hint="eastAsia"/>
              </w:rPr>
              <w:t>短波波段：约0.2–5μm</w:t>
            </w:r>
          </w:p>
          <w:p w14:paraId="0B070035">
            <w:pPr>
              <w:pStyle w:val="58"/>
            </w:pPr>
            <w:r>
              <w:rPr>
                <w:rFonts w:hint="eastAsia"/>
              </w:rPr>
              <w:t>长波波段：约5–50μm</w:t>
            </w:r>
          </w:p>
          <w:p w14:paraId="269F979E">
            <w:pPr>
              <w:pStyle w:val="58"/>
            </w:pPr>
            <w:r>
              <w:rPr>
                <w:rFonts w:hint="eastAsia"/>
              </w:rPr>
              <w:t>全波：约0.2–100μm</w:t>
            </w:r>
          </w:p>
        </w:tc>
        <w:tc>
          <w:tcPr>
            <w:tcW w:w="2197" w:type="dxa"/>
            <w:tcBorders>
              <w:top w:val="single" w:color="auto" w:sz="4" w:space="0"/>
              <w:left w:val="single" w:color="auto" w:sz="4" w:space="0"/>
              <w:bottom w:val="single" w:color="auto" w:sz="4" w:space="0"/>
              <w:right w:val="single" w:color="auto" w:sz="4" w:space="0"/>
            </w:tcBorders>
            <w:vAlign w:val="center"/>
          </w:tcPr>
          <w:p w14:paraId="5388623D">
            <w:pPr>
              <w:pStyle w:val="58"/>
            </w:pPr>
            <w:r>
              <w:rPr>
                <w:rFonts w:hint="eastAsia"/>
              </w:rPr>
              <w:t>FY-4：10分钟级、小时级、日产品</w:t>
            </w:r>
          </w:p>
          <w:p w14:paraId="322D8FD5">
            <w:pPr>
              <w:pStyle w:val="58"/>
            </w:pPr>
            <w:r>
              <w:rPr>
                <w:rFonts w:hint="eastAsia"/>
              </w:rPr>
              <w:t>FY-2：3小时间隔、日/旬/月平均</w:t>
            </w:r>
          </w:p>
          <w:p w14:paraId="18F3B7C5">
            <w:pPr>
              <w:pStyle w:val="58"/>
            </w:pPr>
            <w:r>
              <w:rPr>
                <w:rFonts w:hint="eastAsia"/>
              </w:rPr>
              <w:t>FY-3：轨道产品、日、旬、月</w:t>
            </w:r>
          </w:p>
          <w:p w14:paraId="58DDCECA">
            <w:pPr>
              <w:pStyle w:val="58"/>
            </w:pPr>
            <w:r>
              <w:rPr>
                <w:rFonts w:hint="eastAsia"/>
              </w:rPr>
              <w:t>时间范围：FY-2从2000年代起，FY-4A从2018起，FY-4B后续接续</w:t>
            </w:r>
          </w:p>
        </w:tc>
      </w:tr>
      <w:tr w14:paraId="6E85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1D39B37B">
            <w:pPr>
              <w:pStyle w:val="58"/>
            </w:pPr>
            <w:r>
              <w:rPr>
                <w:rFonts w:hint="eastAsia"/>
              </w:rPr>
              <w:t>8</w:t>
            </w:r>
          </w:p>
        </w:tc>
        <w:tc>
          <w:tcPr>
            <w:tcW w:w="1419" w:type="dxa"/>
            <w:tcBorders>
              <w:top w:val="single" w:color="auto" w:sz="4" w:space="0"/>
              <w:left w:val="single" w:color="auto" w:sz="4" w:space="0"/>
              <w:bottom w:val="single" w:color="auto" w:sz="4" w:space="0"/>
              <w:right w:val="single" w:color="auto" w:sz="4" w:space="0"/>
            </w:tcBorders>
            <w:noWrap/>
            <w:vAlign w:val="center"/>
          </w:tcPr>
          <w:p w14:paraId="49A73034">
            <w:pPr>
              <w:pStyle w:val="58"/>
            </w:pPr>
            <w:r>
              <w:t>中国GDP空间分布公里网格</w:t>
            </w:r>
          </w:p>
        </w:tc>
        <w:tc>
          <w:tcPr>
            <w:tcW w:w="2127" w:type="dxa"/>
            <w:tcBorders>
              <w:top w:val="single" w:color="auto" w:sz="4" w:space="0"/>
              <w:left w:val="single" w:color="auto" w:sz="4" w:space="0"/>
              <w:bottom w:val="single" w:color="auto" w:sz="4" w:space="0"/>
              <w:right w:val="single" w:color="auto" w:sz="4" w:space="0"/>
            </w:tcBorders>
            <w:vAlign w:val="center"/>
          </w:tcPr>
          <w:p w14:paraId="2DF10F69">
            <w:pPr>
              <w:pStyle w:val="58"/>
            </w:pPr>
            <w:r>
              <w:rPr>
                <w:rFonts w:hint="eastAsia"/>
              </w:rPr>
              <w:t>栅格（Raster），每个像元代表一定空间范围内的GDP强度</w:t>
            </w:r>
          </w:p>
          <w:p w14:paraId="13E904CA">
            <w:pPr>
              <w:pStyle w:val="58"/>
            </w:pPr>
            <w:r>
              <w:rPr>
                <w:rFonts w:hint="eastAsia"/>
              </w:rPr>
              <w:t>空间范围：中国陆域，约73°33′E–135°05′E，3°51′N–53°33′N（港、澳、台通常无数据或单独说明）</w:t>
            </w:r>
          </w:p>
        </w:tc>
        <w:tc>
          <w:tcPr>
            <w:tcW w:w="2551" w:type="dxa"/>
            <w:tcBorders>
              <w:top w:val="single" w:color="auto" w:sz="4" w:space="0"/>
              <w:left w:val="single" w:color="auto" w:sz="4" w:space="0"/>
              <w:bottom w:val="single" w:color="auto" w:sz="4" w:space="0"/>
              <w:right w:val="single" w:color="auto" w:sz="4" w:space="0"/>
            </w:tcBorders>
            <w:vAlign w:val="center"/>
          </w:tcPr>
          <w:p w14:paraId="6D698475">
            <w:pPr>
              <w:pStyle w:val="58"/>
            </w:pPr>
            <w:r>
              <w:rPr>
                <w:rFonts w:hint="eastAsia"/>
              </w:rPr>
              <w:t>分辨率</w:t>
            </w:r>
          </w:p>
          <w:p w14:paraId="040B7CDC">
            <w:pPr>
              <w:pStyle w:val="58"/>
            </w:pPr>
            <w:r>
              <w:rPr>
                <w:rFonts w:hint="eastAsia"/>
              </w:rPr>
              <w:t>1km×1km（即1平方公里网格）</w:t>
            </w:r>
          </w:p>
        </w:tc>
        <w:tc>
          <w:tcPr>
            <w:tcW w:w="2197" w:type="dxa"/>
            <w:tcBorders>
              <w:top w:val="single" w:color="auto" w:sz="4" w:space="0"/>
              <w:left w:val="single" w:color="auto" w:sz="4" w:space="0"/>
              <w:bottom w:val="single" w:color="auto" w:sz="4" w:space="0"/>
              <w:right w:val="single" w:color="auto" w:sz="4" w:space="0"/>
            </w:tcBorders>
            <w:vAlign w:val="center"/>
          </w:tcPr>
          <w:p w14:paraId="47C1BD3E">
            <w:pPr>
              <w:pStyle w:val="58"/>
            </w:pPr>
            <w:r>
              <w:rPr>
                <w:rFonts w:hint="eastAsia"/>
              </w:rPr>
              <w:t>乡镇级校验相对误差约6%–17%</w:t>
            </w:r>
          </w:p>
        </w:tc>
      </w:tr>
      <w:tr w14:paraId="042B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3" w:type="dxa"/>
            <w:tcBorders>
              <w:top w:val="single" w:color="auto" w:sz="4" w:space="0"/>
              <w:left w:val="single" w:color="auto" w:sz="4" w:space="0"/>
              <w:bottom w:val="single" w:color="auto" w:sz="4" w:space="0"/>
              <w:right w:val="single" w:color="auto" w:sz="4" w:space="0"/>
            </w:tcBorders>
            <w:noWrap/>
            <w:vAlign w:val="center"/>
          </w:tcPr>
          <w:p w14:paraId="619A2E67">
            <w:pPr>
              <w:pStyle w:val="58"/>
            </w:pPr>
            <w:r>
              <w:rPr>
                <w:rFonts w:hint="eastAsia"/>
              </w:rPr>
              <w:t>9</w:t>
            </w:r>
          </w:p>
        </w:tc>
        <w:tc>
          <w:tcPr>
            <w:tcW w:w="1419" w:type="dxa"/>
            <w:tcBorders>
              <w:top w:val="single" w:color="auto" w:sz="4" w:space="0"/>
              <w:left w:val="single" w:color="auto" w:sz="4" w:space="0"/>
              <w:bottom w:val="single" w:color="auto" w:sz="4" w:space="0"/>
              <w:right w:val="single" w:color="auto" w:sz="4" w:space="0"/>
            </w:tcBorders>
            <w:noWrap/>
            <w:vAlign w:val="center"/>
          </w:tcPr>
          <w:p w14:paraId="72F31835">
            <w:pPr>
              <w:pStyle w:val="58"/>
            </w:pPr>
            <w:r>
              <w:t>陆表温度</w:t>
            </w:r>
          </w:p>
        </w:tc>
        <w:tc>
          <w:tcPr>
            <w:tcW w:w="2127" w:type="dxa"/>
            <w:tcBorders>
              <w:top w:val="single" w:color="auto" w:sz="4" w:space="0"/>
              <w:left w:val="single" w:color="auto" w:sz="4" w:space="0"/>
              <w:bottom w:val="single" w:color="auto" w:sz="4" w:space="0"/>
              <w:right w:val="single" w:color="auto" w:sz="4" w:space="0"/>
            </w:tcBorders>
            <w:vAlign w:val="center"/>
          </w:tcPr>
          <w:p w14:paraId="72F48D95">
            <w:pPr>
              <w:pStyle w:val="58"/>
            </w:pPr>
            <w:r>
              <w:t>陆表温度</w:t>
            </w:r>
          </w:p>
        </w:tc>
        <w:tc>
          <w:tcPr>
            <w:tcW w:w="2551" w:type="dxa"/>
            <w:tcBorders>
              <w:top w:val="single" w:color="auto" w:sz="4" w:space="0"/>
              <w:left w:val="single" w:color="auto" w:sz="4" w:space="0"/>
              <w:bottom w:val="single" w:color="auto" w:sz="4" w:space="0"/>
              <w:right w:val="single" w:color="auto" w:sz="4" w:space="0"/>
            </w:tcBorders>
            <w:vAlign w:val="center"/>
          </w:tcPr>
          <w:p w14:paraId="2AE86F5D">
            <w:pPr>
              <w:pStyle w:val="58"/>
            </w:pPr>
            <w:r>
              <w:t>日产品空间分辨率为1000m×1000m，单位为K，工程设计精度指标为2.5K，等经纬投影，全球10°×10°分幅保存</w:t>
            </w:r>
          </w:p>
        </w:tc>
        <w:tc>
          <w:tcPr>
            <w:tcW w:w="2197" w:type="dxa"/>
            <w:tcBorders>
              <w:top w:val="single" w:color="auto" w:sz="4" w:space="0"/>
              <w:left w:val="single" w:color="auto" w:sz="4" w:space="0"/>
              <w:bottom w:val="single" w:color="auto" w:sz="4" w:space="0"/>
              <w:right w:val="single" w:color="auto" w:sz="4" w:space="0"/>
            </w:tcBorders>
            <w:vAlign w:val="center"/>
          </w:tcPr>
          <w:p w14:paraId="3204FB5B">
            <w:pPr>
              <w:pStyle w:val="58"/>
            </w:pPr>
            <w:r>
              <w:t>主要用于异常检测的背景场构建</w:t>
            </w:r>
          </w:p>
        </w:tc>
      </w:tr>
    </w:tbl>
    <w:p w14:paraId="4E6CCED0">
      <w:pPr>
        <w:spacing w:after="326"/>
        <w:ind w:firstLine="480"/>
      </w:pPr>
    </w:p>
    <w:p w14:paraId="3F46E358">
      <w:pPr>
        <w:spacing w:after="326" w:line="240" w:lineRule="auto"/>
        <w:ind w:firstLine="480"/>
      </w:pPr>
      <w:r>
        <w:br w:type="page"/>
      </w:r>
    </w:p>
    <w:p w14:paraId="1D8C8262">
      <w:pPr>
        <w:pStyle w:val="3"/>
        <w:numPr>
          <w:ilvl w:val="0"/>
          <w:numId w:val="0"/>
        </w:numPr>
      </w:pPr>
      <w:bookmarkStart w:id="571" w:name="_Toc240550187"/>
      <w:r>
        <w:rPr>
          <w:rFonts w:hint="eastAsia"/>
        </w:rPr>
        <w:t>附录2预处理生产模块说明</w:t>
      </w:r>
      <w:bookmarkEnd w:id="571"/>
    </w:p>
    <w:p w14:paraId="3272B428">
      <w:pPr>
        <w:pStyle w:val="106"/>
        <w:rPr>
          <w:rFonts w:hint="eastAsia"/>
        </w:rPr>
      </w:pPr>
      <w:bookmarkStart w:id="572" w:name="_Toc240549999"/>
      <w:r>
        <w:t>表</w:t>
      </w:r>
      <w:r>
        <w:rPr>
          <w:rFonts w:hint="eastAsia"/>
        </w:rPr>
        <w:t>附录2</w:t>
      </w:r>
      <w:r>
        <w:noBreakHyphen/>
      </w:r>
      <w:r>
        <w:fldChar w:fldCharType="begin"/>
      </w:r>
      <w:r>
        <w:instrText xml:space="preserve"> SEQ 表 \* ARABIC \s 1 </w:instrText>
      </w:r>
      <w:r>
        <w:rPr>
          <w:rFonts w:hint="eastAsia"/>
        </w:rPr>
        <w:fldChar w:fldCharType="separate"/>
      </w:r>
      <w:r>
        <w:rPr>
          <w:rFonts w:hint="eastAsia"/>
        </w:rPr>
        <w:t>1</w:t>
      </w:r>
      <w:r>
        <w:fldChar w:fldCharType="end"/>
      </w:r>
      <w:r>
        <w:rPr>
          <w:rFonts w:hint="eastAsia"/>
        </w:rPr>
        <w:t>卫星数据资源说明表</w:t>
      </w:r>
      <w:bookmarkEnd w:id="572"/>
    </w:p>
    <w:tbl>
      <w:tblPr>
        <w:tblStyle w:val="40"/>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843"/>
        <w:gridCol w:w="3260"/>
        <w:gridCol w:w="2977"/>
      </w:tblGrid>
      <w:tr w14:paraId="1DB8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D8D8D8" w:themeFill="background1" w:themeFillShade="D9"/>
            <w:vAlign w:val="center"/>
          </w:tcPr>
          <w:p w14:paraId="7576321A">
            <w:pPr>
              <w:pStyle w:val="57"/>
              <w:widowControl w:val="0"/>
            </w:pPr>
            <w:r>
              <w:rPr>
                <w:rFonts w:hint="eastAsia"/>
              </w:rPr>
              <w:t>序号</w:t>
            </w:r>
          </w:p>
        </w:tc>
        <w:tc>
          <w:tcPr>
            <w:tcW w:w="1843" w:type="dxa"/>
            <w:shd w:val="clear" w:color="auto" w:fill="D8D8D8" w:themeFill="background1" w:themeFillShade="D9"/>
            <w:vAlign w:val="center"/>
          </w:tcPr>
          <w:p w14:paraId="526D0BE7">
            <w:pPr>
              <w:pStyle w:val="57"/>
              <w:widowControl w:val="0"/>
            </w:pPr>
            <w:r>
              <w:rPr>
                <w:rFonts w:hint="eastAsia"/>
              </w:rPr>
              <w:t>生产工具</w:t>
            </w:r>
          </w:p>
        </w:tc>
        <w:tc>
          <w:tcPr>
            <w:tcW w:w="3260" w:type="dxa"/>
            <w:shd w:val="clear" w:color="auto" w:fill="D8D8D8" w:themeFill="background1" w:themeFillShade="D9"/>
            <w:vAlign w:val="center"/>
          </w:tcPr>
          <w:p w14:paraId="3C6E6B85">
            <w:pPr>
              <w:pStyle w:val="57"/>
              <w:widowControl w:val="0"/>
            </w:pPr>
            <w:r>
              <w:rPr>
                <w:rFonts w:hint="eastAsia"/>
              </w:rPr>
              <w:t>描述</w:t>
            </w:r>
          </w:p>
        </w:tc>
        <w:tc>
          <w:tcPr>
            <w:tcW w:w="2977" w:type="dxa"/>
            <w:shd w:val="clear" w:color="auto" w:fill="D8D8D8" w:themeFill="background1" w:themeFillShade="D9"/>
            <w:vAlign w:val="center"/>
          </w:tcPr>
          <w:p w14:paraId="731F958B">
            <w:pPr>
              <w:pStyle w:val="57"/>
              <w:widowControl w:val="0"/>
            </w:pPr>
            <w:r>
              <w:rPr>
                <w:rFonts w:hint="eastAsia"/>
              </w:rPr>
              <w:t>支持数据</w:t>
            </w:r>
          </w:p>
        </w:tc>
      </w:tr>
      <w:tr w14:paraId="641A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C4C1F0C">
            <w:pPr>
              <w:pStyle w:val="58"/>
              <w:jc w:val="both"/>
            </w:pPr>
            <w:r>
              <w:rPr>
                <w:rFonts w:hint="eastAsia"/>
              </w:rPr>
              <w:t>1</w:t>
            </w:r>
          </w:p>
        </w:tc>
        <w:tc>
          <w:tcPr>
            <w:tcW w:w="1843" w:type="dxa"/>
            <w:vAlign w:val="center"/>
          </w:tcPr>
          <w:p w14:paraId="6F4FFF99">
            <w:pPr>
              <w:pStyle w:val="58"/>
              <w:jc w:val="both"/>
            </w:pPr>
            <w:r>
              <w:rPr>
                <w:rFonts w:hint="eastAsia"/>
              </w:rPr>
              <w:t>辐射定标</w:t>
            </w:r>
          </w:p>
        </w:tc>
        <w:tc>
          <w:tcPr>
            <w:tcW w:w="3260" w:type="dxa"/>
            <w:vAlign w:val="center"/>
          </w:tcPr>
          <w:p w14:paraId="6B0D9487">
            <w:pPr>
              <w:pStyle w:val="58"/>
              <w:jc w:val="both"/>
            </w:pPr>
            <w:r>
              <w:rPr>
                <w:rFonts w:hint="eastAsia"/>
              </w:rPr>
              <w:t>对输入的遥感影像数据进行处理，将图像的亮度灰度值转换为绝对的辐射亮度，使图像的数字值与真实世界中的辐射强度或辐射亮度之间建立起准确的关系。</w:t>
            </w:r>
          </w:p>
        </w:tc>
        <w:tc>
          <w:tcPr>
            <w:tcW w:w="2977" w:type="dxa"/>
            <w:vAlign w:val="center"/>
          </w:tcPr>
          <w:p w14:paraId="0307FA4E">
            <w:pPr>
              <w:pStyle w:val="58"/>
              <w:jc w:val="both"/>
            </w:pPr>
            <w:r>
              <w:rPr>
                <w:rFonts w:hint="eastAsia"/>
              </w:rPr>
              <w:t>高分系列、资源系列、环境系列、中巴系列、四维高景系列、高景系列、高分多模卫星、哨兵</w:t>
            </w:r>
            <w:r>
              <w:t>2号、Landsat卫星</w:t>
            </w:r>
          </w:p>
        </w:tc>
      </w:tr>
      <w:tr w14:paraId="484A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B6A0B6D">
            <w:pPr>
              <w:pStyle w:val="58"/>
              <w:jc w:val="both"/>
            </w:pPr>
            <w:r>
              <w:rPr>
                <w:rFonts w:hint="eastAsia"/>
              </w:rPr>
              <w:t>2</w:t>
            </w:r>
          </w:p>
        </w:tc>
        <w:tc>
          <w:tcPr>
            <w:tcW w:w="1843" w:type="dxa"/>
            <w:vAlign w:val="center"/>
          </w:tcPr>
          <w:p w14:paraId="0E454358">
            <w:pPr>
              <w:pStyle w:val="58"/>
              <w:jc w:val="both"/>
            </w:pPr>
            <w:r>
              <w:rPr>
                <w:rFonts w:hint="eastAsia"/>
              </w:rPr>
              <w:t>正射校正</w:t>
            </w:r>
          </w:p>
        </w:tc>
        <w:tc>
          <w:tcPr>
            <w:tcW w:w="3260" w:type="dxa"/>
            <w:vAlign w:val="center"/>
          </w:tcPr>
          <w:p w14:paraId="12354C48">
            <w:pPr>
              <w:pStyle w:val="58"/>
              <w:jc w:val="both"/>
            </w:pPr>
            <w:r>
              <w:rPr>
                <w:rFonts w:hint="eastAsia"/>
              </w:rPr>
              <w:t>对遥感影像进行处理，去除或降低大气造成的光影响，以还原地表的真实辐射或反射特征。</w:t>
            </w:r>
          </w:p>
        </w:tc>
        <w:tc>
          <w:tcPr>
            <w:tcW w:w="2977" w:type="dxa"/>
            <w:vAlign w:val="center"/>
          </w:tcPr>
          <w:p w14:paraId="21BC1A4F">
            <w:pPr>
              <w:pStyle w:val="58"/>
              <w:jc w:val="both"/>
            </w:pPr>
            <w:r>
              <w:rPr>
                <w:rFonts w:hint="eastAsia"/>
              </w:rPr>
              <w:t>高分系列、资源系列、环境系列、中巴系列、四维高景系列、高景系列、高分多模卫星、哨兵</w:t>
            </w:r>
            <w:r>
              <w:t>2号、Landsat卫星</w:t>
            </w:r>
          </w:p>
        </w:tc>
      </w:tr>
      <w:tr w14:paraId="08E9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BC90015">
            <w:pPr>
              <w:pStyle w:val="58"/>
              <w:jc w:val="both"/>
            </w:pPr>
            <w:r>
              <w:rPr>
                <w:rFonts w:hint="eastAsia"/>
              </w:rPr>
              <w:t>3</w:t>
            </w:r>
          </w:p>
        </w:tc>
        <w:tc>
          <w:tcPr>
            <w:tcW w:w="1843" w:type="dxa"/>
            <w:vAlign w:val="center"/>
          </w:tcPr>
          <w:p w14:paraId="49151D97">
            <w:pPr>
              <w:pStyle w:val="58"/>
              <w:jc w:val="both"/>
            </w:pPr>
            <w:r>
              <w:rPr>
                <w:rFonts w:hint="eastAsia"/>
              </w:rPr>
              <w:t>镶嵌拼接</w:t>
            </w:r>
          </w:p>
        </w:tc>
        <w:tc>
          <w:tcPr>
            <w:tcW w:w="3260" w:type="dxa"/>
            <w:vAlign w:val="center"/>
          </w:tcPr>
          <w:p w14:paraId="4A1CFC47">
            <w:pPr>
              <w:pStyle w:val="58"/>
              <w:jc w:val="both"/>
            </w:pPr>
            <w:r>
              <w:rPr>
                <w:rFonts w:hint="eastAsia"/>
              </w:rPr>
              <w:t>将具有相同或不同空间范围的影像组合在一起，以生成一个更大范围的影像或地图覆盖区域。</w:t>
            </w:r>
          </w:p>
        </w:tc>
        <w:tc>
          <w:tcPr>
            <w:tcW w:w="2977" w:type="dxa"/>
            <w:vAlign w:val="center"/>
          </w:tcPr>
          <w:p w14:paraId="55070223">
            <w:pPr>
              <w:pStyle w:val="58"/>
              <w:jc w:val="both"/>
            </w:pPr>
            <w:r>
              <w:rPr>
                <w:rFonts w:hint="eastAsia"/>
              </w:rPr>
              <w:t>高分系列、资源系列、环境系列、中巴系列、四维高景系列、高景系列、高分多模卫星、哨兵</w:t>
            </w:r>
            <w:r>
              <w:t>2号、Landsat卫星</w:t>
            </w:r>
          </w:p>
        </w:tc>
      </w:tr>
      <w:tr w14:paraId="3665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0D45A02">
            <w:pPr>
              <w:pStyle w:val="58"/>
              <w:jc w:val="both"/>
            </w:pPr>
            <w:r>
              <w:rPr>
                <w:rFonts w:hint="eastAsia"/>
              </w:rPr>
              <w:t>4</w:t>
            </w:r>
          </w:p>
        </w:tc>
        <w:tc>
          <w:tcPr>
            <w:tcW w:w="1843" w:type="dxa"/>
            <w:vAlign w:val="center"/>
          </w:tcPr>
          <w:p w14:paraId="3D8DA77D">
            <w:pPr>
              <w:pStyle w:val="58"/>
              <w:jc w:val="both"/>
            </w:pPr>
            <w:r>
              <w:rPr>
                <w:rFonts w:hint="eastAsia"/>
              </w:rPr>
              <w:t>匀色</w:t>
            </w:r>
          </w:p>
        </w:tc>
        <w:tc>
          <w:tcPr>
            <w:tcW w:w="3260" w:type="dxa"/>
            <w:vAlign w:val="center"/>
          </w:tcPr>
          <w:p w14:paraId="7E5F390D">
            <w:pPr>
              <w:pStyle w:val="58"/>
              <w:jc w:val="both"/>
            </w:pPr>
            <w:r>
              <w:rPr>
                <w:rFonts w:hint="eastAsia"/>
              </w:rPr>
              <w:t>对一组影像进行色彩调整，使得它们在整体上的色彩表现更加一致、均匀，消除不同影像之间的色彩差异，使它们在视觉上更加协调和统一。</w:t>
            </w:r>
          </w:p>
        </w:tc>
        <w:tc>
          <w:tcPr>
            <w:tcW w:w="2977" w:type="dxa"/>
            <w:vAlign w:val="center"/>
          </w:tcPr>
          <w:p w14:paraId="261CB557">
            <w:pPr>
              <w:pStyle w:val="58"/>
              <w:jc w:val="both"/>
            </w:pPr>
            <w:r>
              <w:rPr>
                <w:rFonts w:hint="eastAsia"/>
              </w:rPr>
              <w:t>高分系列、资源系列、环境系列、中巴系列、四维高景系列、高景系列、高分多模卫星、哨兵</w:t>
            </w:r>
            <w:r>
              <w:t>2号、Landsat卫星</w:t>
            </w:r>
          </w:p>
        </w:tc>
      </w:tr>
      <w:tr w14:paraId="55C6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0632920">
            <w:pPr>
              <w:pStyle w:val="58"/>
              <w:jc w:val="both"/>
            </w:pPr>
            <w:r>
              <w:rPr>
                <w:rFonts w:hint="eastAsia"/>
              </w:rPr>
              <w:t>5</w:t>
            </w:r>
          </w:p>
        </w:tc>
        <w:tc>
          <w:tcPr>
            <w:tcW w:w="1843" w:type="dxa"/>
            <w:vAlign w:val="center"/>
          </w:tcPr>
          <w:p w14:paraId="272D934F">
            <w:pPr>
              <w:pStyle w:val="58"/>
              <w:jc w:val="both"/>
            </w:pPr>
            <w:r>
              <w:rPr>
                <w:rFonts w:hint="eastAsia"/>
              </w:rPr>
              <w:t>裁剪</w:t>
            </w:r>
          </w:p>
        </w:tc>
        <w:tc>
          <w:tcPr>
            <w:tcW w:w="3260" w:type="dxa"/>
            <w:vAlign w:val="center"/>
          </w:tcPr>
          <w:p w14:paraId="1A78F9B8">
            <w:pPr>
              <w:pStyle w:val="58"/>
              <w:jc w:val="both"/>
            </w:pPr>
            <w:r>
              <w:rPr>
                <w:rFonts w:hint="eastAsia"/>
              </w:rPr>
              <w:t>通过裁剪去除图像中不需要的背景或无关区域，提取出所需内容，获得更精确的图像或影像区域（支持按矢量区域、自拉框、行列号等方式裁剪）。</w:t>
            </w:r>
          </w:p>
        </w:tc>
        <w:tc>
          <w:tcPr>
            <w:tcW w:w="2977" w:type="dxa"/>
            <w:vAlign w:val="center"/>
          </w:tcPr>
          <w:p w14:paraId="2E10CE47">
            <w:pPr>
              <w:pStyle w:val="58"/>
              <w:jc w:val="both"/>
            </w:pPr>
            <w:r>
              <w:rPr>
                <w:rFonts w:hint="eastAsia"/>
              </w:rPr>
              <w:t>高分系列、资源系列、环境系列、中巴系列、四维高景系列、高景系列、高分多模卫星、哨兵</w:t>
            </w:r>
            <w:r>
              <w:t>2号、Landsat卫星</w:t>
            </w:r>
          </w:p>
        </w:tc>
      </w:tr>
      <w:tr w14:paraId="10C3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3307D098">
            <w:pPr>
              <w:pStyle w:val="58"/>
              <w:jc w:val="both"/>
            </w:pPr>
            <w:r>
              <w:rPr>
                <w:rFonts w:hint="eastAsia"/>
              </w:rPr>
              <w:t>6</w:t>
            </w:r>
          </w:p>
        </w:tc>
        <w:tc>
          <w:tcPr>
            <w:tcW w:w="1843" w:type="dxa"/>
            <w:vAlign w:val="center"/>
          </w:tcPr>
          <w:p w14:paraId="4DDA3780">
            <w:pPr>
              <w:pStyle w:val="58"/>
              <w:jc w:val="both"/>
            </w:pPr>
            <w:r>
              <w:rPr>
                <w:rFonts w:hint="eastAsia"/>
              </w:rPr>
              <w:t>影像格式转换</w:t>
            </w:r>
          </w:p>
        </w:tc>
        <w:tc>
          <w:tcPr>
            <w:tcW w:w="3260" w:type="dxa"/>
            <w:vAlign w:val="center"/>
          </w:tcPr>
          <w:p w14:paraId="47901300">
            <w:pPr>
              <w:pStyle w:val="58"/>
              <w:jc w:val="both"/>
            </w:pPr>
            <w:r>
              <w:rPr>
                <w:rFonts w:hint="eastAsia"/>
              </w:rPr>
              <w:t>将遥感影像从一种格式转化为另一种格式（支持如hdf4、hdf5、jp2等格式转为tif等）。</w:t>
            </w:r>
          </w:p>
        </w:tc>
        <w:tc>
          <w:tcPr>
            <w:tcW w:w="2977" w:type="dxa"/>
            <w:vAlign w:val="center"/>
          </w:tcPr>
          <w:p w14:paraId="7D35B73F">
            <w:pPr>
              <w:pStyle w:val="58"/>
              <w:jc w:val="both"/>
            </w:pPr>
            <w:r>
              <w:rPr>
                <w:rFonts w:hint="eastAsia"/>
              </w:rPr>
              <w:t>高分系列、资源系列、环境系列、中巴系列、四维高景系列、高景系列、高分多模卫星、哨兵</w:t>
            </w:r>
            <w:r>
              <w:t>2号、Landsat卫星</w:t>
            </w:r>
          </w:p>
        </w:tc>
      </w:tr>
      <w:tr w14:paraId="1956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449BBED4">
            <w:pPr>
              <w:pStyle w:val="58"/>
              <w:jc w:val="both"/>
            </w:pPr>
            <w:r>
              <w:rPr>
                <w:rFonts w:hint="eastAsia"/>
              </w:rPr>
              <w:t>7</w:t>
            </w:r>
          </w:p>
        </w:tc>
        <w:tc>
          <w:tcPr>
            <w:tcW w:w="1843" w:type="dxa"/>
            <w:vAlign w:val="center"/>
          </w:tcPr>
          <w:p w14:paraId="25F49D97">
            <w:pPr>
              <w:pStyle w:val="58"/>
              <w:jc w:val="both"/>
            </w:pPr>
            <w:r>
              <w:rPr>
                <w:rFonts w:hint="eastAsia"/>
              </w:rPr>
              <w:t>坐标系转换</w:t>
            </w:r>
          </w:p>
        </w:tc>
        <w:tc>
          <w:tcPr>
            <w:tcW w:w="3260" w:type="dxa"/>
            <w:vAlign w:val="center"/>
          </w:tcPr>
          <w:p w14:paraId="344E63C7">
            <w:pPr>
              <w:pStyle w:val="58"/>
              <w:jc w:val="both"/>
            </w:pPr>
            <w:r>
              <w:rPr>
                <w:rFonts w:hint="eastAsia"/>
              </w:rPr>
              <w:t>改变遥感影像的坐标系（支持W</w:t>
            </w:r>
            <w:r>
              <w:t>GS84</w:t>
            </w:r>
            <w:r>
              <w:rPr>
                <w:rFonts w:hint="eastAsia"/>
              </w:rPr>
              <w:t>转C</w:t>
            </w:r>
            <w:r>
              <w:t>GCS2000</w:t>
            </w:r>
            <w:r>
              <w:rPr>
                <w:rFonts w:hint="eastAsia"/>
              </w:rPr>
              <w:t>等）。</w:t>
            </w:r>
          </w:p>
        </w:tc>
        <w:tc>
          <w:tcPr>
            <w:tcW w:w="2977" w:type="dxa"/>
            <w:vAlign w:val="center"/>
          </w:tcPr>
          <w:p w14:paraId="3E568C6E">
            <w:pPr>
              <w:pStyle w:val="58"/>
              <w:jc w:val="both"/>
            </w:pPr>
            <w:r>
              <w:rPr>
                <w:rFonts w:hint="eastAsia"/>
              </w:rPr>
              <w:t>高分系列、资源系列、环境系列、中巴系列、四维高景系列、高景系列、高分多模卫星、哨兵</w:t>
            </w:r>
            <w:r>
              <w:t>2号、Landsat卫星</w:t>
            </w:r>
          </w:p>
        </w:tc>
      </w:tr>
      <w:tr w14:paraId="51EF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95167B3">
            <w:pPr>
              <w:pStyle w:val="58"/>
              <w:jc w:val="both"/>
            </w:pPr>
            <w:r>
              <w:rPr>
                <w:rFonts w:hint="eastAsia"/>
              </w:rPr>
              <w:t>8</w:t>
            </w:r>
          </w:p>
        </w:tc>
        <w:tc>
          <w:tcPr>
            <w:tcW w:w="1843" w:type="dxa"/>
            <w:vAlign w:val="center"/>
          </w:tcPr>
          <w:p w14:paraId="63040DD3">
            <w:pPr>
              <w:pStyle w:val="58"/>
              <w:jc w:val="both"/>
            </w:pPr>
            <w:r>
              <w:rPr>
                <w:rFonts w:hint="eastAsia"/>
              </w:rPr>
              <w:t>波段组合与提取</w:t>
            </w:r>
          </w:p>
        </w:tc>
        <w:tc>
          <w:tcPr>
            <w:tcW w:w="3260" w:type="dxa"/>
            <w:vAlign w:val="center"/>
          </w:tcPr>
          <w:p w14:paraId="2D9342A7">
            <w:pPr>
              <w:pStyle w:val="58"/>
              <w:jc w:val="both"/>
            </w:pPr>
            <w:r>
              <w:rPr>
                <w:rFonts w:hint="eastAsia"/>
              </w:rPr>
              <w:t>将同一范围的多个单波段影像组合成一幅多波段影像；从多波段的影像中按照自定义的波段选择提取出单波段影像或自定义波段组合的影像。</w:t>
            </w:r>
          </w:p>
        </w:tc>
        <w:tc>
          <w:tcPr>
            <w:tcW w:w="2977" w:type="dxa"/>
            <w:vAlign w:val="center"/>
          </w:tcPr>
          <w:p w14:paraId="0570C2D5">
            <w:pPr>
              <w:pStyle w:val="58"/>
              <w:jc w:val="both"/>
            </w:pPr>
            <w:r>
              <w:rPr>
                <w:rFonts w:hint="eastAsia"/>
              </w:rPr>
              <w:t>高分系列、资源系列、环境系列、中巴系列、四维高景系列、高景系列、高分多模卫星、哨兵</w:t>
            </w:r>
            <w:r>
              <w:t>2号、Landsat卫星</w:t>
            </w:r>
          </w:p>
        </w:tc>
      </w:tr>
      <w:tr w14:paraId="154E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ED5617E">
            <w:pPr>
              <w:pStyle w:val="58"/>
              <w:jc w:val="both"/>
            </w:pPr>
            <w:r>
              <w:rPr>
                <w:rFonts w:hint="eastAsia"/>
              </w:rPr>
              <w:t>9</w:t>
            </w:r>
          </w:p>
        </w:tc>
        <w:tc>
          <w:tcPr>
            <w:tcW w:w="1843" w:type="dxa"/>
            <w:vAlign w:val="center"/>
          </w:tcPr>
          <w:p w14:paraId="3B0A1011">
            <w:pPr>
              <w:pStyle w:val="58"/>
              <w:jc w:val="both"/>
            </w:pPr>
            <w:r>
              <w:rPr>
                <w:rFonts w:hint="eastAsia"/>
              </w:rPr>
              <w:t>云量检测</w:t>
            </w:r>
          </w:p>
        </w:tc>
        <w:tc>
          <w:tcPr>
            <w:tcW w:w="3260" w:type="dxa"/>
            <w:vAlign w:val="center"/>
          </w:tcPr>
          <w:p w14:paraId="0C17283B">
            <w:pPr>
              <w:pStyle w:val="58"/>
              <w:jc w:val="both"/>
            </w:pPr>
            <w:r>
              <w:rPr>
                <w:rFonts w:hint="eastAsia"/>
              </w:rPr>
              <w:t>准确地识别和提取图像中的云覆盖及云阴影区域，生成矢量云掩膜，计算影像云覆盖率，以提升数据的可利用性</w:t>
            </w:r>
          </w:p>
        </w:tc>
        <w:tc>
          <w:tcPr>
            <w:tcW w:w="2977" w:type="dxa"/>
            <w:vAlign w:val="center"/>
          </w:tcPr>
          <w:p w14:paraId="6F6F20EB">
            <w:pPr>
              <w:pStyle w:val="58"/>
              <w:jc w:val="both"/>
            </w:pPr>
            <w:r>
              <w:rPr>
                <w:rFonts w:hint="eastAsia"/>
              </w:rPr>
              <w:t>高分系列、资源系列、环境系列、中巴系列、四维高景系列、高景系列、高分多模卫星、哨兵</w:t>
            </w:r>
            <w:r>
              <w:t>2号、Landsat卫星</w:t>
            </w:r>
          </w:p>
        </w:tc>
      </w:tr>
      <w:tr w14:paraId="3ADF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0B46C473">
            <w:pPr>
              <w:pStyle w:val="58"/>
              <w:jc w:val="both"/>
            </w:pPr>
            <w:r>
              <w:rPr>
                <w:rFonts w:hint="eastAsia"/>
              </w:rPr>
              <w:t>1</w:t>
            </w:r>
            <w:r>
              <w:t>0</w:t>
            </w:r>
          </w:p>
        </w:tc>
        <w:tc>
          <w:tcPr>
            <w:tcW w:w="1843" w:type="dxa"/>
            <w:vAlign w:val="center"/>
          </w:tcPr>
          <w:p w14:paraId="34EB17F1">
            <w:pPr>
              <w:pStyle w:val="58"/>
              <w:jc w:val="both"/>
            </w:pPr>
            <w:r>
              <w:rPr>
                <w:rFonts w:hint="eastAsia"/>
              </w:rPr>
              <w:t>影像质检</w:t>
            </w:r>
          </w:p>
        </w:tc>
        <w:tc>
          <w:tcPr>
            <w:tcW w:w="3260" w:type="dxa"/>
            <w:vAlign w:val="center"/>
          </w:tcPr>
          <w:p w14:paraId="3A0239D0">
            <w:pPr>
              <w:pStyle w:val="58"/>
              <w:jc w:val="both"/>
            </w:pPr>
            <w:r>
              <w:rPr>
                <w:rFonts w:hint="eastAsia"/>
              </w:rPr>
              <w:t>对处理的遥感影像自动完成质量质检和清洗</w:t>
            </w:r>
          </w:p>
        </w:tc>
        <w:tc>
          <w:tcPr>
            <w:tcW w:w="2977" w:type="dxa"/>
            <w:vAlign w:val="center"/>
          </w:tcPr>
          <w:p w14:paraId="0270C26C">
            <w:pPr>
              <w:pStyle w:val="58"/>
              <w:jc w:val="both"/>
            </w:pPr>
            <w:r>
              <w:rPr>
                <w:rFonts w:hint="eastAsia"/>
              </w:rPr>
              <w:t>高分系列、资源系列、环境系列、中巴系列、四维高景系列、高景系列、高分多模卫星、哨兵</w:t>
            </w:r>
            <w:r>
              <w:t>2号、Landsat卫星</w:t>
            </w:r>
          </w:p>
        </w:tc>
      </w:tr>
    </w:tbl>
    <w:p w14:paraId="273C350D">
      <w:pPr>
        <w:ind w:firstLine="480"/>
      </w:pPr>
      <w:r>
        <w:rPr>
          <w:rFonts w:hint="eastAsia"/>
        </w:rPr>
        <w:t>注：表中</w:t>
      </w:r>
      <w:r>
        <w:rPr>
          <w:rFonts w:hint="eastAsia" w:ascii="宋体" w:hAnsi="宋体"/>
        </w:rPr>
        <w:t>“</w:t>
      </w:r>
      <w:r>
        <w:rPr>
          <w:rFonts w:hint="eastAsia"/>
        </w:rPr>
        <w:t>支持数据</w:t>
      </w:r>
      <w:r>
        <w:rPr>
          <w:rFonts w:hint="eastAsia" w:ascii="宋体" w:hAnsi="宋体"/>
        </w:rPr>
        <w:t>”</w:t>
      </w:r>
      <w:r>
        <w:rPr>
          <w:rFonts w:hint="eastAsia"/>
        </w:rPr>
        <w:t>指当前可形成生产线的数据，若引入其他类型卫星数据，需要进行相应的配置。</w:t>
      </w:r>
    </w:p>
    <w:p w14:paraId="5D63FF02">
      <w:pPr>
        <w:adjustRightInd/>
        <w:snapToGrid/>
        <w:spacing w:line="240" w:lineRule="auto"/>
        <w:ind w:firstLine="0" w:firstLineChars="0"/>
      </w:pPr>
      <w:r>
        <w:br w:type="page"/>
      </w:r>
    </w:p>
    <w:p w14:paraId="54A5035D">
      <w:pPr>
        <w:pStyle w:val="3"/>
        <w:numPr>
          <w:ilvl w:val="0"/>
          <w:numId w:val="0"/>
        </w:numPr>
      </w:pPr>
      <w:bookmarkStart w:id="573" w:name="_Toc240550188"/>
      <w:r>
        <w:rPr>
          <w:rFonts w:hint="eastAsia"/>
        </w:rPr>
        <w:t>附录3算法说明</w:t>
      </w:r>
      <w:bookmarkEnd w:id="573"/>
    </w:p>
    <w:p w14:paraId="7D5173B0">
      <w:pPr>
        <w:pStyle w:val="106"/>
        <w:rPr>
          <w:rFonts w:hint="eastAsia"/>
        </w:rPr>
      </w:pPr>
      <w:bookmarkStart w:id="574" w:name="_Toc240550000"/>
      <w:r>
        <w:t>表</w:t>
      </w:r>
      <w:r>
        <w:rPr>
          <w:rFonts w:hint="eastAsia"/>
        </w:rPr>
        <w:t>附录3</w:t>
      </w:r>
      <w:r>
        <w:noBreakHyphen/>
      </w:r>
      <w:r>
        <w:fldChar w:fldCharType="begin"/>
      </w:r>
      <w:r>
        <w:instrText xml:space="preserve"> SEQ 表 \* ARABIC \s 1 </w:instrText>
      </w:r>
      <w:r>
        <w:rPr>
          <w:rFonts w:hint="eastAsia"/>
        </w:rPr>
        <w:fldChar w:fldCharType="separate"/>
      </w:r>
      <w:r>
        <w:rPr>
          <w:rFonts w:hint="eastAsia"/>
        </w:rPr>
        <w:t>1</w:t>
      </w:r>
      <w:r>
        <w:fldChar w:fldCharType="end"/>
      </w:r>
      <w:r>
        <w:rPr>
          <w:rFonts w:hint="eastAsia"/>
        </w:rPr>
        <w:t>拟使用专业算法表</w:t>
      </w:r>
      <w:bookmarkEnd w:id="574"/>
    </w:p>
    <w:tbl>
      <w:tblPr>
        <w:tblStyle w:val="39"/>
        <w:tblW w:w="89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1455"/>
        <w:gridCol w:w="2469"/>
        <w:gridCol w:w="4330"/>
      </w:tblGrid>
      <w:tr w14:paraId="79F7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blHeader/>
        </w:trPr>
        <w:tc>
          <w:tcPr>
            <w:tcW w:w="689" w:type="dxa"/>
            <w:shd w:val="clear" w:color="auto" w:fill="D8D8D8" w:themeFill="background1" w:themeFillShade="D9"/>
            <w:vAlign w:val="center"/>
          </w:tcPr>
          <w:p w14:paraId="74CE4E2E">
            <w:pPr>
              <w:pStyle w:val="57"/>
            </w:pPr>
            <w:r>
              <w:t>序号</w:t>
            </w:r>
          </w:p>
        </w:tc>
        <w:tc>
          <w:tcPr>
            <w:tcW w:w="1455" w:type="dxa"/>
            <w:shd w:val="clear" w:color="auto" w:fill="D8D8D8" w:themeFill="background1" w:themeFillShade="D9"/>
            <w:vAlign w:val="center"/>
          </w:tcPr>
          <w:p w14:paraId="299A22F0">
            <w:pPr>
              <w:pStyle w:val="57"/>
            </w:pPr>
            <w:r>
              <w:t>算法名称</w:t>
            </w:r>
          </w:p>
        </w:tc>
        <w:tc>
          <w:tcPr>
            <w:tcW w:w="2469" w:type="dxa"/>
            <w:shd w:val="clear" w:color="auto" w:fill="D8D8D8" w:themeFill="background1" w:themeFillShade="D9"/>
            <w:vAlign w:val="center"/>
          </w:tcPr>
          <w:p w14:paraId="193B1E24">
            <w:pPr>
              <w:pStyle w:val="57"/>
            </w:pPr>
            <w:r>
              <w:t>用途</w:t>
            </w:r>
          </w:p>
        </w:tc>
        <w:tc>
          <w:tcPr>
            <w:tcW w:w="4330" w:type="dxa"/>
            <w:shd w:val="clear" w:color="auto" w:fill="D8D8D8" w:themeFill="background1" w:themeFillShade="D9"/>
            <w:vAlign w:val="center"/>
          </w:tcPr>
          <w:p w14:paraId="0C001376">
            <w:pPr>
              <w:pStyle w:val="57"/>
            </w:pPr>
            <w:r>
              <w:t>适用场景</w:t>
            </w:r>
          </w:p>
        </w:tc>
      </w:tr>
      <w:tr w14:paraId="6209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689" w:type="dxa"/>
            <w:vAlign w:val="center"/>
          </w:tcPr>
          <w:p w14:paraId="2171A7DD">
            <w:pPr>
              <w:pStyle w:val="58"/>
            </w:pPr>
            <w:r>
              <w:rPr>
                <w:rFonts w:hint="eastAsia"/>
              </w:rPr>
              <w:t>1</w:t>
            </w:r>
          </w:p>
        </w:tc>
        <w:tc>
          <w:tcPr>
            <w:tcW w:w="1455" w:type="dxa"/>
            <w:vAlign w:val="center"/>
          </w:tcPr>
          <w:p w14:paraId="20418CF3">
            <w:pPr>
              <w:pStyle w:val="58"/>
            </w:pPr>
            <w:r>
              <w:rPr>
                <w:rFonts w:hint="eastAsia"/>
              </w:rPr>
              <w:t>准三维形变分析算法</w:t>
            </w:r>
          </w:p>
        </w:tc>
        <w:tc>
          <w:tcPr>
            <w:tcW w:w="2469" w:type="dxa"/>
            <w:vAlign w:val="center"/>
          </w:tcPr>
          <w:p w14:paraId="0DC8FA95">
            <w:pPr>
              <w:pStyle w:val="58"/>
            </w:pPr>
            <w:r>
              <w:rPr>
                <w:rFonts w:hint="eastAsia"/>
              </w:rPr>
              <w:t>地表准三维形变分析</w:t>
            </w:r>
          </w:p>
        </w:tc>
        <w:tc>
          <w:tcPr>
            <w:tcW w:w="4330" w:type="dxa"/>
            <w:vAlign w:val="center"/>
          </w:tcPr>
          <w:p w14:paraId="7241D15C">
            <w:pPr>
              <w:pStyle w:val="58"/>
            </w:pPr>
            <w:r>
              <w:t>通过融合多源InSAR数据（升降轨、多平台），将雷达视线方向（LOS）形变结果转换为地表准三维形变，用于地质灾害监测（如滑坡、沉降）、基础设施稳定性评估等领域。</w:t>
            </w:r>
          </w:p>
        </w:tc>
      </w:tr>
      <w:tr w14:paraId="03AB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2893569A">
            <w:pPr>
              <w:pStyle w:val="58"/>
            </w:pPr>
            <w:r>
              <w:rPr>
                <w:rFonts w:hint="eastAsia"/>
              </w:rPr>
              <w:t>2</w:t>
            </w:r>
          </w:p>
        </w:tc>
        <w:tc>
          <w:tcPr>
            <w:tcW w:w="1455" w:type="dxa"/>
            <w:vAlign w:val="center"/>
          </w:tcPr>
          <w:p w14:paraId="376E1D53">
            <w:pPr>
              <w:pStyle w:val="58"/>
            </w:pPr>
            <w:r>
              <w:rPr>
                <w:rFonts w:hint="eastAsia"/>
              </w:rPr>
              <w:t>地灾隐患识别算法</w:t>
            </w:r>
          </w:p>
        </w:tc>
        <w:tc>
          <w:tcPr>
            <w:tcW w:w="2469" w:type="dxa"/>
            <w:vAlign w:val="center"/>
          </w:tcPr>
          <w:p w14:paraId="1667C8A7">
            <w:pPr>
              <w:pStyle w:val="58"/>
            </w:pPr>
            <w:r>
              <w:rPr>
                <w:rFonts w:hint="eastAsia"/>
              </w:rPr>
              <w:t>地灾隐患区域识别</w:t>
            </w:r>
          </w:p>
        </w:tc>
        <w:tc>
          <w:tcPr>
            <w:tcW w:w="4330" w:type="dxa"/>
            <w:vAlign w:val="center"/>
          </w:tcPr>
          <w:p w14:paraId="26897DCB">
            <w:pPr>
              <w:pStyle w:val="58"/>
            </w:pPr>
            <w:r>
              <w:t>通过整合地表形变速率、时序趋势等数据，结合变形阈值和空间分析技术，自动识别地质灾害隐患区（如滑坡、沉降），生成隐患信息列表和图斑，支持灾害动态监测、风险评估及应急决策。</w:t>
            </w:r>
          </w:p>
        </w:tc>
      </w:tr>
      <w:tr w14:paraId="2A61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1A198560">
            <w:pPr>
              <w:pStyle w:val="58"/>
            </w:pPr>
            <w:r>
              <w:rPr>
                <w:rFonts w:hint="eastAsia"/>
              </w:rPr>
              <w:t>3</w:t>
            </w:r>
          </w:p>
        </w:tc>
        <w:tc>
          <w:tcPr>
            <w:tcW w:w="1455" w:type="dxa"/>
            <w:vAlign w:val="center"/>
          </w:tcPr>
          <w:p w14:paraId="601E779C">
            <w:pPr>
              <w:pStyle w:val="58"/>
            </w:pPr>
            <w:r>
              <w:t>均值背景场算法</w:t>
            </w:r>
          </w:p>
        </w:tc>
        <w:tc>
          <w:tcPr>
            <w:tcW w:w="2469" w:type="dxa"/>
            <w:vAlign w:val="center"/>
          </w:tcPr>
          <w:p w14:paraId="0BDF7D4F">
            <w:pPr>
              <w:pStyle w:val="58"/>
            </w:pPr>
            <w:r>
              <w:t xml:space="preserve">构建历史数据基准背景，提供损失评估的 </w:t>
            </w:r>
            <w:r>
              <w:rPr>
                <w:rFonts w:ascii="宋体" w:hAnsi="宋体"/>
              </w:rPr>
              <w:t>“</w:t>
            </w:r>
            <w:r>
              <w:t>正常状态</w:t>
            </w:r>
            <w:r>
              <w:rPr>
                <w:rFonts w:ascii="宋体" w:hAnsi="宋体"/>
              </w:rPr>
              <w:t>”</w:t>
            </w:r>
            <w:r>
              <w:t xml:space="preserve"> 参考值，消除非震因素（如季节变化、常规经济波动）干扰</w:t>
            </w:r>
          </w:p>
        </w:tc>
        <w:tc>
          <w:tcPr>
            <w:tcW w:w="4330" w:type="dxa"/>
            <w:vAlign w:val="center"/>
          </w:tcPr>
          <w:p w14:paraId="17D6E6D1">
            <w:pPr>
              <w:pStyle w:val="58"/>
            </w:pPr>
            <w:r>
              <w:t>历史建筑损毁率、区域经济损失均值计算，作为当前地震损失评估的基准对比依据，辅助判断本次灾害损失的异常程度</w:t>
            </w:r>
          </w:p>
        </w:tc>
      </w:tr>
      <w:tr w14:paraId="5897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131D9884">
            <w:pPr>
              <w:pStyle w:val="58"/>
            </w:pPr>
            <w:r>
              <w:rPr>
                <w:rFonts w:hint="eastAsia"/>
              </w:rPr>
              <w:t>4</w:t>
            </w:r>
          </w:p>
        </w:tc>
        <w:tc>
          <w:tcPr>
            <w:tcW w:w="1455" w:type="dxa"/>
            <w:vAlign w:val="center"/>
          </w:tcPr>
          <w:p w14:paraId="7170BD51">
            <w:pPr>
              <w:pStyle w:val="58"/>
            </w:pPr>
            <w:r>
              <w:t>标准差背景场算法</w:t>
            </w:r>
          </w:p>
        </w:tc>
        <w:tc>
          <w:tcPr>
            <w:tcW w:w="2469" w:type="dxa"/>
            <w:vAlign w:val="center"/>
          </w:tcPr>
          <w:p w14:paraId="0D1BC391">
            <w:pPr>
              <w:pStyle w:val="58"/>
            </w:pPr>
            <w:r>
              <w:t>分析评估参数（形变幅度、降水强度、建筑损毁比例）的相对变化幅度，量化偏离正常范围的程度</w:t>
            </w:r>
          </w:p>
        </w:tc>
        <w:tc>
          <w:tcPr>
            <w:tcW w:w="4330" w:type="dxa"/>
            <w:vAlign w:val="center"/>
          </w:tcPr>
          <w:p w14:paraId="7D2A3DF4">
            <w:pPr>
              <w:pStyle w:val="58"/>
            </w:pPr>
            <w:r>
              <w:t>次生灾害（滑坡、泥石流）风险判定，通过形变速率、短期降雨量的标准差，识别超出常规波动的高风险区域</w:t>
            </w:r>
          </w:p>
        </w:tc>
      </w:tr>
      <w:tr w14:paraId="00B1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282F027D">
            <w:pPr>
              <w:pStyle w:val="58"/>
            </w:pPr>
            <w:r>
              <w:rPr>
                <w:rFonts w:hint="eastAsia"/>
              </w:rPr>
              <w:t>5</w:t>
            </w:r>
          </w:p>
        </w:tc>
        <w:tc>
          <w:tcPr>
            <w:tcW w:w="1455" w:type="dxa"/>
            <w:vAlign w:val="center"/>
          </w:tcPr>
          <w:p w14:paraId="2E7F34F3">
            <w:pPr>
              <w:pStyle w:val="58"/>
            </w:pPr>
            <w:r>
              <w:t>差值背景场方法</w:t>
            </w:r>
          </w:p>
        </w:tc>
        <w:tc>
          <w:tcPr>
            <w:tcW w:w="2469" w:type="dxa"/>
            <w:vAlign w:val="center"/>
          </w:tcPr>
          <w:p w14:paraId="611F2950">
            <w:pPr>
              <w:pStyle w:val="58"/>
            </w:pPr>
            <w:r>
              <w:t>计算当前观测数据（SAR 影像损毁特征、人员密度分布）与历史背景场的差值，精准定位灾害异常影响区域</w:t>
            </w:r>
          </w:p>
        </w:tc>
        <w:tc>
          <w:tcPr>
            <w:tcW w:w="4330" w:type="dxa"/>
            <w:vAlign w:val="center"/>
          </w:tcPr>
          <w:p w14:paraId="0380D681">
            <w:pPr>
              <w:pStyle w:val="58"/>
            </w:pPr>
            <w:r>
              <w:t>SAR影像/光学影像损毁区域提取，辅助多模态信息融合模块修正建筑损毁面积、受影响人口等评估结果</w:t>
            </w:r>
          </w:p>
        </w:tc>
      </w:tr>
      <w:tr w14:paraId="1C7F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3371ED6E">
            <w:pPr>
              <w:pStyle w:val="58"/>
            </w:pPr>
            <w:r>
              <w:rPr>
                <w:rFonts w:hint="eastAsia"/>
              </w:rPr>
              <w:t>6</w:t>
            </w:r>
          </w:p>
        </w:tc>
        <w:tc>
          <w:tcPr>
            <w:tcW w:w="1455" w:type="dxa"/>
            <w:vAlign w:val="center"/>
          </w:tcPr>
          <w:p w14:paraId="34AE741F">
            <w:pPr>
              <w:pStyle w:val="58"/>
            </w:pPr>
            <w:r>
              <w:t>标准差阈值法</w:t>
            </w:r>
          </w:p>
        </w:tc>
        <w:tc>
          <w:tcPr>
            <w:tcW w:w="2469" w:type="dxa"/>
            <w:vAlign w:val="center"/>
          </w:tcPr>
          <w:p w14:paraId="23A9A277">
            <w:pPr>
              <w:pStyle w:val="58"/>
            </w:pPr>
            <w:r>
              <w:t>基于统计学规则设定异常阈值，量化灾害损失的异常强度，支撑风险等级划分</w:t>
            </w:r>
          </w:p>
        </w:tc>
        <w:tc>
          <w:tcPr>
            <w:tcW w:w="4330" w:type="dxa"/>
            <w:vAlign w:val="center"/>
          </w:tcPr>
          <w:p w14:paraId="3DCA7F38">
            <w:pPr>
              <w:pStyle w:val="58"/>
            </w:pPr>
            <w:r>
              <w:t>人员伤亡、经济损失的异常程度判定，通过阈值（如损失超出均值2倍标准差）划定高/中/低风险等级，明确救援优先级</w:t>
            </w:r>
          </w:p>
        </w:tc>
      </w:tr>
      <w:tr w14:paraId="46CD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25F43C83">
            <w:pPr>
              <w:pStyle w:val="58"/>
            </w:pPr>
            <w:r>
              <w:rPr>
                <w:rFonts w:hint="eastAsia"/>
              </w:rPr>
              <w:t>7</w:t>
            </w:r>
          </w:p>
        </w:tc>
        <w:tc>
          <w:tcPr>
            <w:tcW w:w="1455" w:type="dxa"/>
            <w:vAlign w:val="center"/>
          </w:tcPr>
          <w:p w14:paraId="25C240FD">
            <w:pPr>
              <w:pStyle w:val="58"/>
            </w:pPr>
            <w:r>
              <w:t>断层带内外对比方法</w:t>
            </w:r>
          </w:p>
        </w:tc>
        <w:tc>
          <w:tcPr>
            <w:tcW w:w="2469" w:type="dxa"/>
            <w:vAlign w:val="center"/>
          </w:tcPr>
          <w:p w14:paraId="2843E3C2">
            <w:pPr>
              <w:pStyle w:val="58"/>
            </w:pPr>
            <w:r>
              <w:t>关联断裂带分布与灾害影响范围，强化断裂带附近区域的风险权重，优化影响范围评估精度</w:t>
            </w:r>
          </w:p>
        </w:tc>
        <w:tc>
          <w:tcPr>
            <w:tcW w:w="4330" w:type="dxa"/>
            <w:vAlign w:val="center"/>
          </w:tcPr>
          <w:p w14:paraId="4F8545A5">
            <w:pPr>
              <w:pStyle w:val="58"/>
            </w:pPr>
            <w:r>
              <w:t>断裂带周边高风险区域划定，叠加地震本体影响范围与次生灾害范围，识别断裂带沿线</w:t>
            </w:r>
            <w:r>
              <w:rPr>
                <w:rFonts w:ascii="宋体" w:hAnsi="宋体"/>
              </w:rPr>
              <w:t>“</w:t>
            </w:r>
            <w:r>
              <w:t>高风险叠加区</w:t>
            </w:r>
            <w:r>
              <w:rPr>
                <w:rFonts w:ascii="宋体" w:hAnsi="宋体"/>
              </w:rPr>
              <w:t>”</w:t>
            </w:r>
          </w:p>
        </w:tc>
      </w:tr>
      <w:tr w14:paraId="1EE2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4FB6AE9C">
            <w:pPr>
              <w:pStyle w:val="58"/>
            </w:pPr>
            <w:r>
              <w:rPr>
                <w:rFonts w:hint="eastAsia"/>
              </w:rPr>
              <w:t>8</w:t>
            </w:r>
          </w:p>
        </w:tc>
        <w:tc>
          <w:tcPr>
            <w:tcW w:w="1455" w:type="dxa"/>
            <w:vAlign w:val="center"/>
          </w:tcPr>
          <w:p w14:paraId="2E557DA0">
            <w:pPr>
              <w:pStyle w:val="58"/>
            </w:pPr>
            <w:r>
              <w:t>RST 算法（Robust Satellite Techniques）</w:t>
            </w:r>
          </w:p>
        </w:tc>
        <w:tc>
          <w:tcPr>
            <w:tcW w:w="2469" w:type="dxa"/>
            <w:vAlign w:val="center"/>
          </w:tcPr>
          <w:p w14:paraId="20C12CA2">
            <w:pPr>
              <w:pStyle w:val="58"/>
            </w:pPr>
            <w:r>
              <w:t>处理多时相卫星数据，捕捉热异常、形变异常等前兆信号，辅助次生灾害早期预判</w:t>
            </w:r>
          </w:p>
        </w:tc>
        <w:tc>
          <w:tcPr>
            <w:tcW w:w="4330" w:type="dxa"/>
            <w:vAlign w:val="center"/>
          </w:tcPr>
          <w:p w14:paraId="2DD9FD99">
            <w:pPr>
              <w:pStyle w:val="58"/>
            </w:pPr>
            <w:r>
              <w:t>震后次生灾害（火灾、滑坡）风险预判，通过时序热红外、形变数据的异常提取，补充多模态融合评估的完整性</w:t>
            </w:r>
          </w:p>
        </w:tc>
      </w:tr>
      <w:tr w14:paraId="7869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76ED0195">
            <w:pPr>
              <w:pStyle w:val="58"/>
            </w:pPr>
            <w:r>
              <w:rPr>
                <w:rFonts w:hint="eastAsia"/>
              </w:rPr>
              <w:t>9</w:t>
            </w:r>
          </w:p>
        </w:tc>
        <w:tc>
          <w:tcPr>
            <w:tcW w:w="1455" w:type="dxa"/>
            <w:vAlign w:val="center"/>
          </w:tcPr>
          <w:p w14:paraId="7D62A8A3">
            <w:pPr>
              <w:pStyle w:val="58"/>
            </w:pPr>
            <w:r>
              <w:t>年趋势背景场地震热异常信息提取方法</w:t>
            </w:r>
          </w:p>
        </w:tc>
        <w:tc>
          <w:tcPr>
            <w:tcW w:w="2469" w:type="dxa"/>
            <w:vAlign w:val="center"/>
          </w:tcPr>
          <w:p w14:paraId="4CEC6AA1">
            <w:pPr>
              <w:pStyle w:val="58"/>
            </w:pPr>
            <w:r>
              <w:t>构建动态背景，消除长期气候与人为变化导致的背景偏移</w:t>
            </w:r>
          </w:p>
        </w:tc>
        <w:tc>
          <w:tcPr>
            <w:tcW w:w="4330" w:type="dxa"/>
            <w:vAlign w:val="center"/>
          </w:tcPr>
          <w:p w14:paraId="24C36E3E">
            <w:pPr>
              <w:pStyle w:val="58"/>
            </w:pPr>
            <w:r>
              <w:t>长时序（≥10年）热红外数据，气候变暖或城市化显著区域</w:t>
            </w:r>
          </w:p>
        </w:tc>
      </w:tr>
      <w:tr w14:paraId="5FBD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5EB2D560">
            <w:pPr>
              <w:pStyle w:val="58"/>
            </w:pPr>
            <w:r>
              <w:rPr>
                <w:rFonts w:hint="eastAsia"/>
              </w:rPr>
              <w:t>10</w:t>
            </w:r>
          </w:p>
        </w:tc>
        <w:tc>
          <w:tcPr>
            <w:tcW w:w="1455" w:type="dxa"/>
            <w:vAlign w:val="center"/>
          </w:tcPr>
          <w:p w14:paraId="0DB09EFE">
            <w:pPr>
              <w:pStyle w:val="58"/>
            </w:pPr>
            <w:r>
              <w:t>背景差分方法</w:t>
            </w:r>
          </w:p>
        </w:tc>
        <w:tc>
          <w:tcPr>
            <w:tcW w:w="2469" w:type="dxa"/>
            <w:vAlign w:val="center"/>
          </w:tcPr>
          <w:p w14:paraId="4BD024F4">
            <w:pPr>
              <w:pStyle w:val="58"/>
            </w:pPr>
            <w:r>
              <w:t>抑制稳定背景，增强异常变化信号，快速定位热异常区域</w:t>
            </w:r>
          </w:p>
        </w:tc>
        <w:tc>
          <w:tcPr>
            <w:tcW w:w="4330" w:type="dxa"/>
            <w:vAlign w:val="center"/>
          </w:tcPr>
          <w:p w14:paraId="0B2684B4">
            <w:pPr>
              <w:pStyle w:val="58"/>
            </w:pPr>
            <w:r>
              <w:t>震后快速响应监测，结合均值/滑动/趋势背景的多模式异常提取</w:t>
            </w:r>
          </w:p>
        </w:tc>
      </w:tr>
      <w:tr w14:paraId="6764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776ACAD3">
            <w:pPr>
              <w:pStyle w:val="58"/>
            </w:pPr>
            <w:r>
              <w:rPr>
                <w:rFonts w:hint="eastAsia"/>
              </w:rPr>
              <w:t>11</w:t>
            </w:r>
          </w:p>
        </w:tc>
        <w:tc>
          <w:tcPr>
            <w:tcW w:w="1455" w:type="dxa"/>
            <w:vAlign w:val="center"/>
          </w:tcPr>
          <w:p w14:paraId="56F408A5">
            <w:pPr>
              <w:pStyle w:val="58"/>
            </w:pPr>
            <w:r>
              <w:t>空间小波分析</w:t>
            </w:r>
          </w:p>
        </w:tc>
        <w:tc>
          <w:tcPr>
            <w:tcW w:w="2469" w:type="dxa"/>
            <w:vAlign w:val="center"/>
          </w:tcPr>
          <w:p w14:paraId="6AFC95DA">
            <w:pPr>
              <w:pStyle w:val="58"/>
            </w:pPr>
            <w:r>
              <w:t>多尺度分离大尺度背景与局部细节，分层识别热异常空间结构</w:t>
            </w:r>
          </w:p>
        </w:tc>
        <w:tc>
          <w:tcPr>
            <w:tcW w:w="4330" w:type="dxa"/>
            <w:vAlign w:val="center"/>
          </w:tcPr>
          <w:p w14:paraId="770DCC52">
            <w:pPr>
              <w:pStyle w:val="58"/>
            </w:pPr>
            <w:r>
              <w:t>融合断层分布的综合分析，提取不同断裂尺度对应的异常特征</w:t>
            </w:r>
          </w:p>
        </w:tc>
      </w:tr>
      <w:tr w14:paraId="6CB3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0D584967">
            <w:pPr>
              <w:pStyle w:val="58"/>
            </w:pPr>
            <w:r>
              <w:rPr>
                <w:rFonts w:hint="eastAsia"/>
              </w:rPr>
              <w:t>12</w:t>
            </w:r>
          </w:p>
        </w:tc>
        <w:tc>
          <w:tcPr>
            <w:tcW w:w="1455" w:type="dxa"/>
            <w:vAlign w:val="center"/>
          </w:tcPr>
          <w:p w14:paraId="0F04AB0B">
            <w:pPr>
              <w:pStyle w:val="58"/>
            </w:pPr>
            <w:r>
              <w:t>时间序列分析</w:t>
            </w:r>
          </w:p>
        </w:tc>
        <w:tc>
          <w:tcPr>
            <w:tcW w:w="2469" w:type="dxa"/>
            <w:vAlign w:val="center"/>
          </w:tcPr>
          <w:p w14:paraId="4122886F">
            <w:pPr>
              <w:pStyle w:val="58"/>
            </w:pPr>
            <w:r>
              <w:t>揭示热异常在时间维的起始、持续与累积演化规律</w:t>
            </w:r>
          </w:p>
        </w:tc>
        <w:tc>
          <w:tcPr>
            <w:tcW w:w="4330" w:type="dxa"/>
            <w:vAlign w:val="center"/>
          </w:tcPr>
          <w:p w14:paraId="64D8D015">
            <w:pPr>
              <w:pStyle w:val="58"/>
            </w:pPr>
            <w:r>
              <w:t>中短期（数月～数周）动态跟踪，回溯分析与趋势预判</w:t>
            </w:r>
          </w:p>
        </w:tc>
      </w:tr>
      <w:tr w14:paraId="080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42F725F0">
            <w:pPr>
              <w:pStyle w:val="58"/>
            </w:pPr>
            <w:r>
              <w:rPr>
                <w:rFonts w:hint="eastAsia"/>
              </w:rPr>
              <w:t>13</w:t>
            </w:r>
          </w:p>
        </w:tc>
        <w:tc>
          <w:tcPr>
            <w:tcW w:w="1455" w:type="dxa"/>
            <w:vAlign w:val="center"/>
          </w:tcPr>
          <w:p w14:paraId="1E774314">
            <w:pPr>
              <w:pStyle w:val="58"/>
            </w:pPr>
            <w:r>
              <w:t>空间趋势面分析</w:t>
            </w:r>
          </w:p>
        </w:tc>
        <w:tc>
          <w:tcPr>
            <w:tcW w:w="2469" w:type="dxa"/>
            <w:vAlign w:val="center"/>
          </w:tcPr>
          <w:p w14:paraId="60551667">
            <w:pPr>
              <w:pStyle w:val="58"/>
            </w:pPr>
            <w:r>
              <w:t>消除纬度、海拔等大尺度空间梯度，突出局部残差异常</w:t>
            </w:r>
          </w:p>
        </w:tc>
        <w:tc>
          <w:tcPr>
            <w:tcW w:w="4330" w:type="dxa"/>
            <w:vAlign w:val="center"/>
          </w:tcPr>
          <w:p w14:paraId="3B4959D7">
            <w:pPr>
              <w:pStyle w:val="58"/>
            </w:pPr>
            <w:r>
              <w:t>地形起伏大或背景异质性强的区域，作为均值/标准差背景的补充</w:t>
            </w:r>
          </w:p>
        </w:tc>
      </w:tr>
      <w:tr w14:paraId="5654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5F9D6F39">
            <w:pPr>
              <w:pStyle w:val="58"/>
            </w:pPr>
            <w:r>
              <w:rPr>
                <w:rFonts w:hint="eastAsia"/>
              </w:rPr>
              <w:t>14</w:t>
            </w:r>
          </w:p>
        </w:tc>
        <w:tc>
          <w:tcPr>
            <w:tcW w:w="1455" w:type="dxa"/>
            <w:vAlign w:val="center"/>
          </w:tcPr>
          <w:p w14:paraId="35C0CF13">
            <w:pPr>
              <w:pStyle w:val="58"/>
            </w:pPr>
            <w:r>
              <w:t>地震动快速估计</w:t>
            </w:r>
          </w:p>
        </w:tc>
        <w:tc>
          <w:tcPr>
            <w:tcW w:w="2469" w:type="dxa"/>
            <w:vAlign w:val="center"/>
          </w:tcPr>
          <w:p w14:paraId="40D4DEEC">
            <w:pPr>
              <w:pStyle w:val="58"/>
            </w:pPr>
            <w:r>
              <w:t>地震发生后的数分钟内，根据震源参数和少量地震观测数据，快速推算震区地震动空间分布，为建筑物损毁评估、人员伤亡预测及经济损失估算提供基础数据</w:t>
            </w:r>
          </w:p>
        </w:tc>
        <w:tc>
          <w:tcPr>
            <w:tcW w:w="4330" w:type="dxa"/>
            <w:vAlign w:val="center"/>
          </w:tcPr>
          <w:p w14:paraId="4178E777">
            <w:pPr>
              <w:pStyle w:val="58"/>
            </w:pPr>
            <w:r>
              <w:t>在地震发生后的数分钟内，根据震源参数和少量地震观测数据，快速推算震区地震动空间分布，为建筑物损毁评估、人员伤亡预测及经济损失估算提供基础数据</w:t>
            </w:r>
          </w:p>
        </w:tc>
      </w:tr>
      <w:tr w14:paraId="2172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288644AF">
            <w:pPr>
              <w:pStyle w:val="58"/>
            </w:pPr>
            <w:r>
              <w:rPr>
                <w:rFonts w:hint="eastAsia"/>
              </w:rPr>
              <w:t>15</w:t>
            </w:r>
          </w:p>
        </w:tc>
        <w:tc>
          <w:tcPr>
            <w:tcW w:w="1455" w:type="dxa"/>
            <w:vAlign w:val="center"/>
          </w:tcPr>
          <w:p w14:paraId="4205BF9F">
            <w:pPr>
              <w:pStyle w:val="58"/>
            </w:pPr>
            <w:r>
              <w:t>建筑物易损性分析</w:t>
            </w:r>
          </w:p>
        </w:tc>
        <w:tc>
          <w:tcPr>
            <w:tcW w:w="2469" w:type="dxa"/>
            <w:vAlign w:val="center"/>
          </w:tcPr>
          <w:p w14:paraId="71950CA0">
            <w:pPr>
              <w:pStyle w:val="58"/>
            </w:pPr>
            <w:r>
              <w:t>以地震动参数（如PGA、PGV或地震烈度）作为输入，根据不同建筑类型对应的易损性曲线，计算建筑物达到各损伤等级（轻微、中等、严重、倒塌）的概率</w:t>
            </w:r>
          </w:p>
        </w:tc>
        <w:tc>
          <w:tcPr>
            <w:tcW w:w="4330" w:type="dxa"/>
            <w:vAlign w:val="center"/>
          </w:tcPr>
          <w:p w14:paraId="7E125C78">
            <w:pPr>
              <w:pStyle w:val="58"/>
            </w:pPr>
            <w:r>
              <w:rPr>
                <w:rFonts w:hint="eastAsia"/>
              </w:rPr>
              <w:t>为房屋损毁评估提供支撑</w:t>
            </w:r>
          </w:p>
        </w:tc>
      </w:tr>
      <w:tr w14:paraId="032C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0003A117">
            <w:pPr>
              <w:pStyle w:val="58"/>
            </w:pPr>
            <w:r>
              <w:rPr>
                <w:rFonts w:hint="eastAsia"/>
              </w:rPr>
              <w:t>16</w:t>
            </w:r>
          </w:p>
        </w:tc>
        <w:tc>
          <w:tcPr>
            <w:tcW w:w="1455" w:type="dxa"/>
            <w:vAlign w:val="center"/>
          </w:tcPr>
          <w:p w14:paraId="264798B8">
            <w:pPr>
              <w:pStyle w:val="58"/>
            </w:pPr>
            <w:r>
              <w:t>GIS空间分析</w:t>
            </w:r>
          </w:p>
        </w:tc>
        <w:tc>
          <w:tcPr>
            <w:tcW w:w="2469" w:type="dxa"/>
            <w:vAlign w:val="center"/>
          </w:tcPr>
          <w:p w14:paraId="23BA8883">
            <w:pPr>
              <w:pStyle w:val="58"/>
            </w:pPr>
            <w:r>
              <w:t>以空间数据为基础，将地震动分布、建筑物分布、人口数据、交通网络和遥感解译结果进行统一管理，并利用空间叠加、缓冲区分析、空间插值、网络分析等方法计算受灾范围、受灾人口及救援可达性</w:t>
            </w:r>
          </w:p>
        </w:tc>
        <w:tc>
          <w:tcPr>
            <w:tcW w:w="4330" w:type="dxa"/>
            <w:vAlign w:val="center"/>
          </w:tcPr>
          <w:p w14:paraId="4613DDB2">
            <w:pPr>
              <w:pStyle w:val="58"/>
            </w:pPr>
            <w:r>
              <w:t>通过空间关系分析揭示地震灾害与建筑物、人口、道路及关键基础设施之间的关联，为灾害影响范围分析和应急决策提供支持</w:t>
            </w:r>
          </w:p>
        </w:tc>
      </w:tr>
      <w:tr w14:paraId="586F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17321454">
            <w:pPr>
              <w:pStyle w:val="58"/>
            </w:pPr>
            <w:r>
              <w:rPr>
                <w:rFonts w:hint="eastAsia"/>
              </w:rPr>
              <w:t>17</w:t>
            </w:r>
          </w:p>
        </w:tc>
        <w:tc>
          <w:tcPr>
            <w:tcW w:w="1455" w:type="dxa"/>
            <w:vAlign w:val="center"/>
          </w:tcPr>
          <w:p w14:paraId="77428F69">
            <w:pPr>
              <w:pStyle w:val="58"/>
            </w:pPr>
            <w:r>
              <w:t>YOLO目标检测算法</w:t>
            </w:r>
          </w:p>
        </w:tc>
        <w:tc>
          <w:tcPr>
            <w:tcW w:w="2469" w:type="dxa"/>
            <w:vAlign w:val="center"/>
          </w:tcPr>
          <w:p w14:paraId="4F84B87D">
            <w:pPr>
              <w:pStyle w:val="58"/>
            </w:pPr>
            <w:r>
              <w:t>快速检测卫星影像中的建筑目标、损毁区域，输出目标边界框与类别，提升损毁目标识别效率</w:t>
            </w:r>
          </w:p>
        </w:tc>
        <w:tc>
          <w:tcPr>
            <w:tcW w:w="4330" w:type="dxa"/>
            <w:vAlign w:val="center"/>
          </w:tcPr>
          <w:p w14:paraId="6445DB13">
            <w:pPr>
              <w:pStyle w:val="58"/>
            </w:pPr>
            <w:r>
              <w:t>1.AI分析处理阶段：卫星影像损毁目标快速识别（如震后光学影像中倒塌建筑计数）；</w:t>
            </w:r>
          </w:p>
          <w:p w14:paraId="31A66B4D">
            <w:pPr>
              <w:pStyle w:val="58"/>
            </w:pPr>
            <w:r>
              <w:t>2.风险评估阶段：损毁区域空间分布验证（与LightGBM模型结果交叉比对）</w:t>
            </w:r>
          </w:p>
        </w:tc>
      </w:tr>
      <w:tr w14:paraId="4883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0A2D6F4E">
            <w:pPr>
              <w:pStyle w:val="58"/>
            </w:pPr>
            <w:r>
              <w:rPr>
                <w:rFonts w:hint="eastAsia"/>
              </w:rPr>
              <w:t>18</w:t>
            </w:r>
          </w:p>
        </w:tc>
        <w:tc>
          <w:tcPr>
            <w:tcW w:w="1455" w:type="dxa"/>
            <w:vAlign w:val="center"/>
          </w:tcPr>
          <w:p w14:paraId="0C13B338">
            <w:pPr>
              <w:pStyle w:val="58"/>
            </w:pPr>
            <w:r>
              <w:t>Canny边缘检测算法</w:t>
            </w:r>
          </w:p>
        </w:tc>
        <w:tc>
          <w:tcPr>
            <w:tcW w:w="2469" w:type="dxa"/>
            <w:vAlign w:val="center"/>
          </w:tcPr>
          <w:p w14:paraId="6ACF2171">
            <w:pPr>
              <w:pStyle w:val="58"/>
            </w:pPr>
            <w:r>
              <w:t>对卫星影像（SAR/光学影像）进行边缘提取，突出建筑轮廓、地表裂缝、道路断裂等关键特征，消除影像噪声干扰</w:t>
            </w:r>
          </w:p>
        </w:tc>
        <w:tc>
          <w:tcPr>
            <w:tcW w:w="4330" w:type="dxa"/>
            <w:vAlign w:val="center"/>
          </w:tcPr>
          <w:p w14:paraId="1E7E3208">
            <w:pPr>
              <w:pStyle w:val="58"/>
            </w:pPr>
            <w:r>
              <w:t>1.数据输入阶段：卫星影像预处理（如SAR影像转TIFF后的特征增强）；</w:t>
            </w:r>
          </w:p>
          <w:p w14:paraId="2742CB70">
            <w:pPr>
              <w:pStyle w:val="58"/>
            </w:pPr>
            <w:r>
              <w:t>2.AI分析处理阶段：辅助BGE-VL模型提取</w:t>
            </w:r>
            <w:r>
              <w:rPr>
                <w:rFonts w:ascii="宋体" w:hAnsi="宋体"/>
              </w:rPr>
              <w:t>“</w:t>
            </w:r>
            <w:r>
              <w:t>建筑轮廓-损毁特征</w:t>
            </w:r>
            <w:r>
              <w:rPr>
                <w:rFonts w:ascii="宋体" w:hAnsi="宋体"/>
              </w:rPr>
              <w:t>”</w:t>
            </w:r>
            <w:r>
              <w:t>向量</w:t>
            </w:r>
          </w:p>
        </w:tc>
      </w:tr>
      <w:tr w14:paraId="2C36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1B37A26C">
            <w:pPr>
              <w:pStyle w:val="58"/>
            </w:pPr>
            <w:r>
              <w:rPr>
                <w:rFonts w:hint="eastAsia"/>
              </w:rPr>
              <w:t>19</w:t>
            </w:r>
          </w:p>
        </w:tc>
        <w:tc>
          <w:tcPr>
            <w:tcW w:w="1455" w:type="dxa"/>
            <w:vAlign w:val="center"/>
          </w:tcPr>
          <w:p w14:paraId="405EB6DE">
            <w:pPr>
              <w:pStyle w:val="58"/>
            </w:pPr>
            <w:r>
              <w:t>专题图智能渲染算法</w:t>
            </w:r>
          </w:p>
        </w:tc>
        <w:tc>
          <w:tcPr>
            <w:tcW w:w="2469" w:type="dxa"/>
            <w:vAlign w:val="center"/>
          </w:tcPr>
          <w:p w14:paraId="0C9A2DE1">
            <w:pPr>
              <w:pStyle w:val="58"/>
            </w:pPr>
            <w:r>
              <w:t>实现专题图的自动化渲染，动态调整颜色映射、标注布局、图例样式，确保图件满足可视化精度要求，同时适配科研人员、应急人员、公众等不同角色的使用需求</w:t>
            </w:r>
          </w:p>
        </w:tc>
        <w:tc>
          <w:tcPr>
            <w:tcW w:w="4330" w:type="dxa"/>
            <w:vAlign w:val="center"/>
          </w:tcPr>
          <w:p w14:paraId="1E164F78">
            <w:pPr>
              <w:pStyle w:val="58"/>
            </w:pPr>
            <w:r>
              <w:t>1.基于地震风险区域监测子系统的形变速率数据，自动分级渲染1:10万比例尺地震风险区域图，清晰区分高、中、低风险等级；</w:t>
            </w:r>
          </w:p>
          <w:p w14:paraId="58F370C1">
            <w:pPr>
              <w:pStyle w:val="58"/>
            </w:pPr>
            <w:r>
              <w:t>2.制作公众科普宣传图，自动隐藏形变速率数值等专业参数，仅保留</w:t>
            </w:r>
            <w:r>
              <w:rPr>
                <w:rFonts w:ascii="宋体" w:hAnsi="宋体"/>
              </w:rPr>
              <w:t>“</w:t>
            </w:r>
            <w:r>
              <w:t>高风险区：远离陡坡</w:t>
            </w:r>
            <w:r>
              <w:rPr>
                <w:rFonts w:ascii="宋体" w:hAnsi="宋体"/>
              </w:rPr>
              <w:t>”</w:t>
            </w:r>
            <w:r>
              <w:t>等通俗标注；</w:t>
            </w:r>
          </w:p>
          <w:p w14:paraId="11DED24E">
            <w:pPr>
              <w:pStyle w:val="58"/>
            </w:pPr>
            <w:r>
              <w:t>3.批量生成震后损毁评估图，确保颜色对比度清晰可辨，标注覆盖率达95%以上，无重叠遮挡</w:t>
            </w:r>
          </w:p>
        </w:tc>
      </w:tr>
      <w:tr w14:paraId="75BE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dxa"/>
            <w:vAlign w:val="center"/>
          </w:tcPr>
          <w:p w14:paraId="55BBBC51">
            <w:pPr>
              <w:pStyle w:val="58"/>
            </w:pPr>
            <w:r>
              <w:rPr>
                <w:rFonts w:hint="eastAsia"/>
              </w:rPr>
              <w:t>20</w:t>
            </w:r>
          </w:p>
        </w:tc>
        <w:tc>
          <w:tcPr>
            <w:tcW w:w="1455" w:type="dxa"/>
            <w:vAlign w:val="center"/>
          </w:tcPr>
          <w:p w14:paraId="1E3452A2">
            <w:pPr>
              <w:pStyle w:val="58"/>
            </w:pPr>
            <w:r>
              <w:t>三维场景动态加载与适配算法</w:t>
            </w:r>
          </w:p>
        </w:tc>
        <w:tc>
          <w:tcPr>
            <w:tcW w:w="2469" w:type="dxa"/>
            <w:vAlign w:val="center"/>
          </w:tcPr>
          <w:p w14:paraId="5852D735">
            <w:pPr>
              <w:pStyle w:val="58"/>
            </w:pPr>
            <w:r>
              <w:t>解决三维场景加载缓慢、设备适配差的问题，通过细节层次（LOD）模型分级（低/中/高精度地形）、数据分片并行加载、硬件性能自适应调整，实现不同设备（高性能PC/普通PC/应急终端）下的流畅交互，支撑科研分析与应急推演</w:t>
            </w:r>
          </w:p>
        </w:tc>
        <w:tc>
          <w:tcPr>
            <w:tcW w:w="4330" w:type="dxa"/>
            <w:vAlign w:val="center"/>
          </w:tcPr>
          <w:p w14:paraId="39E181B8">
            <w:pPr>
              <w:pStyle w:val="58"/>
            </w:pPr>
            <w:r>
              <w:t>1.科研人员查看川滇区域2020-2025年地壳形变三维场景，视角高度切换时自动匹配对应精度地形，响应时间≤1秒；</w:t>
            </w:r>
          </w:p>
          <w:p w14:paraId="1B3A3169">
            <w:pPr>
              <w:pStyle w:val="58"/>
            </w:pPr>
            <w:r>
              <w:t>2.震后应急指挥中，在普通PC上加载极震区三维地形与损毁建筑模型，加载时间≤10秒，渲染帧率≥30fps；</w:t>
            </w:r>
          </w:p>
          <w:p w14:paraId="7D16FB98">
            <w:pPr>
              <w:pStyle w:val="58"/>
            </w:pPr>
            <w:r>
              <w:t>3.通过时间轴控制播放地壳形变演化动画，清晰呈现不同年份形变趋势，辅助科研人员分析形变规律</w:t>
            </w:r>
          </w:p>
        </w:tc>
      </w:tr>
    </w:tbl>
    <w:p w14:paraId="2BFE0FF4">
      <w:pPr>
        <w:ind w:firstLine="0" w:firstLineChars="0"/>
      </w:pPr>
    </w:p>
    <w:sectPr>
      <w:footerReference r:id="rId23" w:type="default"/>
      <w:pgSz w:w="11906" w:h="16838"/>
      <w:pgMar w:top="2041" w:right="1588" w:bottom="1871" w:left="1588"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方正小标宋简体">
    <w:altName w:val="Arial Unicode MS"/>
    <w:panose1 w:val="03000509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PingFang SC">
    <w:altName w:val="Cambria"/>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var(--dsw-font-markdown-table-h">
    <w:altName w:val="Calibri"/>
    <w:panose1 w:val="00000000000000000000"/>
    <w:charset w:val="00"/>
    <w:family w:val="auto"/>
    <w:pitch w:val="default"/>
    <w:sig w:usb0="00000000" w:usb1="00000000" w:usb2="00000000" w:usb3="00000000" w:csb0="00000000" w:csb1="00000000"/>
  </w:font>
  <w:font w:name="宋体-简">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BF600">
    <w:pPr>
      <w:pStyle w:val="25"/>
      <w:spacing w:after="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2AE8E">
    <w:pPr>
      <w:pStyle w:val="25"/>
      <w:spacing w:after="2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FC67C">
    <w:pPr>
      <w:pStyle w:val="25"/>
      <w:spacing w:after="240"/>
      <w:ind w:firstLine="360"/>
    </w:pPr>
    <w:r>
      <mc:AlternateContent>
        <mc:Choice Requires="wps">
          <w:drawing>
            <wp:anchor distT="0" distB="0" distL="114300" distR="114300" simplePos="0" relativeHeight="251659264" behindDoc="0" locked="0" layoutInCell="1" allowOverlap="1">
              <wp:simplePos x="0" y="0"/>
              <wp:positionH relativeFrom="margin">
                <wp:posOffset>17780</wp:posOffset>
              </wp:positionH>
              <wp:positionV relativeFrom="paragraph">
                <wp:posOffset>-48895</wp:posOffset>
              </wp:positionV>
              <wp:extent cx="5546725" cy="224790"/>
              <wp:effectExtent l="0" t="0" r="0" b="3810"/>
              <wp:wrapNone/>
              <wp:docPr id="848850583" name="文本框 848850583"/>
              <wp:cNvGraphicFramePr/>
              <a:graphic xmlns:a="http://schemas.openxmlformats.org/drawingml/2006/main">
                <a:graphicData uri="http://schemas.microsoft.com/office/word/2010/wordprocessingShape">
                  <wps:wsp>
                    <wps:cNvSpPr txBox="1"/>
                    <wps:spPr>
                      <a:xfrm>
                        <a:off x="0" y="0"/>
                        <a:ext cx="5546785" cy="22483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210234">
                          <w:pPr>
                            <w:pStyle w:val="25"/>
                            <w:spacing w:after="240"/>
                            <w:ind w:firstLine="0" w:firstLineChars="0"/>
                            <w:jc w:val="center"/>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3.85pt;height:17.7pt;width:436.75pt;mso-position-horizontal-relative:margin;z-index:251659264;mso-width-relative:page;mso-height-relative:page;" filled="f" stroked="f" coordsize="21600,21600" o:gfxdata="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9AP99QAAAAHAQAADwAAAAAAAAABACAAAAAiAAAAZHJzL2Rvd25y&#10;ZXYueG1sUEsBAhQAFAAAAAgAh07iQKNHkgk7AgAAZgQAAA4AAAAAAAAAAQAgAAAAIwEAAGRycy9l&#10;Mm9Eb2MueG1sUEsFBgAAAAAGAAYAWQEAANAFAAAAAA==&#10;">
              <v:fill on="f" focussize="0,0"/>
              <v:stroke on="f" weight="0.5pt"/>
              <v:imagedata o:title=""/>
              <o:lock v:ext="edit" aspectratio="f"/>
              <v:textbox inset="0mm,0mm,0mm,0mm">
                <w:txbxContent>
                  <w:p w14:paraId="65210234">
                    <w:pPr>
                      <w:pStyle w:val="25"/>
                      <w:spacing w:after="240"/>
                      <w:ind w:firstLine="0" w:firstLineChars="0"/>
                      <w:jc w:val="center"/>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2084942"/>
    </w:sdtPr>
    <w:sdtEndPr>
      <w:rPr>
        <w:sz w:val="21"/>
        <w:szCs w:val="21"/>
      </w:rPr>
    </w:sdtEndPr>
    <w:sdtContent>
      <w:p w14:paraId="04F3F154">
        <w:pPr>
          <w:pStyle w:val="25"/>
          <w:spacing w:line="240" w:lineRule="auto"/>
          <w:ind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VIII</w:t>
        </w:r>
        <w:r>
          <w:rPr>
            <w:sz w:val="21"/>
            <w:szCs w:val="21"/>
          </w:rPr>
          <w:fldChar w:fldCharType="end"/>
        </w:r>
      </w:p>
    </w:sdtContent>
  </w:sdt>
  <w:p w14:paraId="1D7DD7E5">
    <w:pPr>
      <w:pStyle w:val="25"/>
      <w:ind w:firstLine="357"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AD6FD">
    <w:pPr>
      <w:ind w:firstLine="0" w:firstLineChars="0"/>
    </w:pPr>
    <w:r>
      <mc:AlternateContent>
        <mc:Choice Requires="wps">
          <w:drawing>
            <wp:anchor distT="0" distB="0" distL="114300" distR="114300" simplePos="0" relativeHeight="251664384" behindDoc="0" locked="0" layoutInCell="1" allowOverlap="1">
              <wp:simplePos x="0" y="0"/>
              <wp:positionH relativeFrom="margin">
                <wp:posOffset>2245995</wp:posOffset>
              </wp:positionH>
              <wp:positionV relativeFrom="paragraph">
                <wp:posOffset>-2540</wp:posOffset>
              </wp:positionV>
              <wp:extent cx="868045" cy="240030"/>
              <wp:effectExtent l="0" t="0" r="8890" b="7620"/>
              <wp:wrapNone/>
              <wp:docPr id="6" name="文本框 6"/>
              <wp:cNvGraphicFramePr/>
              <a:graphic xmlns:a="http://schemas.openxmlformats.org/drawingml/2006/main">
                <a:graphicData uri="http://schemas.microsoft.com/office/word/2010/wordprocessingShape">
                  <wps:wsp>
                    <wps:cNvSpPr txBox="1"/>
                    <wps:spPr>
                      <a:xfrm>
                        <a:off x="0" y="0"/>
                        <a:ext cx="867798" cy="24022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2FB89">
                          <w:pPr>
                            <w:ind w:firstLine="0" w:firstLineChars="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6.85pt;margin-top:-0.2pt;height:18.9pt;width:68.35pt;mso-position-horizontal-relative:margin;z-index:251664384;mso-width-relative:page;mso-height-relative:page;" filled="f" stroked="f" coordsize="21600,21600" o:gfxdata="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qk8UZ1wAAAAgBAAAPAAAAAAAAAAEAIAAAACIAAABkcnMvZG93bnJldi54bWxQ&#10;SwECFAAUAAAACACHTuJABrrrIDECAABVBAAADgAAAAAAAAABACAAAAAmAQAAZHJzL2Uyb0RvYy54&#10;bWxQSwUGAAAAAAYABgBZAQAAyQUAAAAA&#10;">
              <v:fill on="f" focussize="0,0"/>
              <v:stroke on="f" weight="0.5pt"/>
              <v:imagedata o:title=""/>
              <o:lock v:ext="edit" aspectratio="f"/>
              <v:textbox inset="0mm,0mm,0mm,0mm">
                <w:txbxContent>
                  <w:p w14:paraId="4592FB89">
                    <w:pPr>
                      <w:ind w:firstLine="0" w:firstLineChars="0"/>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DFE70">
    <w:pPr>
      <w:ind w:firstLine="480"/>
    </w:pPr>
    <w:r>
      <mc:AlternateContent>
        <mc:Choice Requires="wps">
          <w:drawing>
            <wp:anchor distT="0" distB="0" distL="114300" distR="114300" simplePos="0" relativeHeight="251665408" behindDoc="0" locked="0" layoutInCell="1" allowOverlap="1">
              <wp:simplePos x="0" y="0"/>
              <wp:positionH relativeFrom="margin">
                <wp:posOffset>2688590</wp:posOffset>
              </wp:positionH>
              <wp:positionV relativeFrom="paragraph">
                <wp:posOffset>635</wp:posOffset>
              </wp:positionV>
              <wp:extent cx="844550" cy="218440"/>
              <wp:effectExtent l="0" t="0" r="12700" b="10160"/>
              <wp:wrapNone/>
              <wp:docPr id="5" name="文本框 5"/>
              <wp:cNvGraphicFramePr/>
              <a:graphic xmlns:a="http://schemas.openxmlformats.org/drawingml/2006/main">
                <a:graphicData uri="http://schemas.microsoft.com/office/word/2010/wordprocessingShape">
                  <wps:wsp>
                    <wps:cNvSpPr txBox="1"/>
                    <wps:spPr>
                      <a:xfrm>
                        <a:off x="0" y="0"/>
                        <a:ext cx="844826" cy="218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D307F">
                          <w:pPr>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1.7pt;margin-top:0.05pt;height:17.2pt;width:66.5pt;mso-position-horizontal-relative:margin;z-index:251665408;mso-width-relative:page;mso-height-relative:page;" filled="f" stroked="f" coordsize="21600,21600" o:gfxdata="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AmT1QAAAAcBAAAPAAAAAAAAAAEAIAAAACIAAABkcnMvZG93bnJldi54bWxQSwEC&#10;FAAUAAAACACHTuJAyVCzqjACAABVBAAADgAAAAAAAAABACAAAAAkAQAAZHJzL2Uyb0RvYy54bWxQ&#10;SwUGAAAAAAYABgBZAQAAxgUAAAAA&#10;">
              <v:fill on="f" focussize="0,0"/>
              <v:stroke on="f" weight="0.5pt"/>
              <v:imagedata o:title=""/>
              <o:lock v:ext="edit" aspectratio="f"/>
              <v:textbox inset="0mm,0mm,0mm,0mm">
                <w:txbxContent>
                  <w:p w14:paraId="54ED307F">
                    <w:pPr>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17A39">
    <w:pPr>
      <w:ind w:firstLine="480"/>
    </w:pPr>
    <w:r>
      <mc:AlternateContent>
        <mc:Choice Requires="wps">
          <w:drawing>
            <wp:anchor distT="0" distB="0" distL="114300" distR="114300" simplePos="0" relativeHeight="251668480" behindDoc="0" locked="0" layoutInCell="1" allowOverlap="1">
              <wp:simplePos x="0" y="0"/>
              <wp:positionH relativeFrom="margin">
                <wp:posOffset>3676650</wp:posOffset>
              </wp:positionH>
              <wp:positionV relativeFrom="paragraph">
                <wp:posOffset>635</wp:posOffset>
              </wp:positionV>
              <wp:extent cx="844550" cy="218440"/>
              <wp:effectExtent l="0" t="0" r="12700" b="10160"/>
              <wp:wrapNone/>
              <wp:docPr id="1727694654" name="文本框 1727694654"/>
              <wp:cNvGraphicFramePr/>
              <a:graphic xmlns:a="http://schemas.openxmlformats.org/drawingml/2006/main">
                <a:graphicData uri="http://schemas.microsoft.com/office/word/2010/wordprocessingShape">
                  <wps:wsp>
                    <wps:cNvSpPr txBox="1"/>
                    <wps:spPr>
                      <a:xfrm>
                        <a:off x="0" y="0"/>
                        <a:ext cx="844826" cy="218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92AA1">
                          <w:pPr>
                            <w:ind w:firstLine="0" w:firstLineChars="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89.5pt;margin-top:0.05pt;height:17.2pt;width:66.5pt;mso-position-horizontal-relative:margin;z-index:251668480;mso-width-relative:page;mso-height-relative:page;" filled="f" stroked="f" coordsize="21600,21600" o:gfxdata="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e3DI1QAAAAcBAAAPAAAAAAAAAAEAIAAAACIAAABkcnMvZG93&#10;bnJldi54bWxQSwECFAAUAAAACACHTuJAqxlgSTwCAABnBAAADgAAAAAAAAABACAAAAAkAQAAZHJz&#10;L2Uyb0RvYy54bWxQSwUGAAAAAAYABgBZAQAA0gUAAAAA&#10;">
              <v:fill on="f" focussize="0,0"/>
              <v:stroke on="f" weight="0.5pt"/>
              <v:imagedata o:title=""/>
              <o:lock v:ext="edit" aspectratio="f"/>
              <v:textbox inset="0mm,0mm,0mm,0mm">
                <w:txbxContent>
                  <w:p w14:paraId="4CC92AA1">
                    <w:pPr>
                      <w:ind w:firstLine="0" w:firstLineChars="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66F14">
    <w:pPr>
      <w:ind w:firstLine="480"/>
    </w:pPr>
    <w:r>
      <mc:AlternateContent>
        <mc:Choice Requires="wps">
          <w:drawing>
            <wp:anchor distT="0" distB="0" distL="114300" distR="114300" simplePos="0" relativeHeight="251669504" behindDoc="0" locked="0" layoutInCell="1" allowOverlap="1">
              <wp:simplePos x="0" y="0"/>
              <wp:positionH relativeFrom="margin">
                <wp:posOffset>2688590</wp:posOffset>
              </wp:positionH>
              <wp:positionV relativeFrom="paragraph">
                <wp:posOffset>635</wp:posOffset>
              </wp:positionV>
              <wp:extent cx="844550" cy="218440"/>
              <wp:effectExtent l="0" t="0" r="12700" b="10160"/>
              <wp:wrapNone/>
              <wp:docPr id="1577123083" name="文本框 1577123083"/>
              <wp:cNvGraphicFramePr/>
              <a:graphic xmlns:a="http://schemas.openxmlformats.org/drawingml/2006/main">
                <a:graphicData uri="http://schemas.microsoft.com/office/word/2010/wordprocessingShape">
                  <wps:wsp>
                    <wps:cNvSpPr txBox="1"/>
                    <wps:spPr>
                      <a:xfrm>
                        <a:off x="0" y="0"/>
                        <a:ext cx="844826" cy="218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47685">
                          <w:pPr>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1.7pt;margin-top:0.05pt;height:17.2pt;width:66.5pt;mso-position-horizontal-relative:margin;z-index:251669504;mso-width-relative:page;mso-height-relative:page;" filled="f" stroked="f" coordsize="21600,21600" o:gfxdata="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y+AmT1QAAAAcBAAAPAAAAAAAAAAEAIAAAACIAAABkcnMvZG93&#10;bnJldi54bWxQSwECFAAUAAAACACHTuJAujIruDwCAABnBAAADgAAAAAAAAABACAAAAAkAQAAZHJz&#10;L2Uyb0RvYy54bWxQSwUGAAAAAAYABgBZAQAA0gUAAAAA&#10;">
              <v:fill on="f" focussize="0,0"/>
              <v:stroke on="f" weight="0.5pt"/>
              <v:imagedata o:title=""/>
              <o:lock v:ext="edit" aspectratio="f"/>
              <v:textbox inset="0mm,0mm,0mm,0mm">
                <w:txbxContent>
                  <w:p w14:paraId="18647685">
                    <w:pPr>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620DE">
    <w:pPr>
      <w:ind w:firstLine="480"/>
    </w:pPr>
    <w:r>
      <mc:AlternateContent>
        <mc:Choice Requires="wps">
          <w:drawing>
            <wp:anchor distT="0" distB="0" distL="114300" distR="114300" simplePos="0" relativeHeight="251667456" behindDoc="0" locked="0" layoutInCell="1" allowOverlap="1">
              <wp:simplePos x="0" y="0"/>
              <wp:positionH relativeFrom="margin">
                <wp:posOffset>12065</wp:posOffset>
              </wp:positionH>
              <wp:positionV relativeFrom="paragraph">
                <wp:posOffset>6350</wp:posOffset>
              </wp:positionV>
              <wp:extent cx="8848725" cy="212725"/>
              <wp:effectExtent l="0" t="0" r="9525" b="0"/>
              <wp:wrapNone/>
              <wp:docPr id="1833592485" name="文本框 1833592485"/>
              <wp:cNvGraphicFramePr/>
              <a:graphic xmlns:a="http://schemas.openxmlformats.org/drawingml/2006/main">
                <a:graphicData uri="http://schemas.microsoft.com/office/word/2010/wordprocessingShape">
                  <wps:wsp>
                    <wps:cNvSpPr txBox="1"/>
                    <wps:spPr>
                      <a:xfrm>
                        <a:off x="0" y="0"/>
                        <a:ext cx="8848960" cy="2129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6598">
                          <w:pPr>
                            <w:ind w:firstLine="0" w:firstLineChars="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95pt;margin-top:0.5pt;height:16.75pt;width:696.75pt;mso-position-horizontal-relative:margin;z-index:251667456;mso-width-relative:page;mso-height-relative:page;" filled="f" stroked="f" coordsize="21600,21600" o:gfxdata="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Q7JSzWAAAABwEAAA8AAAAAAAAAAQAgAAAAIgAAAGRycy9k&#10;b3ducmV2LnhtbFBLAQIUABQAAAAIAIdO4kD2G1HxPQIAAGgEAAAOAAAAAAAAAAEAIAAAACUBAABk&#10;cnMvZTJvRG9jLnhtbFBLBQYAAAAABgAGAFkBAADUBQAAAAA=&#10;">
              <v:fill on="f" focussize="0,0"/>
              <v:stroke on="f" weight="0.5pt"/>
              <v:imagedata o:title=""/>
              <o:lock v:ext="edit" aspectratio="f"/>
              <v:textbox inset="0mm,0mm,0mm,0mm">
                <w:txbxContent>
                  <w:p w14:paraId="29776598">
                    <w:pPr>
                      <w:ind w:firstLine="0" w:firstLineChars="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74047">
    <w:pPr>
      <w:ind w:firstLine="480"/>
    </w:pPr>
    <w:r>
      <mc:AlternateContent>
        <mc:Choice Requires="wps">
          <w:drawing>
            <wp:anchor distT="0" distB="0" distL="114300" distR="114300" simplePos="0" relativeHeight="251666432" behindDoc="0" locked="0" layoutInCell="1" allowOverlap="1">
              <wp:simplePos x="0" y="0"/>
              <wp:positionH relativeFrom="margin">
                <wp:posOffset>2688590</wp:posOffset>
              </wp:positionH>
              <wp:positionV relativeFrom="paragraph">
                <wp:posOffset>635</wp:posOffset>
              </wp:positionV>
              <wp:extent cx="844550" cy="218440"/>
              <wp:effectExtent l="0" t="0" r="12700" b="10160"/>
              <wp:wrapNone/>
              <wp:docPr id="358901631" name="文本框 358901631"/>
              <wp:cNvGraphicFramePr/>
              <a:graphic xmlns:a="http://schemas.openxmlformats.org/drawingml/2006/main">
                <a:graphicData uri="http://schemas.microsoft.com/office/word/2010/wordprocessingShape">
                  <wps:wsp>
                    <wps:cNvSpPr txBox="1"/>
                    <wps:spPr>
                      <a:xfrm>
                        <a:off x="0" y="0"/>
                        <a:ext cx="844826" cy="218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19CA74">
                          <w:pPr>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1.7pt;margin-top:0.05pt;height:17.2pt;width:66.5pt;mso-position-horizontal-relative:margin;z-index:251666432;mso-width-relative:page;mso-height-relative:page;" filled="f" stroked="f" coordsize="21600,21600" o:gfxdata="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L4CZPVAAAABwEAAA8AAAAAAAAAAQAgAAAAIgAAAGRycy9kb3du&#10;cmV2LnhtbFBLAQIUABQAAAAIAIdO4kAhnhqXOwIAAGUEAAAOAAAAAAAAAAEAIAAAACQBAABkcnMv&#10;ZTJvRG9jLnhtbFBLBQYAAAAABgAGAFkBAADRBQAAAAA=&#10;">
              <v:fill on="f" focussize="0,0"/>
              <v:stroke on="f" weight="0.5pt"/>
              <v:imagedata o:title=""/>
              <o:lock v:ext="edit" aspectratio="f"/>
              <v:textbox inset="0mm,0mm,0mm,0mm">
                <w:txbxContent>
                  <w:p w14:paraId="4C19CA74">
                    <w:pPr>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6778320"/>
      <w:docPartObj>
        <w:docPartGallery w:val="autotext"/>
      </w:docPartObj>
    </w:sdtPr>
    <w:sdtEndPr>
      <w:rPr>
        <w:sz w:val="24"/>
      </w:rPr>
    </w:sdtEndPr>
    <w:sdtContent>
      <w:p w14:paraId="48F8C389">
        <w:pPr>
          <w:pStyle w:val="25"/>
          <w:ind w:firstLine="0" w:firstLineChars="0"/>
          <w:jc w:val="center"/>
          <w:rPr>
            <w:sz w:val="24"/>
          </w:rPr>
        </w:pPr>
        <w:r>
          <w:rPr>
            <w:sz w:val="24"/>
          </w:rPr>
          <w:fldChar w:fldCharType="begin"/>
        </w:r>
        <w:r>
          <w:rPr>
            <w:sz w:val="24"/>
          </w:rPr>
          <w:instrText xml:space="preserve">PAGE   \* MERGEFORMAT</w:instrText>
        </w:r>
        <w:r>
          <w:rPr>
            <w:sz w:val="24"/>
          </w:rPr>
          <w:fldChar w:fldCharType="separate"/>
        </w:r>
        <w:r>
          <w:rPr>
            <w:sz w:val="24"/>
            <w:lang w:val="zh-CN"/>
          </w:rPr>
          <w:t>2</w:t>
        </w:r>
        <w:r>
          <w:rPr>
            <w:sz w:val="24"/>
          </w:rPr>
          <w:fldChar w:fldCharType="end"/>
        </w:r>
      </w:p>
    </w:sdtContent>
  </w:sdt>
  <w:p w14:paraId="0A7241D4">
    <w:pPr>
      <w:pStyle w:val="25"/>
      <w:spacing w:before="120" w:after="120"/>
      <w:ind w:firstLine="0" w:firstLineChars="0"/>
      <w:rPr>
        <w:rFonts w:hint="eastAsia" w:ascii="宋体-简" w:hAnsi="宋体-简"/>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0BE9">
    <w:pPr>
      <w:spacing w:after="240"/>
      <w:ind w:firstLine="0" w:firstLineChars="0"/>
    </w:pPr>
    <w:r>
      <mc:AlternateContent>
        <mc:Choice Requires="wps">
          <w:drawing>
            <wp:anchor distT="0" distB="0" distL="114300" distR="114300" simplePos="0" relativeHeight="251661312" behindDoc="0" locked="0" layoutInCell="1" allowOverlap="1">
              <wp:simplePos x="0" y="0"/>
              <wp:positionH relativeFrom="margin">
                <wp:posOffset>9525</wp:posOffset>
              </wp:positionH>
              <wp:positionV relativeFrom="paragraph">
                <wp:posOffset>74930</wp:posOffset>
              </wp:positionV>
              <wp:extent cx="5538470" cy="310515"/>
              <wp:effectExtent l="0" t="0" r="5715" b="13335"/>
              <wp:wrapNone/>
              <wp:docPr id="158561727" name="文本框 158561727"/>
              <wp:cNvGraphicFramePr/>
              <a:graphic xmlns:a="http://schemas.openxmlformats.org/drawingml/2006/main">
                <a:graphicData uri="http://schemas.microsoft.com/office/word/2010/wordprocessingShape">
                  <wps:wsp>
                    <wps:cNvSpPr txBox="1"/>
                    <wps:spPr>
                      <a:xfrm>
                        <a:off x="0" y="0"/>
                        <a:ext cx="5538158" cy="3105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64935">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5.9pt;height:24.45pt;width:436.1pt;mso-position-horizontal-relative:margin;z-index:251661312;mso-width-relative:page;mso-height-relative:page;" filled="f" stroked="f" coordsize="21600,21600" o:gfxdata="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pqU5TWAAAABwEAAA8AAAAAAAAAAQAgAAAAIgAAAGRycy9kb3du&#10;cmV2LnhtbFBLAQIUABQAAAAIAIdO4kAZvepoOgIAAGYEAAAOAAAAAAAAAAEAIAAAACUBAABkcnMv&#10;ZTJvRG9jLnhtbFBLBQYAAAAABgAGAFkBAADRBQAAAAA=&#10;">
              <v:fill on="f" focussize="0,0"/>
              <v:stroke on="f" weight="0.5pt"/>
              <v:imagedata o:title=""/>
              <o:lock v:ext="edit" aspectratio="f"/>
              <v:textbox inset="0mm,0mm,0mm,0mm">
                <w:txbxContent>
                  <w:p w14:paraId="74564935">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C471">
    <w:pPr>
      <w:pStyle w:val="25"/>
      <w:spacing w:after="240"/>
      <w:ind w:firstLine="360"/>
    </w:pPr>
    <w:r>
      <mc:AlternateContent>
        <mc:Choice Requires="wps">
          <w:drawing>
            <wp:anchor distT="0" distB="0" distL="114300" distR="114300" simplePos="0" relativeHeight="251660288" behindDoc="0" locked="0" layoutInCell="1" allowOverlap="1">
              <wp:simplePos x="0" y="0"/>
              <wp:positionH relativeFrom="margin">
                <wp:posOffset>635</wp:posOffset>
              </wp:positionH>
              <wp:positionV relativeFrom="paragraph">
                <wp:posOffset>34290</wp:posOffset>
              </wp:positionV>
              <wp:extent cx="5546725" cy="233045"/>
              <wp:effectExtent l="0" t="0" r="0" b="15240"/>
              <wp:wrapNone/>
              <wp:docPr id="379755579" name="文本框 379755579"/>
              <wp:cNvGraphicFramePr/>
              <a:graphic xmlns:a="http://schemas.openxmlformats.org/drawingml/2006/main">
                <a:graphicData uri="http://schemas.microsoft.com/office/word/2010/wordprocessingShape">
                  <wps:wsp>
                    <wps:cNvSpPr txBox="1"/>
                    <wps:spPr>
                      <a:xfrm>
                        <a:off x="0" y="0"/>
                        <a:ext cx="5546784" cy="2329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1E3AE">
                          <w:pPr>
                            <w:pStyle w:val="25"/>
                            <w:spacing w:after="240"/>
                            <w:ind w:firstLine="0" w:firstLineChars="0"/>
                            <w:jc w:val="center"/>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2.7pt;height:18.35pt;width:436.75pt;mso-position-horizontal-relative:margin;z-index:251660288;mso-width-relative:page;mso-height-relative:page;" filled="f" stroked="f" coordsize="21600,21600" o:gfxdata="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yTeOY1AAAAAUBAAAPAAAAAAAAAAEAIAAAACIAAABkcnMvZG93&#10;bnJldi54bWxQSwECFAAUAAAACACHTuJAhUJDKz0CAABmBAAADgAAAAAAAAABACAAAAAjAQAAZHJz&#10;L2Uyb0RvYy54bWxQSwUGAAAAAAYABgBZAQAA0gUAAAAA&#10;">
              <v:fill on="f" focussize="0,0"/>
              <v:stroke on="f" weight="0.5pt"/>
              <v:imagedata o:title=""/>
              <o:lock v:ext="edit" aspectratio="f"/>
              <v:textbox inset="0mm,0mm,0mm,0mm">
                <w:txbxContent>
                  <w:p w14:paraId="7411E3AE">
                    <w:pPr>
                      <w:pStyle w:val="25"/>
                      <w:spacing w:after="240"/>
                      <w:ind w:firstLine="0" w:firstLineChars="0"/>
                      <w:jc w:val="center"/>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DA27A">
    <w:pPr>
      <w:tabs>
        <w:tab w:val="right" w:pos="8730"/>
      </w:tabs>
      <w:spacing w:after="240"/>
      <w:ind w:firstLine="0" w:firstLineChars="0"/>
    </w:pPr>
    <w:r>
      <mc:AlternateContent>
        <mc:Choice Requires="wps">
          <w:drawing>
            <wp:anchor distT="0" distB="0" distL="114300" distR="114300" simplePos="0" relativeHeight="251662336" behindDoc="0" locked="0" layoutInCell="1" allowOverlap="1">
              <wp:simplePos x="0" y="0"/>
              <wp:positionH relativeFrom="margin">
                <wp:posOffset>-8890</wp:posOffset>
              </wp:positionH>
              <wp:positionV relativeFrom="paragraph">
                <wp:posOffset>-92075</wp:posOffset>
              </wp:positionV>
              <wp:extent cx="8229600" cy="286385"/>
              <wp:effectExtent l="0" t="0" r="0" b="0"/>
              <wp:wrapNone/>
              <wp:docPr id="1128754000" name="文本框 1128754000"/>
              <wp:cNvGraphicFramePr/>
              <a:graphic xmlns:a="http://schemas.openxmlformats.org/drawingml/2006/main">
                <a:graphicData uri="http://schemas.microsoft.com/office/word/2010/wordprocessingShape">
                  <wps:wsp>
                    <wps:cNvSpPr txBox="1"/>
                    <wps:spPr>
                      <a:xfrm>
                        <a:off x="0" y="0"/>
                        <a:ext cx="8229600" cy="28643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E999F">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7.25pt;height:22.55pt;width:648pt;mso-position-horizontal-relative:margin;z-index:251662336;mso-width-relative:page;mso-height-relative:page;" filled="f" stroked="f" coordsize="21600,21600" o:gfxdata="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xE8XNkAAAAKAQAADwAAAAAAAAABACAAAAAiAAAAZHJz&#10;L2Rvd25yZXYueG1sUEsBAhQAFAAAAAgAh07iQLLbLk88AgAAaAQAAA4AAAAAAAAAAQAgAAAAKAEA&#10;AGRycy9lMm9Eb2MueG1sUEsFBgAAAAAGAAYAWQEAANYFAAAAAA==&#10;">
              <v:fill on="f" focussize="0,0"/>
              <v:stroke on="f" weight="0.5pt"/>
              <v:imagedata o:title=""/>
              <o:lock v:ext="edit" aspectratio="f"/>
              <v:textbox inset="0mm,0mm,0mm,0mm">
                <w:txbxContent>
                  <w:p w14:paraId="0D3E999F">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v:textbox>
            </v:shape>
          </w:pict>
        </mc:Fallback>
      </mc:AlternateContent>
    </w:r>
    <w:r>
      <w:tab/>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267AB">
    <w:pPr>
      <w:tabs>
        <w:tab w:val="right" w:pos="8730"/>
      </w:tabs>
      <w:spacing w:after="240"/>
      <w:ind w:firstLine="0" w:firstLineChars="0"/>
    </w:pPr>
    <w:r>
      <mc:AlternateContent>
        <mc:Choice Requires="wps">
          <w:drawing>
            <wp:anchor distT="0" distB="0" distL="114300" distR="114300" simplePos="0" relativeHeight="251663360" behindDoc="0" locked="0" layoutInCell="1" allowOverlap="1">
              <wp:simplePos x="0" y="0"/>
              <wp:positionH relativeFrom="margin">
                <wp:posOffset>-7620</wp:posOffset>
              </wp:positionH>
              <wp:positionV relativeFrom="paragraph">
                <wp:posOffset>84455</wp:posOffset>
              </wp:positionV>
              <wp:extent cx="5546725" cy="198755"/>
              <wp:effectExtent l="0" t="0" r="0" b="10795"/>
              <wp:wrapNone/>
              <wp:docPr id="469789469" name="文本框 469789469"/>
              <wp:cNvGraphicFramePr/>
              <a:graphic xmlns:a="http://schemas.openxmlformats.org/drawingml/2006/main">
                <a:graphicData uri="http://schemas.microsoft.com/office/word/2010/wordprocessingShape">
                  <wps:wsp>
                    <wps:cNvSpPr txBox="1"/>
                    <wps:spPr>
                      <a:xfrm>
                        <a:off x="0" y="0"/>
                        <a:ext cx="5546785" cy="1987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68977">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6.65pt;height:15.65pt;width:436.75pt;mso-position-horizontal-relative:margin;z-index:251663360;mso-width-relative:page;mso-height-relative:page;" filled="f" stroked="f" coordsize="21600,21600" o:gfxdata="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iUiw7XAAAACAEAAA8AAAAAAAAAAQAgAAAAIgAAAGRycy9k&#10;b3ducmV2LnhtbFBLAQIUABQAAAAIAIdO4kD64ZsoPAIAAGYEAAAOAAAAAAAAAAEAIAAAACYBAABk&#10;cnMvZTJvRG9jLnhtbFBLBQYAAAAABgAGAFkBAADUBQAAAAA=&#10;">
              <v:fill on="f" focussize="0,0"/>
              <v:stroke on="f" weight="0.5pt"/>
              <v:imagedata o:title=""/>
              <o:lock v:ext="edit" aspectratio="f"/>
              <v:textbox inset="0mm,0mm,0mm,0mm">
                <w:txbxContent>
                  <w:p w14:paraId="26D68977">
                    <w:pPr>
                      <w:pStyle w:val="25"/>
                      <w:tabs>
                        <w:tab w:val="clear" w:pos="4153"/>
                        <w:tab w:val="clear" w:pos="8306"/>
                      </w:tabs>
                      <w:spacing w:after="240"/>
                      <w:ind w:right="12" w:rightChars="5" w:firstLine="0" w:firstLineChars="0"/>
                      <w:jc w:val="center"/>
                    </w:pPr>
                    <w:r>
                      <w:fldChar w:fldCharType="begin"/>
                    </w:r>
                    <w:r>
                      <w:instrText xml:space="preserve"> PAGE  \* MERGEFORMAT </w:instrText>
                    </w:r>
                    <w:r>
                      <w:fldChar w:fldCharType="separate"/>
                    </w:r>
                    <w:r>
                      <w:t>16</w:t>
                    </w:r>
                    <w:r>
                      <w:fldChar w:fldCharType="end"/>
                    </w:r>
                  </w:p>
                </w:txbxContent>
              </v:textbox>
            </v:shape>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FF117">
    <w:pPr>
      <w:pStyle w:val="27"/>
      <w:spacing w:after="24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BF53">
    <w:pPr>
      <w:pStyle w:val="27"/>
      <w:spacing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6875D">
    <w:pPr>
      <w:pStyle w:val="27"/>
      <w:spacing w:after="24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002DF">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1A0DD"/>
    <w:multiLevelType w:val="singleLevel"/>
    <w:tmpl w:val="81C1A0DD"/>
    <w:lvl w:ilvl="0" w:tentative="0">
      <w:start w:val="1"/>
      <w:numFmt w:val="decimal"/>
      <w:suff w:val="nothing"/>
      <w:lvlText w:val="%1．"/>
      <w:lvlJc w:val="left"/>
      <w:pPr>
        <w:ind w:left="0" w:firstLine="400"/>
      </w:pPr>
      <w:rPr>
        <w:rFonts w:hint="default"/>
      </w:rPr>
    </w:lvl>
  </w:abstractNum>
  <w:abstractNum w:abstractNumId="1">
    <w:nsid w:val="999E3A9F"/>
    <w:multiLevelType w:val="singleLevel"/>
    <w:tmpl w:val="999E3A9F"/>
    <w:lvl w:ilvl="0" w:tentative="0">
      <w:start w:val="1"/>
      <w:numFmt w:val="decimal"/>
      <w:suff w:val="nothing"/>
      <w:lvlText w:val="%1．"/>
      <w:lvlJc w:val="left"/>
      <w:pPr>
        <w:ind w:left="0" w:firstLine="400"/>
      </w:pPr>
      <w:rPr>
        <w:rFonts w:hint="default"/>
      </w:rPr>
    </w:lvl>
  </w:abstractNum>
  <w:abstractNum w:abstractNumId="2">
    <w:nsid w:val="9AD2F62D"/>
    <w:multiLevelType w:val="singleLevel"/>
    <w:tmpl w:val="9AD2F62D"/>
    <w:lvl w:ilvl="0" w:tentative="0">
      <w:start w:val="1"/>
      <w:numFmt w:val="decimal"/>
      <w:suff w:val="nothing"/>
      <w:lvlText w:val="%1．"/>
      <w:lvlJc w:val="left"/>
      <w:pPr>
        <w:ind w:left="0" w:firstLine="400"/>
      </w:pPr>
      <w:rPr>
        <w:rFonts w:hint="default"/>
      </w:rPr>
    </w:lvl>
  </w:abstractNum>
  <w:abstractNum w:abstractNumId="3">
    <w:nsid w:val="B07C05B9"/>
    <w:multiLevelType w:val="singleLevel"/>
    <w:tmpl w:val="B07C05B9"/>
    <w:lvl w:ilvl="0" w:tentative="0">
      <w:start w:val="1"/>
      <w:numFmt w:val="decimal"/>
      <w:suff w:val="nothing"/>
      <w:lvlText w:val="%1．"/>
      <w:lvlJc w:val="left"/>
      <w:pPr>
        <w:ind w:left="0" w:firstLine="400"/>
      </w:pPr>
      <w:rPr>
        <w:rFonts w:hint="default"/>
      </w:rPr>
    </w:lvl>
  </w:abstractNum>
  <w:abstractNum w:abstractNumId="4">
    <w:nsid w:val="B4D58EE5"/>
    <w:multiLevelType w:val="singleLevel"/>
    <w:tmpl w:val="B4D58EE5"/>
    <w:lvl w:ilvl="0" w:tentative="0">
      <w:start w:val="1"/>
      <w:numFmt w:val="decimal"/>
      <w:suff w:val="nothing"/>
      <w:lvlText w:val="%1．"/>
      <w:lvlJc w:val="left"/>
      <w:pPr>
        <w:ind w:left="0" w:firstLine="400"/>
      </w:pPr>
      <w:rPr>
        <w:rFonts w:hint="default"/>
      </w:rPr>
    </w:lvl>
  </w:abstractNum>
  <w:abstractNum w:abstractNumId="5">
    <w:nsid w:val="C4A035B3"/>
    <w:multiLevelType w:val="singleLevel"/>
    <w:tmpl w:val="C4A035B3"/>
    <w:lvl w:ilvl="0" w:tentative="0">
      <w:start w:val="1"/>
      <w:numFmt w:val="decimal"/>
      <w:suff w:val="nothing"/>
      <w:lvlText w:val="%1．"/>
      <w:lvlJc w:val="left"/>
      <w:pPr>
        <w:ind w:left="0" w:firstLine="400"/>
      </w:pPr>
      <w:rPr>
        <w:rFonts w:hint="default"/>
      </w:rPr>
    </w:lvl>
  </w:abstractNum>
  <w:abstractNum w:abstractNumId="6">
    <w:nsid w:val="D58A0462"/>
    <w:multiLevelType w:val="singleLevel"/>
    <w:tmpl w:val="D58A0462"/>
    <w:lvl w:ilvl="0" w:tentative="0">
      <w:start w:val="1"/>
      <w:numFmt w:val="decimal"/>
      <w:suff w:val="nothing"/>
      <w:lvlText w:val="%1．"/>
      <w:lvlJc w:val="left"/>
      <w:pPr>
        <w:ind w:left="0" w:firstLine="400"/>
      </w:pPr>
      <w:rPr>
        <w:rFonts w:hint="default"/>
      </w:rPr>
    </w:lvl>
  </w:abstractNum>
  <w:abstractNum w:abstractNumId="7">
    <w:nsid w:val="D5C1E17A"/>
    <w:multiLevelType w:val="singleLevel"/>
    <w:tmpl w:val="D5C1E17A"/>
    <w:lvl w:ilvl="0" w:tentative="0">
      <w:start w:val="1"/>
      <w:numFmt w:val="decimal"/>
      <w:suff w:val="nothing"/>
      <w:lvlText w:val="%1．"/>
      <w:lvlJc w:val="left"/>
      <w:pPr>
        <w:ind w:left="0" w:firstLine="400"/>
      </w:pPr>
      <w:rPr>
        <w:rFonts w:hint="default"/>
      </w:rPr>
    </w:lvl>
  </w:abstractNum>
  <w:abstractNum w:abstractNumId="8">
    <w:nsid w:val="DCB85FF6"/>
    <w:multiLevelType w:val="singleLevel"/>
    <w:tmpl w:val="DCB85FF6"/>
    <w:lvl w:ilvl="0" w:tentative="0">
      <w:start w:val="1"/>
      <w:numFmt w:val="decimal"/>
      <w:suff w:val="nothing"/>
      <w:lvlText w:val="%1．"/>
      <w:lvlJc w:val="left"/>
      <w:pPr>
        <w:ind w:left="0" w:firstLine="400"/>
      </w:pPr>
      <w:rPr>
        <w:rFonts w:hint="default"/>
      </w:rPr>
    </w:lvl>
  </w:abstractNum>
  <w:abstractNum w:abstractNumId="9">
    <w:nsid w:val="E985510D"/>
    <w:multiLevelType w:val="singleLevel"/>
    <w:tmpl w:val="E985510D"/>
    <w:lvl w:ilvl="0" w:tentative="0">
      <w:start w:val="1"/>
      <w:numFmt w:val="decimal"/>
      <w:suff w:val="nothing"/>
      <w:lvlText w:val="%1．"/>
      <w:lvlJc w:val="left"/>
      <w:pPr>
        <w:ind w:left="0" w:firstLine="400"/>
      </w:pPr>
      <w:rPr>
        <w:rFonts w:hint="default"/>
      </w:rPr>
    </w:lvl>
  </w:abstractNum>
  <w:abstractNum w:abstractNumId="10">
    <w:nsid w:val="F3B0144F"/>
    <w:multiLevelType w:val="singleLevel"/>
    <w:tmpl w:val="F3B0144F"/>
    <w:lvl w:ilvl="0" w:tentative="0">
      <w:start w:val="1"/>
      <w:numFmt w:val="decimal"/>
      <w:suff w:val="nothing"/>
      <w:lvlText w:val="%1．"/>
      <w:lvlJc w:val="left"/>
      <w:pPr>
        <w:ind w:left="0" w:firstLine="400"/>
      </w:pPr>
      <w:rPr>
        <w:rFonts w:hint="default"/>
      </w:rPr>
    </w:lvl>
  </w:abstractNum>
  <w:abstractNum w:abstractNumId="11">
    <w:nsid w:val="003AA5E6"/>
    <w:multiLevelType w:val="singleLevel"/>
    <w:tmpl w:val="003AA5E6"/>
    <w:lvl w:ilvl="0" w:tentative="0">
      <w:start w:val="1"/>
      <w:numFmt w:val="decimal"/>
      <w:suff w:val="nothing"/>
      <w:lvlText w:val="%1．"/>
      <w:lvlJc w:val="left"/>
      <w:pPr>
        <w:ind w:left="0" w:firstLine="400"/>
      </w:pPr>
      <w:rPr>
        <w:rFonts w:hint="default"/>
      </w:rPr>
    </w:lvl>
  </w:abstractNum>
  <w:abstractNum w:abstractNumId="12">
    <w:nsid w:val="069E0846"/>
    <w:multiLevelType w:val="singleLevel"/>
    <w:tmpl w:val="069E0846"/>
    <w:lvl w:ilvl="0" w:tentative="0">
      <w:start w:val="1"/>
      <w:numFmt w:val="decimal"/>
      <w:suff w:val="nothing"/>
      <w:lvlText w:val="%1．"/>
      <w:lvlJc w:val="left"/>
      <w:pPr>
        <w:ind w:left="0" w:firstLine="400"/>
      </w:pPr>
      <w:rPr>
        <w:rFonts w:hint="default"/>
      </w:rPr>
    </w:lvl>
  </w:abstractNum>
  <w:abstractNum w:abstractNumId="13">
    <w:nsid w:val="06AA4BF2"/>
    <w:multiLevelType w:val="singleLevel"/>
    <w:tmpl w:val="06AA4BF2"/>
    <w:lvl w:ilvl="0" w:tentative="0">
      <w:start w:val="1"/>
      <w:numFmt w:val="decimal"/>
      <w:suff w:val="nothing"/>
      <w:lvlText w:val="%1．"/>
      <w:lvlJc w:val="left"/>
      <w:pPr>
        <w:ind w:left="0" w:firstLine="400"/>
      </w:pPr>
      <w:rPr>
        <w:rFonts w:hint="default"/>
      </w:rPr>
    </w:lvl>
  </w:abstractNum>
  <w:abstractNum w:abstractNumId="14">
    <w:nsid w:val="0892687B"/>
    <w:multiLevelType w:val="multilevel"/>
    <w:tmpl w:val="0892687B"/>
    <w:lvl w:ilvl="0" w:tentative="0">
      <w:start w:val="1"/>
      <w:numFmt w:val="decimal"/>
      <w:lvlText w:val="%1）"/>
      <w:lvlJc w:val="left"/>
      <w:pPr>
        <w:ind w:left="920" w:hanging="440"/>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0F7366A2"/>
    <w:multiLevelType w:val="singleLevel"/>
    <w:tmpl w:val="0F7366A2"/>
    <w:lvl w:ilvl="0" w:tentative="0">
      <w:start w:val="1"/>
      <w:numFmt w:val="decimal"/>
      <w:suff w:val="nothing"/>
      <w:lvlText w:val="%1．"/>
      <w:lvlJc w:val="left"/>
      <w:pPr>
        <w:ind w:left="0" w:firstLine="400"/>
      </w:pPr>
      <w:rPr>
        <w:rFonts w:hint="default"/>
      </w:rPr>
    </w:lvl>
  </w:abstractNum>
  <w:abstractNum w:abstractNumId="16">
    <w:nsid w:val="0FF02035"/>
    <w:multiLevelType w:val="singleLevel"/>
    <w:tmpl w:val="0FF02035"/>
    <w:lvl w:ilvl="0" w:tentative="0">
      <w:start w:val="1"/>
      <w:numFmt w:val="decimal"/>
      <w:suff w:val="nothing"/>
      <w:lvlText w:val="%1．"/>
      <w:lvlJc w:val="left"/>
      <w:pPr>
        <w:ind w:left="0" w:firstLine="400"/>
      </w:pPr>
      <w:rPr>
        <w:rFonts w:hint="default"/>
      </w:rPr>
    </w:lvl>
  </w:abstractNum>
  <w:abstractNum w:abstractNumId="17">
    <w:nsid w:val="115526A6"/>
    <w:multiLevelType w:val="multilevel"/>
    <w:tmpl w:val="115526A6"/>
    <w:lvl w:ilvl="0" w:tentative="0">
      <w:start w:val="1"/>
      <w:numFmt w:val="decimal"/>
      <w:pStyle w:val="113"/>
      <w:suff w:val="nothing"/>
      <w:lvlText w:val="（%1）"/>
      <w:lvlJc w:val="left"/>
      <w:pPr>
        <w:ind w:left="0" w:firstLine="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130F6A70"/>
    <w:multiLevelType w:val="singleLevel"/>
    <w:tmpl w:val="130F6A70"/>
    <w:lvl w:ilvl="0" w:tentative="0">
      <w:start w:val="1"/>
      <w:numFmt w:val="decimal"/>
      <w:pStyle w:val="90"/>
      <w:lvlText w:val="(%1)"/>
      <w:lvlJc w:val="left"/>
      <w:pPr>
        <w:ind w:left="425" w:hanging="425"/>
      </w:pPr>
      <w:rPr>
        <w:rFonts w:hint="default"/>
      </w:rPr>
    </w:lvl>
  </w:abstractNum>
  <w:abstractNum w:abstractNumId="19">
    <w:nsid w:val="14996F7D"/>
    <w:multiLevelType w:val="singleLevel"/>
    <w:tmpl w:val="14996F7D"/>
    <w:lvl w:ilvl="0" w:tentative="0">
      <w:start w:val="1"/>
      <w:numFmt w:val="decimal"/>
      <w:suff w:val="nothing"/>
      <w:lvlText w:val="%1．"/>
      <w:lvlJc w:val="left"/>
      <w:pPr>
        <w:ind w:left="0" w:firstLine="400"/>
      </w:pPr>
      <w:rPr>
        <w:rFonts w:hint="default"/>
      </w:rPr>
    </w:lvl>
  </w:abstractNum>
  <w:abstractNum w:abstractNumId="20">
    <w:nsid w:val="1506A042"/>
    <w:multiLevelType w:val="singleLevel"/>
    <w:tmpl w:val="1506A042"/>
    <w:lvl w:ilvl="0" w:tentative="0">
      <w:start w:val="1"/>
      <w:numFmt w:val="decimal"/>
      <w:suff w:val="nothing"/>
      <w:lvlText w:val="%1．"/>
      <w:lvlJc w:val="left"/>
      <w:pPr>
        <w:ind w:left="0" w:firstLine="400"/>
      </w:pPr>
      <w:rPr>
        <w:rFonts w:hint="default"/>
      </w:rPr>
    </w:lvl>
  </w:abstractNum>
  <w:abstractNum w:abstractNumId="21">
    <w:nsid w:val="15CF4A6E"/>
    <w:multiLevelType w:val="multilevel"/>
    <w:tmpl w:val="15CF4A6E"/>
    <w:lvl w:ilvl="0" w:tentative="0">
      <w:start w:val="1"/>
      <w:numFmt w:val="decimal"/>
      <w:lvlText w:val="%1）"/>
      <w:lvlJc w:val="left"/>
      <w:pPr>
        <w:ind w:left="920" w:hanging="440"/>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2">
    <w:nsid w:val="16E20D96"/>
    <w:multiLevelType w:val="singleLevel"/>
    <w:tmpl w:val="16E20D96"/>
    <w:lvl w:ilvl="0" w:tentative="0">
      <w:start w:val="1"/>
      <w:numFmt w:val="decimal"/>
      <w:suff w:val="nothing"/>
      <w:lvlText w:val="%1．"/>
      <w:lvlJc w:val="left"/>
      <w:pPr>
        <w:ind w:left="0" w:firstLine="400"/>
      </w:pPr>
      <w:rPr>
        <w:rFonts w:hint="default"/>
      </w:rPr>
    </w:lvl>
  </w:abstractNum>
  <w:abstractNum w:abstractNumId="23">
    <w:nsid w:val="1AC81A08"/>
    <w:multiLevelType w:val="singleLevel"/>
    <w:tmpl w:val="1AC81A08"/>
    <w:lvl w:ilvl="0" w:tentative="0">
      <w:start w:val="1"/>
      <w:numFmt w:val="decimal"/>
      <w:suff w:val="nothing"/>
      <w:lvlText w:val="%1．"/>
      <w:lvlJc w:val="left"/>
      <w:pPr>
        <w:ind w:left="0" w:firstLine="400"/>
      </w:pPr>
      <w:rPr>
        <w:rFonts w:hint="default"/>
      </w:rPr>
    </w:lvl>
  </w:abstractNum>
  <w:abstractNum w:abstractNumId="24">
    <w:nsid w:val="1B704436"/>
    <w:multiLevelType w:val="singleLevel"/>
    <w:tmpl w:val="1B704436"/>
    <w:lvl w:ilvl="0" w:tentative="0">
      <w:start w:val="1"/>
      <w:numFmt w:val="decimal"/>
      <w:suff w:val="nothing"/>
      <w:lvlText w:val="%1．"/>
      <w:lvlJc w:val="left"/>
      <w:pPr>
        <w:ind w:left="0" w:firstLine="400"/>
      </w:pPr>
      <w:rPr>
        <w:rFonts w:hint="default"/>
      </w:rPr>
    </w:lvl>
  </w:abstractNum>
  <w:abstractNum w:abstractNumId="25">
    <w:nsid w:val="1BB92F00"/>
    <w:multiLevelType w:val="singleLevel"/>
    <w:tmpl w:val="1BB92F00"/>
    <w:lvl w:ilvl="0" w:tentative="0">
      <w:start w:val="1"/>
      <w:numFmt w:val="decimal"/>
      <w:suff w:val="nothing"/>
      <w:lvlText w:val="%1．"/>
      <w:lvlJc w:val="left"/>
      <w:pPr>
        <w:ind w:left="0" w:firstLine="400"/>
      </w:pPr>
      <w:rPr>
        <w:rFonts w:hint="default"/>
      </w:rPr>
    </w:lvl>
  </w:abstractNum>
  <w:abstractNum w:abstractNumId="26">
    <w:nsid w:val="1D7D0DB0"/>
    <w:multiLevelType w:val="singleLevel"/>
    <w:tmpl w:val="1D7D0DB0"/>
    <w:lvl w:ilvl="0" w:tentative="0">
      <w:start w:val="1"/>
      <w:numFmt w:val="decimal"/>
      <w:suff w:val="nothing"/>
      <w:lvlText w:val="%1．"/>
      <w:lvlJc w:val="left"/>
      <w:pPr>
        <w:ind w:left="0" w:firstLine="400"/>
      </w:pPr>
      <w:rPr>
        <w:rFonts w:hint="default"/>
      </w:rPr>
    </w:lvl>
  </w:abstractNum>
  <w:abstractNum w:abstractNumId="27">
    <w:nsid w:val="21C25013"/>
    <w:multiLevelType w:val="singleLevel"/>
    <w:tmpl w:val="21C25013"/>
    <w:lvl w:ilvl="0" w:tentative="0">
      <w:start w:val="1"/>
      <w:numFmt w:val="decimal"/>
      <w:suff w:val="nothing"/>
      <w:lvlText w:val="%1．"/>
      <w:lvlJc w:val="left"/>
      <w:pPr>
        <w:ind w:left="0" w:firstLine="400"/>
      </w:pPr>
      <w:rPr>
        <w:rFonts w:hint="default"/>
      </w:rPr>
    </w:lvl>
  </w:abstractNum>
  <w:abstractNum w:abstractNumId="28">
    <w:nsid w:val="225CD744"/>
    <w:multiLevelType w:val="singleLevel"/>
    <w:tmpl w:val="225CD744"/>
    <w:lvl w:ilvl="0" w:tentative="0">
      <w:start w:val="1"/>
      <w:numFmt w:val="decimal"/>
      <w:suff w:val="nothing"/>
      <w:lvlText w:val="%1．"/>
      <w:lvlJc w:val="left"/>
      <w:pPr>
        <w:ind w:left="0" w:firstLine="400"/>
      </w:pPr>
      <w:rPr>
        <w:rFonts w:hint="default"/>
      </w:rPr>
    </w:lvl>
  </w:abstractNum>
  <w:abstractNum w:abstractNumId="29">
    <w:nsid w:val="23356119"/>
    <w:multiLevelType w:val="singleLevel"/>
    <w:tmpl w:val="23356119"/>
    <w:lvl w:ilvl="0" w:tentative="0">
      <w:start w:val="1"/>
      <w:numFmt w:val="decimal"/>
      <w:suff w:val="nothing"/>
      <w:lvlText w:val="%1．"/>
      <w:lvlJc w:val="left"/>
      <w:pPr>
        <w:ind w:left="0" w:firstLine="400"/>
      </w:pPr>
      <w:rPr>
        <w:rFonts w:hint="default"/>
      </w:rPr>
    </w:lvl>
  </w:abstractNum>
  <w:abstractNum w:abstractNumId="30">
    <w:nsid w:val="23C45DE7"/>
    <w:multiLevelType w:val="singleLevel"/>
    <w:tmpl w:val="23C45DE7"/>
    <w:lvl w:ilvl="0" w:tentative="0">
      <w:start w:val="1"/>
      <w:numFmt w:val="decimal"/>
      <w:suff w:val="nothing"/>
      <w:lvlText w:val="%1．"/>
      <w:lvlJc w:val="left"/>
      <w:pPr>
        <w:ind w:left="0" w:firstLine="400"/>
      </w:pPr>
      <w:rPr>
        <w:rFonts w:hint="default"/>
      </w:rPr>
    </w:lvl>
  </w:abstractNum>
  <w:abstractNum w:abstractNumId="31">
    <w:nsid w:val="249F0EB4"/>
    <w:multiLevelType w:val="singleLevel"/>
    <w:tmpl w:val="249F0EB4"/>
    <w:lvl w:ilvl="0" w:tentative="0">
      <w:start w:val="1"/>
      <w:numFmt w:val="decimal"/>
      <w:suff w:val="nothing"/>
      <w:lvlText w:val="%1．"/>
      <w:lvlJc w:val="left"/>
      <w:pPr>
        <w:ind w:left="0" w:firstLine="400"/>
      </w:pPr>
      <w:rPr>
        <w:rFonts w:hint="default"/>
      </w:rPr>
    </w:lvl>
  </w:abstractNum>
  <w:abstractNum w:abstractNumId="32">
    <w:nsid w:val="271E5589"/>
    <w:multiLevelType w:val="multilevel"/>
    <w:tmpl w:val="271E5589"/>
    <w:lvl w:ilvl="0" w:tentative="0">
      <w:start w:val="1"/>
      <w:numFmt w:val="decimal"/>
      <w:lvlText w:val="%1）"/>
      <w:lvlJc w:val="left"/>
      <w:pPr>
        <w:ind w:left="920" w:hanging="440"/>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3">
    <w:nsid w:val="29026630"/>
    <w:multiLevelType w:val="singleLevel"/>
    <w:tmpl w:val="29026630"/>
    <w:lvl w:ilvl="0" w:tentative="0">
      <w:start w:val="1"/>
      <w:numFmt w:val="decimal"/>
      <w:suff w:val="nothing"/>
      <w:lvlText w:val="%1．"/>
      <w:lvlJc w:val="left"/>
      <w:pPr>
        <w:ind w:left="0" w:firstLine="400"/>
      </w:pPr>
      <w:rPr>
        <w:rFonts w:hint="default"/>
      </w:rPr>
    </w:lvl>
  </w:abstractNum>
  <w:abstractNum w:abstractNumId="34">
    <w:nsid w:val="292AA9D3"/>
    <w:multiLevelType w:val="singleLevel"/>
    <w:tmpl w:val="292AA9D3"/>
    <w:lvl w:ilvl="0" w:tentative="0">
      <w:start w:val="1"/>
      <w:numFmt w:val="decimal"/>
      <w:suff w:val="nothing"/>
      <w:lvlText w:val="%1．"/>
      <w:lvlJc w:val="left"/>
      <w:pPr>
        <w:ind w:left="0" w:firstLine="400"/>
      </w:pPr>
      <w:rPr>
        <w:rFonts w:hint="default"/>
      </w:rPr>
    </w:lvl>
  </w:abstractNum>
  <w:abstractNum w:abstractNumId="35">
    <w:nsid w:val="295A100E"/>
    <w:multiLevelType w:val="singleLevel"/>
    <w:tmpl w:val="295A100E"/>
    <w:lvl w:ilvl="0" w:tentative="0">
      <w:start w:val="1"/>
      <w:numFmt w:val="decimal"/>
      <w:suff w:val="nothing"/>
      <w:lvlText w:val="%1．"/>
      <w:lvlJc w:val="left"/>
      <w:pPr>
        <w:ind w:left="0" w:firstLine="400"/>
      </w:pPr>
      <w:rPr>
        <w:rFonts w:hint="default"/>
      </w:rPr>
    </w:lvl>
  </w:abstractNum>
  <w:abstractNum w:abstractNumId="36">
    <w:nsid w:val="29B52D69"/>
    <w:multiLevelType w:val="singleLevel"/>
    <w:tmpl w:val="29B52D69"/>
    <w:lvl w:ilvl="0" w:tentative="0">
      <w:start w:val="1"/>
      <w:numFmt w:val="decimal"/>
      <w:suff w:val="nothing"/>
      <w:lvlText w:val="%1．"/>
      <w:lvlJc w:val="left"/>
      <w:pPr>
        <w:ind w:left="0" w:firstLine="400"/>
      </w:pPr>
      <w:rPr>
        <w:rFonts w:hint="default"/>
      </w:rPr>
    </w:lvl>
  </w:abstractNum>
  <w:abstractNum w:abstractNumId="37">
    <w:nsid w:val="29DA567C"/>
    <w:multiLevelType w:val="multilevel"/>
    <w:tmpl w:val="29DA567C"/>
    <w:lvl w:ilvl="0" w:tentative="0">
      <w:start w:val="1"/>
      <w:numFmt w:val="decimal"/>
      <w:pStyle w:val="3"/>
      <w:suff w:val="nothing"/>
      <w:lvlText w:val="%1."/>
      <w:lvlJc w:val="left"/>
      <w:pPr>
        <w:ind w:left="0" w:firstLine="0"/>
      </w:pPr>
      <w:rPr>
        <w:rFonts w:hint="default"/>
      </w:rPr>
    </w:lvl>
    <w:lvl w:ilvl="1" w:tentative="0">
      <w:start w:val="1"/>
      <w:numFmt w:val="decimal"/>
      <w:pStyle w:val="4"/>
      <w:suff w:val="nothing"/>
      <w:lvlText w:val="%1.%2."/>
      <w:lvlJc w:val="left"/>
      <w:pPr>
        <w:ind w:left="0" w:firstLine="0"/>
      </w:pPr>
      <w:rPr>
        <w:rFonts w:hint="default"/>
      </w:rPr>
    </w:lvl>
    <w:lvl w:ilvl="2" w:tentative="0">
      <w:start w:val="1"/>
      <w:numFmt w:val="decimal"/>
      <w:pStyle w:val="5"/>
      <w:suff w:val="nothing"/>
      <w:lvlText w:val="%1.%2.%3."/>
      <w:lvlJc w:val="left"/>
      <w:pPr>
        <w:ind w:left="0" w:firstLine="0"/>
      </w:pPr>
      <w:rPr>
        <w:rFonts w:hint="default"/>
      </w:rPr>
    </w:lvl>
    <w:lvl w:ilvl="3" w:tentative="0">
      <w:start w:val="1"/>
      <w:numFmt w:val="decimal"/>
      <w:pStyle w:val="6"/>
      <w:suff w:val="nothing"/>
      <w:lvlText w:val="%1.%2.%3.%4."/>
      <w:lvlJc w:val="left"/>
      <w:pPr>
        <w:ind w:left="0" w:firstLine="0"/>
      </w:pPr>
      <w:rPr>
        <w:rFonts w:hint="default"/>
      </w:rPr>
    </w:lvl>
    <w:lvl w:ilvl="4" w:tentative="0">
      <w:start w:val="1"/>
      <w:numFmt w:val="decimal"/>
      <w:pStyle w:val="7"/>
      <w:suff w:val="nothing"/>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38">
    <w:nsid w:val="2E8722B8"/>
    <w:multiLevelType w:val="multilevel"/>
    <w:tmpl w:val="2E8722B8"/>
    <w:lvl w:ilvl="0" w:tentative="0">
      <w:start w:val="1"/>
      <w:numFmt w:val="decimal"/>
      <w:pStyle w:val="151"/>
      <w:lvlText w:val="%1"/>
      <w:lvlJc w:val="center"/>
      <w:pPr>
        <w:tabs>
          <w:tab w:val="left" w:pos="340"/>
        </w:tabs>
        <w:ind w:left="340" w:hanging="34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32536298"/>
    <w:multiLevelType w:val="singleLevel"/>
    <w:tmpl w:val="32536298"/>
    <w:lvl w:ilvl="0" w:tentative="0">
      <w:start w:val="1"/>
      <w:numFmt w:val="decimal"/>
      <w:suff w:val="nothing"/>
      <w:lvlText w:val="%1．"/>
      <w:lvlJc w:val="left"/>
      <w:pPr>
        <w:ind w:left="0" w:firstLine="400"/>
      </w:pPr>
      <w:rPr>
        <w:rFonts w:hint="default"/>
      </w:rPr>
    </w:lvl>
  </w:abstractNum>
  <w:abstractNum w:abstractNumId="40">
    <w:nsid w:val="345B40C4"/>
    <w:multiLevelType w:val="singleLevel"/>
    <w:tmpl w:val="345B40C4"/>
    <w:lvl w:ilvl="0" w:tentative="0">
      <w:start w:val="1"/>
      <w:numFmt w:val="decimal"/>
      <w:suff w:val="nothing"/>
      <w:lvlText w:val="%1．"/>
      <w:lvlJc w:val="left"/>
      <w:pPr>
        <w:ind w:left="0" w:firstLine="400"/>
      </w:pPr>
      <w:rPr>
        <w:rFonts w:hint="default"/>
      </w:rPr>
    </w:lvl>
  </w:abstractNum>
  <w:abstractNum w:abstractNumId="41">
    <w:nsid w:val="39A82ED8"/>
    <w:multiLevelType w:val="multilevel"/>
    <w:tmpl w:val="39A82ED8"/>
    <w:lvl w:ilvl="0" w:tentative="0">
      <w:start w:val="1"/>
      <w:numFmt w:val="decimal"/>
      <w:lvlText w:val="%1）"/>
      <w:lvlJc w:val="left"/>
      <w:pPr>
        <w:ind w:left="920" w:hanging="440"/>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2">
    <w:nsid w:val="3DF5A947"/>
    <w:multiLevelType w:val="singleLevel"/>
    <w:tmpl w:val="3DF5A947"/>
    <w:lvl w:ilvl="0" w:tentative="0">
      <w:start w:val="1"/>
      <w:numFmt w:val="decimal"/>
      <w:suff w:val="nothing"/>
      <w:lvlText w:val="%1．"/>
      <w:lvlJc w:val="left"/>
      <w:pPr>
        <w:ind w:left="0" w:firstLine="400"/>
      </w:pPr>
      <w:rPr>
        <w:rFonts w:hint="default"/>
      </w:rPr>
    </w:lvl>
  </w:abstractNum>
  <w:abstractNum w:abstractNumId="43">
    <w:nsid w:val="3F501213"/>
    <w:multiLevelType w:val="singleLevel"/>
    <w:tmpl w:val="3F501213"/>
    <w:lvl w:ilvl="0" w:tentative="0">
      <w:start w:val="1"/>
      <w:numFmt w:val="decimal"/>
      <w:suff w:val="nothing"/>
      <w:lvlText w:val="%1．"/>
      <w:lvlJc w:val="left"/>
      <w:pPr>
        <w:ind w:left="0" w:firstLine="400"/>
      </w:pPr>
      <w:rPr>
        <w:rFonts w:hint="default"/>
      </w:rPr>
    </w:lvl>
  </w:abstractNum>
  <w:abstractNum w:abstractNumId="44">
    <w:nsid w:val="421086D8"/>
    <w:multiLevelType w:val="singleLevel"/>
    <w:tmpl w:val="421086D8"/>
    <w:lvl w:ilvl="0" w:tentative="0">
      <w:start w:val="1"/>
      <w:numFmt w:val="decimal"/>
      <w:suff w:val="nothing"/>
      <w:lvlText w:val="%1．"/>
      <w:lvlJc w:val="left"/>
      <w:pPr>
        <w:ind w:left="0" w:firstLine="400"/>
      </w:pPr>
      <w:rPr>
        <w:rFonts w:hint="default"/>
      </w:rPr>
    </w:lvl>
  </w:abstractNum>
  <w:abstractNum w:abstractNumId="45">
    <w:nsid w:val="452FBF6C"/>
    <w:multiLevelType w:val="singleLevel"/>
    <w:tmpl w:val="452FBF6C"/>
    <w:lvl w:ilvl="0" w:tentative="0">
      <w:start w:val="1"/>
      <w:numFmt w:val="decimal"/>
      <w:suff w:val="nothing"/>
      <w:lvlText w:val="%1．"/>
      <w:lvlJc w:val="left"/>
      <w:pPr>
        <w:ind w:left="0" w:firstLine="400"/>
      </w:pPr>
      <w:rPr>
        <w:rFonts w:hint="default"/>
      </w:rPr>
    </w:lvl>
  </w:abstractNum>
  <w:abstractNum w:abstractNumId="46">
    <w:nsid w:val="46807235"/>
    <w:multiLevelType w:val="singleLevel"/>
    <w:tmpl w:val="46807235"/>
    <w:lvl w:ilvl="0" w:tentative="0">
      <w:start w:val="1"/>
      <w:numFmt w:val="decimal"/>
      <w:suff w:val="nothing"/>
      <w:lvlText w:val="%1．"/>
      <w:lvlJc w:val="left"/>
      <w:pPr>
        <w:ind w:left="0" w:firstLine="400"/>
      </w:pPr>
      <w:rPr>
        <w:rFonts w:hint="default"/>
      </w:rPr>
    </w:lvl>
  </w:abstractNum>
  <w:abstractNum w:abstractNumId="47">
    <w:nsid w:val="4883B0FA"/>
    <w:multiLevelType w:val="singleLevel"/>
    <w:tmpl w:val="4883B0FA"/>
    <w:lvl w:ilvl="0" w:tentative="0">
      <w:start w:val="1"/>
      <w:numFmt w:val="decimal"/>
      <w:suff w:val="nothing"/>
      <w:lvlText w:val="%1．"/>
      <w:lvlJc w:val="left"/>
      <w:pPr>
        <w:ind w:left="0" w:firstLine="400"/>
      </w:pPr>
      <w:rPr>
        <w:rFonts w:hint="default"/>
      </w:rPr>
    </w:lvl>
  </w:abstractNum>
  <w:abstractNum w:abstractNumId="48">
    <w:nsid w:val="53470B4F"/>
    <w:multiLevelType w:val="singleLevel"/>
    <w:tmpl w:val="53470B4F"/>
    <w:lvl w:ilvl="0" w:tentative="0">
      <w:start w:val="1"/>
      <w:numFmt w:val="decimal"/>
      <w:suff w:val="nothing"/>
      <w:lvlText w:val="%1．"/>
      <w:lvlJc w:val="left"/>
      <w:pPr>
        <w:ind w:left="0" w:firstLine="400"/>
      </w:pPr>
      <w:rPr>
        <w:rFonts w:hint="default"/>
      </w:rPr>
    </w:lvl>
  </w:abstractNum>
  <w:abstractNum w:abstractNumId="49">
    <w:nsid w:val="53F77BC6"/>
    <w:multiLevelType w:val="singleLevel"/>
    <w:tmpl w:val="53F77BC6"/>
    <w:lvl w:ilvl="0" w:tentative="0">
      <w:start w:val="1"/>
      <w:numFmt w:val="decimal"/>
      <w:suff w:val="nothing"/>
      <w:lvlText w:val="%1．"/>
      <w:lvlJc w:val="left"/>
      <w:pPr>
        <w:ind w:left="0" w:firstLine="400"/>
      </w:pPr>
      <w:rPr>
        <w:rFonts w:hint="default"/>
      </w:rPr>
    </w:lvl>
  </w:abstractNum>
  <w:abstractNum w:abstractNumId="50">
    <w:nsid w:val="57DA9C4E"/>
    <w:multiLevelType w:val="singleLevel"/>
    <w:tmpl w:val="57DA9C4E"/>
    <w:lvl w:ilvl="0" w:tentative="0">
      <w:start w:val="1"/>
      <w:numFmt w:val="decimal"/>
      <w:suff w:val="nothing"/>
      <w:lvlText w:val="%1．"/>
      <w:lvlJc w:val="left"/>
      <w:pPr>
        <w:ind w:left="0" w:firstLine="400"/>
      </w:pPr>
      <w:rPr>
        <w:rFonts w:hint="default"/>
      </w:rPr>
    </w:lvl>
  </w:abstractNum>
  <w:abstractNum w:abstractNumId="51">
    <w:nsid w:val="60BB3212"/>
    <w:multiLevelType w:val="singleLevel"/>
    <w:tmpl w:val="60BB3212"/>
    <w:lvl w:ilvl="0" w:tentative="0">
      <w:start w:val="1"/>
      <w:numFmt w:val="decimal"/>
      <w:suff w:val="nothing"/>
      <w:lvlText w:val="%1．"/>
      <w:lvlJc w:val="left"/>
      <w:pPr>
        <w:ind w:left="0" w:firstLine="400"/>
      </w:pPr>
      <w:rPr>
        <w:rFonts w:hint="default"/>
      </w:rPr>
    </w:lvl>
  </w:abstractNum>
  <w:abstractNum w:abstractNumId="52">
    <w:nsid w:val="621B6E01"/>
    <w:multiLevelType w:val="singleLevel"/>
    <w:tmpl w:val="621B6E01"/>
    <w:lvl w:ilvl="0" w:tentative="0">
      <w:start w:val="1"/>
      <w:numFmt w:val="decimal"/>
      <w:suff w:val="nothing"/>
      <w:lvlText w:val="%1．"/>
      <w:lvlJc w:val="left"/>
      <w:pPr>
        <w:ind w:left="0" w:firstLine="400"/>
      </w:pPr>
      <w:rPr>
        <w:rFonts w:hint="default"/>
      </w:rPr>
    </w:lvl>
  </w:abstractNum>
  <w:abstractNum w:abstractNumId="53">
    <w:nsid w:val="6CDC853B"/>
    <w:multiLevelType w:val="singleLevel"/>
    <w:tmpl w:val="6CDC853B"/>
    <w:lvl w:ilvl="0" w:tentative="0">
      <w:start w:val="1"/>
      <w:numFmt w:val="decimal"/>
      <w:suff w:val="nothing"/>
      <w:lvlText w:val="%1．"/>
      <w:lvlJc w:val="left"/>
      <w:pPr>
        <w:ind w:left="0" w:firstLine="400"/>
      </w:pPr>
      <w:rPr>
        <w:rFonts w:hint="default"/>
      </w:rPr>
    </w:lvl>
  </w:abstractNum>
  <w:abstractNum w:abstractNumId="54">
    <w:nsid w:val="6EE41D11"/>
    <w:multiLevelType w:val="singleLevel"/>
    <w:tmpl w:val="6EE41D11"/>
    <w:lvl w:ilvl="0" w:tentative="0">
      <w:start w:val="1"/>
      <w:numFmt w:val="decimal"/>
      <w:suff w:val="nothing"/>
      <w:lvlText w:val="%1．"/>
      <w:lvlJc w:val="left"/>
      <w:pPr>
        <w:ind w:left="0" w:firstLine="400"/>
      </w:pPr>
      <w:rPr>
        <w:rFonts w:hint="default"/>
      </w:rPr>
    </w:lvl>
  </w:abstractNum>
  <w:abstractNum w:abstractNumId="55">
    <w:nsid w:val="6FC92F2A"/>
    <w:multiLevelType w:val="singleLevel"/>
    <w:tmpl w:val="6FC92F2A"/>
    <w:lvl w:ilvl="0" w:tentative="0">
      <w:start w:val="1"/>
      <w:numFmt w:val="decimal"/>
      <w:suff w:val="nothing"/>
      <w:lvlText w:val="%1．"/>
      <w:lvlJc w:val="left"/>
      <w:pPr>
        <w:ind w:left="0" w:firstLine="400"/>
      </w:pPr>
      <w:rPr>
        <w:rFonts w:hint="default"/>
      </w:rPr>
    </w:lvl>
  </w:abstractNum>
  <w:abstractNum w:abstractNumId="56">
    <w:nsid w:val="6FE97D1B"/>
    <w:multiLevelType w:val="singleLevel"/>
    <w:tmpl w:val="6FE97D1B"/>
    <w:lvl w:ilvl="0" w:tentative="0">
      <w:start w:val="1"/>
      <w:numFmt w:val="decimal"/>
      <w:suff w:val="nothing"/>
      <w:lvlText w:val="%1．"/>
      <w:lvlJc w:val="left"/>
      <w:pPr>
        <w:ind w:left="0" w:firstLine="400"/>
      </w:pPr>
      <w:rPr>
        <w:rFonts w:hint="default"/>
      </w:rPr>
    </w:lvl>
  </w:abstractNum>
  <w:abstractNum w:abstractNumId="57">
    <w:nsid w:val="75E93A0C"/>
    <w:multiLevelType w:val="multilevel"/>
    <w:tmpl w:val="75E93A0C"/>
    <w:lvl w:ilvl="0" w:tentative="0">
      <w:start w:val="1"/>
      <w:numFmt w:val="decimal"/>
      <w:lvlText w:val="%1）"/>
      <w:lvlJc w:val="left"/>
      <w:pPr>
        <w:ind w:left="920" w:hanging="440"/>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8">
    <w:nsid w:val="77DD3265"/>
    <w:multiLevelType w:val="singleLevel"/>
    <w:tmpl w:val="77DD3265"/>
    <w:lvl w:ilvl="0" w:tentative="0">
      <w:start w:val="1"/>
      <w:numFmt w:val="decimal"/>
      <w:suff w:val="nothing"/>
      <w:lvlText w:val="%1．"/>
      <w:lvlJc w:val="left"/>
      <w:pPr>
        <w:ind w:left="0" w:firstLine="400"/>
      </w:pPr>
      <w:rPr>
        <w:rFonts w:hint="default"/>
      </w:rPr>
    </w:lvl>
  </w:abstractNum>
  <w:abstractNum w:abstractNumId="59">
    <w:nsid w:val="78983E73"/>
    <w:multiLevelType w:val="singleLevel"/>
    <w:tmpl w:val="78983E73"/>
    <w:lvl w:ilvl="0" w:tentative="0">
      <w:start w:val="1"/>
      <w:numFmt w:val="decimal"/>
      <w:suff w:val="nothing"/>
      <w:lvlText w:val="%1．"/>
      <w:lvlJc w:val="left"/>
      <w:pPr>
        <w:ind w:left="0" w:firstLine="400"/>
      </w:pPr>
      <w:rPr>
        <w:rFonts w:hint="default"/>
      </w:rPr>
    </w:lvl>
  </w:abstractNum>
  <w:abstractNum w:abstractNumId="60">
    <w:nsid w:val="7A3F1F7A"/>
    <w:multiLevelType w:val="singleLevel"/>
    <w:tmpl w:val="7A3F1F7A"/>
    <w:lvl w:ilvl="0" w:tentative="0">
      <w:start w:val="1"/>
      <w:numFmt w:val="decimal"/>
      <w:suff w:val="nothing"/>
      <w:lvlText w:val="%1．"/>
      <w:lvlJc w:val="left"/>
      <w:pPr>
        <w:ind w:left="0" w:firstLine="400"/>
      </w:pPr>
      <w:rPr>
        <w:rFonts w:hint="default"/>
      </w:rPr>
    </w:lvl>
  </w:abstractNum>
  <w:abstractNum w:abstractNumId="61">
    <w:nsid w:val="7CE65E8E"/>
    <w:multiLevelType w:val="multilevel"/>
    <w:tmpl w:val="7CE65E8E"/>
    <w:lvl w:ilvl="0" w:tentative="0">
      <w:start w:val="1"/>
      <w:numFmt w:val="bullet"/>
      <w:pStyle w:val="60"/>
      <w:lvlText w:val=""/>
      <w:lvlJc w:val="left"/>
      <w:pPr>
        <w:ind w:left="840" w:hanging="36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37"/>
  </w:num>
  <w:num w:numId="2">
    <w:abstractNumId w:val="61"/>
  </w:num>
  <w:num w:numId="3">
    <w:abstractNumId w:val="18"/>
  </w:num>
  <w:num w:numId="4">
    <w:abstractNumId w:val="17"/>
  </w:num>
  <w:num w:numId="5">
    <w:abstractNumId w:val="38"/>
  </w:num>
  <w:num w:numId="6">
    <w:abstractNumId w:val="57"/>
  </w:num>
  <w:num w:numId="7">
    <w:abstractNumId w:val="14"/>
  </w:num>
  <w:num w:numId="8">
    <w:abstractNumId w:val="21"/>
  </w:num>
  <w:num w:numId="9">
    <w:abstractNumId w:val="41"/>
  </w:num>
  <w:num w:numId="10">
    <w:abstractNumId w:val="32"/>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0"/>
  </w:num>
  <w:num w:numId="15">
    <w:abstractNumId w:val="11"/>
  </w:num>
  <w:num w:numId="16">
    <w:abstractNumId w:val="9"/>
  </w:num>
  <w:num w:numId="17">
    <w:abstractNumId w:val="7"/>
  </w:num>
  <w:num w:numId="18">
    <w:abstractNumId w:val="28"/>
  </w:num>
  <w:num w:numId="19">
    <w:abstractNumId w:val="34"/>
  </w:num>
  <w:num w:numId="20">
    <w:abstractNumId w:val="44"/>
  </w:num>
  <w:num w:numId="21">
    <w:abstractNumId w:val="42"/>
  </w:num>
  <w:num w:numId="22">
    <w:abstractNumId w:val="0"/>
  </w:num>
  <w:num w:numId="23">
    <w:abstractNumId w:val="31"/>
  </w:num>
  <w:num w:numId="24">
    <w:abstractNumId w:val="1"/>
  </w:num>
  <w:num w:numId="25">
    <w:abstractNumId w:val="25"/>
  </w:num>
  <w:num w:numId="26">
    <w:abstractNumId w:val="6"/>
  </w:num>
  <w:num w:numId="27">
    <w:abstractNumId w:val="47"/>
  </w:num>
  <w:num w:numId="28">
    <w:abstractNumId w:val="8"/>
  </w:num>
  <w:num w:numId="29">
    <w:abstractNumId w:val="3"/>
  </w:num>
  <w:num w:numId="30">
    <w:abstractNumId w:val="54"/>
  </w:num>
  <w:num w:numId="31">
    <w:abstractNumId w:val="4"/>
  </w:num>
  <w:num w:numId="32">
    <w:abstractNumId w:val="45"/>
  </w:num>
  <w:num w:numId="33">
    <w:abstractNumId w:val="53"/>
  </w:num>
  <w:num w:numId="34">
    <w:abstractNumId w:val="2"/>
  </w:num>
  <w:num w:numId="35">
    <w:abstractNumId w:val="20"/>
  </w:num>
  <w:num w:numId="36">
    <w:abstractNumId w:val="5"/>
  </w:num>
  <w:num w:numId="37">
    <w:abstractNumId w:val="10"/>
  </w:num>
  <w:num w:numId="38">
    <w:abstractNumId w:val="39"/>
  </w:num>
  <w:num w:numId="39">
    <w:abstractNumId w:val="60"/>
  </w:num>
  <w:num w:numId="40">
    <w:abstractNumId w:val="27"/>
  </w:num>
  <w:num w:numId="41">
    <w:abstractNumId w:val="22"/>
  </w:num>
  <w:num w:numId="42">
    <w:abstractNumId w:val="56"/>
  </w:num>
  <w:num w:numId="43">
    <w:abstractNumId w:val="49"/>
  </w:num>
  <w:num w:numId="44">
    <w:abstractNumId w:val="40"/>
  </w:num>
  <w:num w:numId="45">
    <w:abstractNumId w:val="26"/>
  </w:num>
  <w:num w:numId="46">
    <w:abstractNumId w:val="58"/>
  </w:num>
  <w:num w:numId="47">
    <w:abstractNumId w:val="35"/>
  </w:num>
  <w:num w:numId="48">
    <w:abstractNumId w:val="33"/>
  </w:num>
  <w:num w:numId="49">
    <w:abstractNumId w:val="30"/>
  </w:num>
  <w:num w:numId="50">
    <w:abstractNumId w:val="59"/>
  </w:num>
  <w:num w:numId="51">
    <w:abstractNumId w:val="23"/>
  </w:num>
  <w:num w:numId="52">
    <w:abstractNumId w:val="46"/>
  </w:num>
  <w:num w:numId="53">
    <w:abstractNumId w:val="16"/>
  </w:num>
  <w:num w:numId="54">
    <w:abstractNumId w:val="36"/>
  </w:num>
  <w:num w:numId="55">
    <w:abstractNumId w:val="29"/>
  </w:num>
  <w:num w:numId="56">
    <w:abstractNumId w:val="55"/>
  </w:num>
  <w:num w:numId="57">
    <w:abstractNumId w:val="13"/>
  </w:num>
  <w:num w:numId="58">
    <w:abstractNumId w:val="19"/>
  </w:num>
  <w:num w:numId="59">
    <w:abstractNumId w:val="15"/>
  </w:num>
  <w:num w:numId="60">
    <w:abstractNumId w:val="52"/>
  </w:num>
  <w:num w:numId="61">
    <w:abstractNumId w:val="48"/>
  </w:num>
  <w:num w:numId="62">
    <w:abstractNumId w:val="12"/>
  </w:num>
  <w:num w:numId="63">
    <w:abstractNumId w:val="43"/>
  </w:num>
  <w:num w:numId="64">
    <w:abstractNumId w:val="51"/>
  </w:num>
  <w:num w:numId="65">
    <w:abstractNumId w:val="24"/>
  </w:num>
  <w:num w:numId="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eron Tang">
    <w15:presenceInfo w15:providerId="Windows Live" w15:userId="d89914a0eef621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trackRevisions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35B38"/>
    <w:rsid w:val="00006820"/>
    <w:rsid w:val="0000777A"/>
    <w:rsid w:val="000079E9"/>
    <w:rsid w:val="000116AB"/>
    <w:rsid w:val="00012A0C"/>
    <w:rsid w:val="00013999"/>
    <w:rsid w:val="000172F5"/>
    <w:rsid w:val="0002017E"/>
    <w:rsid w:val="00021251"/>
    <w:rsid w:val="00022314"/>
    <w:rsid w:val="0002370F"/>
    <w:rsid w:val="00023B31"/>
    <w:rsid w:val="00025A26"/>
    <w:rsid w:val="000332B5"/>
    <w:rsid w:val="000367FD"/>
    <w:rsid w:val="00040834"/>
    <w:rsid w:val="00050316"/>
    <w:rsid w:val="0005636A"/>
    <w:rsid w:val="000601C0"/>
    <w:rsid w:val="00060202"/>
    <w:rsid w:val="00061F8A"/>
    <w:rsid w:val="0006680B"/>
    <w:rsid w:val="00067B0B"/>
    <w:rsid w:val="00071C87"/>
    <w:rsid w:val="000751F1"/>
    <w:rsid w:val="0008181F"/>
    <w:rsid w:val="00085A5E"/>
    <w:rsid w:val="000916A6"/>
    <w:rsid w:val="00091DF1"/>
    <w:rsid w:val="000A0DB2"/>
    <w:rsid w:val="000A69DA"/>
    <w:rsid w:val="000A7D86"/>
    <w:rsid w:val="000B0A83"/>
    <w:rsid w:val="000B364C"/>
    <w:rsid w:val="000C0E96"/>
    <w:rsid w:val="000C3A45"/>
    <w:rsid w:val="000C5BBE"/>
    <w:rsid w:val="000C728E"/>
    <w:rsid w:val="000D28BB"/>
    <w:rsid w:val="000D375A"/>
    <w:rsid w:val="000D3D36"/>
    <w:rsid w:val="000D4335"/>
    <w:rsid w:val="000D57E3"/>
    <w:rsid w:val="000D653F"/>
    <w:rsid w:val="000D73D2"/>
    <w:rsid w:val="000E32A8"/>
    <w:rsid w:val="000E6C7C"/>
    <w:rsid w:val="000F3F08"/>
    <w:rsid w:val="000F4D98"/>
    <w:rsid w:val="00100AC5"/>
    <w:rsid w:val="0010702C"/>
    <w:rsid w:val="00107524"/>
    <w:rsid w:val="0011113B"/>
    <w:rsid w:val="001152E8"/>
    <w:rsid w:val="0011639D"/>
    <w:rsid w:val="00117437"/>
    <w:rsid w:val="001176F5"/>
    <w:rsid w:val="00117C5E"/>
    <w:rsid w:val="00117C5F"/>
    <w:rsid w:val="001261C8"/>
    <w:rsid w:val="001306DD"/>
    <w:rsid w:val="00134806"/>
    <w:rsid w:val="0014004E"/>
    <w:rsid w:val="001424D5"/>
    <w:rsid w:val="001501FB"/>
    <w:rsid w:val="0015136C"/>
    <w:rsid w:val="00152055"/>
    <w:rsid w:val="00154533"/>
    <w:rsid w:val="00157CE7"/>
    <w:rsid w:val="00160447"/>
    <w:rsid w:val="00162F52"/>
    <w:rsid w:val="0016496A"/>
    <w:rsid w:val="00164DA8"/>
    <w:rsid w:val="0016538F"/>
    <w:rsid w:val="00170F1F"/>
    <w:rsid w:val="00171C55"/>
    <w:rsid w:val="00173F8C"/>
    <w:rsid w:val="001759CC"/>
    <w:rsid w:val="001774A5"/>
    <w:rsid w:val="00177C8A"/>
    <w:rsid w:val="00180A1D"/>
    <w:rsid w:val="00183E36"/>
    <w:rsid w:val="00185272"/>
    <w:rsid w:val="001921C3"/>
    <w:rsid w:val="00195D17"/>
    <w:rsid w:val="001A1052"/>
    <w:rsid w:val="001A530C"/>
    <w:rsid w:val="001A64C4"/>
    <w:rsid w:val="001A754F"/>
    <w:rsid w:val="001B434B"/>
    <w:rsid w:val="001C0124"/>
    <w:rsid w:val="001C24FF"/>
    <w:rsid w:val="001C3868"/>
    <w:rsid w:val="001D0FE9"/>
    <w:rsid w:val="001D1BB1"/>
    <w:rsid w:val="001D4BB3"/>
    <w:rsid w:val="001D67D8"/>
    <w:rsid w:val="001E551A"/>
    <w:rsid w:val="001F783F"/>
    <w:rsid w:val="002006FE"/>
    <w:rsid w:val="002016AF"/>
    <w:rsid w:val="002018F4"/>
    <w:rsid w:val="00203234"/>
    <w:rsid w:val="002075F9"/>
    <w:rsid w:val="00210A09"/>
    <w:rsid w:val="00211782"/>
    <w:rsid w:val="00212A70"/>
    <w:rsid w:val="00212F01"/>
    <w:rsid w:val="002138D2"/>
    <w:rsid w:val="00214C17"/>
    <w:rsid w:val="00220DE9"/>
    <w:rsid w:val="00227C97"/>
    <w:rsid w:val="002311FB"/>
    <w:rsid w:val="0024105F"/>
    <w:rsid w:val="00242028"/>
    <w:rsid w:val="0024236B"/>
    <w:rsid w:val="00243761"/>
    <w:rsid w:val="00243A64"/>
    <w:rsid w:val="0025222B"/>
    <w:rsid w:val="002549C7"/>
    <w:rsid w:val="00254D3D"/>
    <w:rsid w:val="00256A36"/>
    <w:rsid w:val="00257E6E"/>
    <w:rsid w:val="0026259D"/>
    <w:rsid w:val="00270857"/>
    <w:rsid w:val="00273624"/>
    <w:rsid w:val="002774E6"/>
    <w:rsid w:val="002823B2"/>
    <w:rsid w:val="00284815"/>
    <w:rsid w:val="002857E9"/>
    <w:rsid w:val="002947EF"/>
    <w:rsid w:val="00294936"/>
    <w:rsid w:val="002978A4"/>
    <w:rsid w:val="002A0E43"/>
    <w:rsid w:val="002A17BC"/>
    <w:rsid w:val="002A1E2C"/>
    <w:rsid w:val="002A215A"/>
    <w:rsid w:val="002A7844"/>
    <w:rsid w:val="002B15ED"/>
    <w:rsid w:val="002B18AC"/>
    <w:rsid w:val="002B1AD0"/>
    <w:rsid w:val="002B4477"/>
    <w:rsid w:val="002B554D"/>
    <w:rsid w:val="002C3FFF"/>
    <w:rsid w:val="002C4853"/>
    <w:rsid w:val="002D0543"/>
    <w:rsid w:val="002D2965"/>
    <w:rsid w:val="002D305B"/>
    <w:rsid w:val="002E0C87"/>
    <w:rsid w:val="002E1CE1"/>
    <w:rsid w:val="002E2F23"/>
    <w:rsid w:val="002E4496"/>
    <w:rsid w:val="002E6928"/>
    <w:rsid w:val="002F0A74"/>
    <w:rsid w:val="002F0F41"/>
    <w:rsid w:val="002F1D6F"/>
    <w:rsid w:val="002F56AE"/>
    <w:rsid w:val="00300081"/>
    <w:rsid w:val="003007D6"/>
    <w:rsid w:val="003048C3"/>
    <w:rsid w:val="00305DA0"/>
    <w:rsid w:val="00313F03"/>
    <w:rsid w:val="00314738"/>
    <w:rsid w:val="00314AF7"/>
    <w:rsid w:val="00321C4E"/>
    <w:rsid w:val="00321F11"/>
    <w:rsid w:val="0032312E"/>
    <w:rsid w:val="003261B8"/>
    <w:rsid w:val="00326408"/>
    <w:rsid w:val="00332613"/>
    <w:rsid w:val="00333427"/>
    <w:rsid w:val="00334E2D"/>
    <w:rsid w:val="00335B94"/>
    <w:rsid w:val="00336D99"/>
    <w:rsid w:val="003407F9"/>
    <w:rsid w:val="00346A0A"/>
    <w:rsid w:val="00346FC2"/>
    <w:rsid w:val="00347EBB"/>
    <w:rsid w:val="0035278A"/>
    <w:rsid w:val="0035367E"/>
    <w:rsid w:val="00354193"/>
    <w:rsid w:val="00363F80"/>
    <w:rsid w:val="0036417B"/>
    <w:rsid w:val="00364B34"/>
    <w:rsid w:val="003713F1"/>
    <w:rsid w:val="003718AC"/>
    <w:rsid w:val="003719D9"/>
    <w:rsid w:val="00372869"/>
    <w:rsid w:val="0037599D"/>
    <w:rsid w:val="00375C69"/>
    <w:rsid w:val="00375E57"/>
    <w:rsid w:val="003767E4"/>
    <w:rsid w:val="00381346"/>
    <w:rsid w:val="00383147"/>
    <w:rsid w:val="00384542"/>
    <w:rsid w:val="00384FB1"/>
    <w:rsid w:val="003875EA"/>
    <w:rsid w:val="00393B37"/>
    <w:rsid w:val="00396C24"/>
    <w:rsid w:val="003A2582"/>
    <w:rsid w:val="003A29BC"/>
    <w:rsid w:val="003A3BB6"/>
    <w:rsid w:val="003A569D"/>
    <w:rsid w:val="003A6E63"/>
    <w:rsid w:val="003A7B43"/>
    <w:rsid w:val="003A7DC5"/>
    <w:rsid w:val="003B3F61"/>
    <w:rsid w:val="003B5079"/>
    <w:rsid w:val="003B5FD4"/>
    <w:rsid w:val="003C65F1"/>
    <w:rsid w:val="003C6AB8"/>
    <w:rsid w:val="003D21D9"/>
    <w:rsid w:val="003D2313"/>
    <w:rsid w:val="003D4142"/>
    <w:rsid w:val="003D5D19"/>
    <w:rsid w:val="003D7351"/>
    <w:rsid w:val="003E1164"/>
    <w:rsid w:val="003E2733"/>
    <w:rsid w:val="003E6F0F"/>
    <w:rsid w:val="003E7734"/>
    <w:rsid w:val="003F0CEA"/>
    <w:rsid w:val="003F239B"/>
    <w:rsid w:val="003F2A9F"/>
    <w:rsid w:val="003F3292"/>
    <w:rsid w:val="003F4A7B"/>
    <w:rsid w:val="003F59F0"/>
    <w:rsid w:val="003F752F"/>
    <w:rsid w:val="004004B7"/>
    <w:rsid w:val="00400819"/>
    <w:rsid w:val="0041612C"/>
    <w:rsid w:val="00420FFC"/>
    <w:rsid w:val="00425C9F"/>
    <w:rsid w:val="004271D1"/>
    <w:rsid w:val="00431B8E"/>
    <w:rsid w:val="00433101"/>
    <w:rsid w:val="00433B0F"/>
    <w:rsid w:val="00443001"/>
    <w:rsid w:val="00444A80"/>
    <w:rsid w:val="00445CF4"/>
    <w:rsid w:val="004469ED"/>
    <w:rsid w:val="00446B1C"/>
    <w:rsid w:val="00451D99"/>
    <w:rsid w:val="00451EAD"/>
    <w:rsid w:val="004543C8"/>
    <w:rsid w:val="00457101"/>
    <w:rsid w:val="004571D9"/>
    <w:rsid w:val="004627BA"/>
    <w:rsid w:val="0046332C"/>
    <w:rsid w:val="004638CD"/>
    <w:rsid w:val="004647A3"/>
    <w:rsid w:val="00465D07"/>
    <w:rsid w:val="00466D5B"/>
    <w:rsid w:val="0047064A"/>
    <w:rsid w:val="0047141D"/>
    <w:rsid w:val="004719B0"/>
    <w:rsid w:val="00473BE9"/>
    <w:rsid w:val="004776F1"/>
    <w:rsid w:val="00477F9F"/>
    <w:rsid w:val="004806DB"/>
    <w:rsid w:val="004807B1"/>
    <w:rsid w:val="004809F8"/>
    <w:rsid w:val="00480EAF"/>
    <w:rsid w:val="00483EB2"/>
    <w:rsid w:val="00485104"/>
    <w:rsid w:val="00485170"/>
    <w:rsid w:val="0049219D"/>
    <w:rsid w:val="00492E3B"/>
    <w:rsid w:val="00496B91"/>
    <w:rsid w:val="004A150E"/>
    <w:rsid w:val="004A2C95"/>
    <w:rsid w:val="004A35F2"/>
    <w:rsid w:val="004A3F43"/>
    <w:rsid w:val="004A4B1B"/>
    <w:rsid w:val="004A752C"/>
    <w:rsid w:val="004A79C6"/>
    <w:rsid w:val="004A7D20"/>
    <w:rsid w:val="004B2113"/>
    <w:rsid w:val="004B6DD7"/>
    <w:rsid w:val="004C03F9"/>
    <w:rsid w:val="004C0EC6"/>
    <w:rsid w:val="004C37AB"/>
    <w:rsid w:val="004C4848"/>
    <w:rsid w:val="004C4D52"/>
    <w:rsid w:val="004C64C8"/>
    <w:rsid w:val="004D0DE7"/>
    <w:rsid w:val="004D1656"/>
    <w:rsid w:val="004D1ECF"/>
    <w:rsid w:val="004D526A"/>
    <w:rsid w:val="004D6FA9"/>
    <w:rsid w:val="004E0859"/>
    <w:rsid w:val="004E0C3C"/>
    <w:rsid w:val="004E1F73"/>
    <w:rsid w:val="004E21A5"/>
    <w:rsid w:val="004E2568"/>
    <w:rsid w:val="004E3613"/>
    <w:rsid w:val="004E5709"/>
    <w:rsid w:val="004F0F84"/>
    <w:rsid w:val="004F284A"/>
    <w:rsid w:val="004F2FE7"/>
    <w:rsid w:val="004F437F"/>
    <w:rsid w:val="004F509E"/>
    <w:rsid w:val="004F5CDF"/>
    <w:rsid w:val="0050577A"/>
    <w:rsid w:val="0051112C"/>
    <w:rsid w:val="00516390"/>
    <w:rsid w:val="00516D3C"/>
    <w:rsid w:val="00517BB6"/>
    <w:rsid w:val="00522847"/>
    <w:rsid w:val="005242DC"/>
    <w:rsid w:val="005249B1"/>
    <w:rsid w:val="0052609A"/>
    <w:rsid w:val="00530424"/>
    <w:rsid w:val="005309CF"/>
    <w:rsid w:val="0053169B"/>
    <w:rsid w:val="00533E58"/>
    <w:rsid w:val="00536EE9"/>
    <w:rsid w:val="00537432"/>
    <w:rsid w:val="005406A1"/>
    <w:rsid w:val="00544F01"/>
    <w:rsid w:val="00545427"/>
    <w:rsid w:val="005473D6"/>
    <w:rsid w:val="00550934"/>
    <w:rsid w:val="00551E41"/>
    <w:rsid w:val="005528D1"/>
    <w:rsid w:val="00552BB7"/>
    <w:rsid w:val="005622AC"/>
    <w:rsid w:val="0056501E"/>
    <w:rsid w:val="00566CA2"/>
    <w:rsid w:val="00567224"/>
    <w:rsid w:val="005676A2"/>
    <w:rsid w:val="00567BF2"/>
    <w:rsid w:val="00570CFC"/>
    <w:rsid w:val="00572CC9"/>
    <w:rsid w:val="005739B0"/>
    <w:rsid w:val="00574051"/>
    <w:rsid w:val="0057530D"/>
    <w:rsid w:val="005837D3"/>
    <w:rsid w:val="00584B2D"/>
    <w:rsid w:val="00586A95"/>
    <w:rsid w:val="00594E2E"/>
    <w:rsid w:val="005A459C"/>
    <w:rsid w:val="005A5BCA"/>
    <w:rsid w:val="005B0228"/>
    <w:rsid w:val="005B0E37"/>
    <w:rsid w:val="005B64EC"/>
    <w:rsid w:val="005B6B20"/>
    <w:rsid w:val="005C1D7C"/>
    <w:rsid w:val="005C4FED"/>
    <w:rsid w:val="005D03EB"/>
    <w:rsid w:val="005D0889"/>
    <w:rsid w:val="005D0AF7"/>
    <w:rsid w:val="005D0DA9"/>
    <w:rsid w:val="005D2A34"/>
    <w:rsid w:val="005E0DEC"/>
    <w:rsid w:val="005E34D6"/>
    <w:rsid w:val="005E4500"/>
    <w:rsid w:val="005E71AF"/>
    <w:rsid w:val="005F0495"/>
    <w:rsid w:val="005F27B8"/>
    <w:rsid w:val="005F7A64"/>
    <w:rsid w:val="005F7B5F"/>
    <w:rsid w:val="006003D0"/>
    <w:rsid w:val="0060114D"/>
    <w:rsid w:val="00601CFB"/>
    <w:rsid w:val="0060255C"/>
    <w:rsid w:val="00603044"/>
    <w:rsid w:val="006040ED"/>
    <w:rsid w:val="00604396"/>
    <w:rsid w:val="00604C0B"/>
    <w:rsid w:val="006052EC"/>
    <w:rsid w:val="006057E5"/>
    <w:rsid w:val="00606D62"/>
    <w:rsid w:val="00614453"/>
    <w:rsid w:val="00614C03"/>
    <w:rsid w:val="00615191"/>
    <w:rsid w:val="00624AFC"/>
    <w:rsid w:val="00625678"/>
    <w:rsid w:val="00626FDB"/>
    <w:rsid w:val="0063043B"/>
    <w:rsid w:val="006466C6"/>
    <w:rsid w:val="00646F81"/>
    <w:rsid w:val="00652E3D"/>
    <w:rsid w:val="0065338B"/>
    <w:rsid w:val="00654EDA"/>
    <w:rsid w:val="006556CB"/>
    <w:rsid w:val="00655727"/>
    <w:rsid w:val="00656B58"/>
    <w:rsid w:val="00665AFE"/>
    <w:rsid w:val="00667116"/>
    <w:rsid w:val="006708B3"/>
    <w:rsid w:val="0067307D"/>
    <w:rsid w:val="00673778"/>
    <w:rsid w:val="00676B7C"/>
    <w:rsid w:val="0068144C"/>
    <w:rsid w:val="0068329C"/>
    <w:rsid w:val="006832DB"/>
    <w:rsid w:val="006911DF"/>
    <w:rsid w:val="00692923"/>
    <w:rsid w:val="006975CB"/>
    <w:rsid w:val="006976D9"/>
    <w:rsid w:val="006A060B"/>
    <w:rsid w:val="006A07B5"/>
    <w:rsid w:val="006A2508"/>
    <w:rsid w:val="006A3582"/>
    <w:rsid w:val="006A6589"/>
    <w:rsid w:val="006B140C"/>
    <w:rsid w:val="006B1CFD"/>
    <w:rsid w:val="006B1EE2"/>
    <w:rsid w:val="006B1F36"/>
    <w:rsid w:val="006B2011"/>
    <w:rsid w:val="006B21EF"/>
    <w:rsid w:val="006B3A4D"/>
    <w:rsid w:val="006B3C4C"/>
    <w:rsid w:val="006B4D44"/>
    <w:rsid w:val="006B5B40"/>
    <w:rsid w:val="006B7628"/>
    <w:rsid w:val="006B7DD7"/>
    <w:rsid w:val="006C06B8"/>
    <w:rsid w:val="006C2216"/>
    <w:rsid w:val="006C4CB5"/>
    <w:rsid w:val="006C6F26"/>
    <w:rsid w:val="006C79C6"/>
    <w:rsid w:val="006D07C9"/>
    <w:rsid w:val="006D4DB3"/>
    <w:rsid w:val="006D51F9"/>
    <w:rsid w:val="006D5C38"/>
    <w:rsid w:val="006D7382"/>
    <w:rsid w:val="006E1F01"/>
    <w:rsid w:val="006E27BE"/>
    <w:rsid w:val="006E3BA7"/>
    <w:rsid w:val="006E40DA"/>
    <w:rsid w:val="006E5633"/>
    <w:rsid w:val="006F1C2D"/>
    <w:rsid w:val="006F3F3C"/>
    <w:rsid w:val="006F6560"/>
    <w:rsid w:val="006F6890"/>
    <w:rsid w:val="007011A7"/>
    <w:rsid w:val="0070247A"/>
    <w:rsid w:val="00702C30"/>
    <w:rsid w:val="00711EB1"/>
    <w:rsid w:val="00714B0C"/>
    <w:rsid w:val="00714F07"/>
    <w:rsid w:val="00716209"/>
    <w:rsid w:val="0071791E"/>
    <w:rsid w:val="0072009C"/>
    <w:rsid w:val="00720F49"/>
    <w:rsid w:val="007234F6"/>
    <w:rsid w:val="007239CB"/>
    <w:rsid w:val="00724E04"/>
    <w:rsid w:val="00726209"/>
    <w:rsid w:val="0073065C"/>
    <w:rsid w:val="00736B78"/>
    <w:rsid w:val="007410C5"/>
    <w:rsid w:val="00743E7B"/>
    <w:rsid w:val="00745533"/>
    <w:rsid w:val="00747DFF"/>
    <w:rsid w:val="00750A5D"/>
    <w:rsid w:val="00751822"/>
    <w:rsid w:val="00752AEA"/>
    <w:rsid w:val="00753EFE"/>
    <w:rsid w:val="00754BA6"/>
    <w:rsid w:val="00755664"/>
    <w:rsid w:val="00764218"/>
    <w:rsid w:val="00764BAB"/>
    <w:rsid w:val="00771FA2"/>
    <w:rsid w:val="00781C0B"/>
    <w:rsid w:val="0078202A"/>
    <w:rsid w:val="00784574"/>
    <w:rsid w:val="0078486F"/>
    <w:rsid w:val="007852AC"/>
    <w:rsid w:val="00790249"/>
    <w:rsid w:val="00790978"/>
    <w:rsid w:val="00791727"/>
    <w:rsid w:val="00792988"/>
    <w:rsid w:val="007A1A35"/>
    <w:rsid w:val="007A3D62"/>
    <w:rsid w:val="007A657C"/>
    <w:rsid w:val="007B622F"/>
    <w:rsid w:val="007B7223"/>
    <w:rsid w:val="007B7B0B"/>
    <w:rsid w:val="007C13CE"/>
    <w:rsid w:val="007C1487"/>
    <w:rsid w:val="007C448C"/>
    <w:rsid w:val="007C486B"/>
    <w:rsid w:val="007C48C8"/>
    <w:rsid w:val="007C4977"/>
    <w:rsid w:val="007C7E14"/>
    <w:rsid w:val="007D1C4F"/>
    <w:rsid w:val="007D1D21"/>
    <w:rsid w:val="007D65F5"/>
    <w:rsid w:val="007D6AD5"/>
    <w:rsid w:val="007D7A01"/>
    <w:rsid w:val="007E2551"/>
    <w:rsid w:val="007E2D86"/>
    <w:rsid w:val="007E397B"/>
    <w:rsid w:val="007E66B6"/>
    <w:rsid w:val="007F3B9C"/>
    <w:rsid w:val="007F5EF2"/>
    <w:rsid w:val="008018DC"/>
    <w:rsid w:val="00803DCE"/>
    <w:rsid w:val="008054C9"/>
    <w:rsid w:val="00806BD5"/>
    <w:rsid w:val="00810A84"/>
    <w:rsid w:val="00812F57"/>
    <w:rsid w:val="00821B3E"/>
    <w:rsid w:val="00822DA7"/>
    <w:rsid w:val="00824069"/>
    <w:rsid w:val="00826150"/>
    <w:rsid w:val="00827437"/>
    <w:rsid w:val="00830BE3"/>
    <w:rsid w:val="0083461E"/>
    <w:rsid w:val="00840A83"/>
    <w:rsid w:val="00841239"/>
    <w:rsid w:val="00841518"/>
    <w:rsid w:val="008445DA"/>
    <w:rsid w:val="00845547"/>
    <w:rsid w:val="0084739A"/>
    <w:rsid w:val="00852933"/>
    <w:rsid w:val="008536AF"/>
    <w:rsid w:val="00854705"/>
    <w:rsid w:val="0085756F"/>
    <w:rsid w:val="00863551"/>
    <w:rsid w:val="008650CC"/>
    <w:rsid w:val="008731FF"/>
    <w:rsid w:val="00877DA0"/>
    <w:rsid w:val="00881AE9"/>
    <w:rsid w:val="00884A6A"/>
    <w:rsid w:val="008853DC"/>
    <w:rsid w:val="00891580"/>
    <w:rsid w:val="00893B9E"/>
    <w:rsid w:val="00895129"/>
    <w:rsid w:val="00896140"/>
    <w:rsid w:val="00897948"/>
    <w:rsid w:val="008A231D"/>
    <w:rsid w:val="008A53A5"/>
    <w:rsid w:val="008B3803"/>
    <w:rsid w:val="008C20D9"/>
    <w:rsid w:val="008C2774"/>
    <w:rsid w:val="008C568E"/>
    <w:rsid w:val="008C6C81"/>
    <w:rsid w:val="008C7B5B"/>
    <w:rsid w:val="008D1F0D"/>
    <w:rsid w:val="008D5C4F"/>
    <w:rsid w:val="008E056C"/>
    <w:rsid w:val="008E0F2F"/>
    <w:rsid w:val="008E1D12"/>
    <w:rsid w:val="008E733B"/>
    <w:rsid w:val="008E775D"/>
    <w:rsid w:val="008F1A87"/>
    <w:rsid w:val="008F5283"/>
    <w:rsid w:val="008F6FAA"/>
    <w:rsid w:val="00900437"/>
    <w:rsid w:val="009007FB"/>
    <w:rsid w:val="00906130"/>
    <w:rsid w:val="009106A7"/>
    <w:rsid w:val="0091490F"/>
    <w:rsid w:val="009238B6"/>
    <w:rsid w:val="009268E0"/>
    <w:rsid w:val="0092798D"/>
    <w:rsid w:val="00931A5D"/>
    <w:rsid w:val="00934A20"/>
    <w:rsid w:val="00936E55"/>
    <w:rsid w:val="00941C33"/>
    <w:rsid w:val="00941E7F"/>
    <w:rsid w:val="0094253E"/>
    <w:rsid w:val="00942922"/>
    <w:rsid w:val="00954575"/>
    <w:rsid w:val="0095690B"/>
    <w:rsid w:val="00956F5E"/>
    <w:rsid w:val="009644FD"/>
    <w:rsid w:val="00964777"/>
    <w:rsid w:val="0097035F"/>
    <w:rsid w:val="00973CD9"/>
    <w:rsid w:val="00974390"/>
    <w:rsid w:val="009757FD"/>
    <w:rsid w:val="009761A0"/>
    <w:rsid w:val="00976239"/>
    <w:rsid w:val="00986314"/>
    <w:rsid w:val="009870BA"/>
    <w:rsid w:val="0098744E"/>
    <w:rsid w:val="009875D3"/>
    <w:rsid w:val="00987BCB"/>
    <w:rsid w:val="009902EB"/>
    <w:rsid w:val="00994E5E"/>
    <w:rsid w:val="009957D3"/>
    <w:rsid w:val="009A2CD1"/>
    <w:rsid w:val="009A40C7"/>
    <w:rsid w:val="009A41E1"/>
    <w:rsid w:val="009A6656"/>
    <w:rsid w:val="009A7B0A"/>
    <w:rsid w:val="009B278C"/>
    <w:rsid w:val="009B3CEB"/>
    <w:rsid w:val="009C46E5"/>
    <w:rsid w:val="009C698A"/>
    <w:rsid w:val="009D69E9"/>
    <w:rsid w:val="009D6DA4"/>
    <w:rsid w:val="009E0A20"/>
    <w:rsid w:val="009E2536"/>
    <w:rsid w:val="009E4B1C"/>
    <w:rsid w:val="009E5784"/>
    <w:rsid w:val="009E6DA9"/>
    <w:rsid w:val="009F46E0"/>
    <w:rsid w:val="009F50ED"/>
    <w:rsid w:val="009F5593"/>
    <w:rsid w:val="00A023DE"/>
    <w:rsid w:val="00A07667"/>
    <w:rsid w:val="00A11AD7"/>
    <w:rsid w:val="00A22D17"/>
    <w:rsid w:val="00A23A11"/>
    <w:rsid w:val="00A23E4B"/>
    <w:rsid w:val="00A23F7B"/>
    <w:rsid w:val="00A27E81"/>
    <w:rsid w:val="00A32E17"/>
    <w:rsid w:val="00A350D5"/>
    <w:rsid w:val="00A35A9F"/>
    <w:rsid w:val="00A3646C"/>
    <w:rsid w:val="00A40BA4"/>
    <w:rsid w:val="00A41677"/>
    <w:rsid w:val="00A43DA5"/>
    <w:rsid w:val="00A44484"/>
    <w:rsid w:val="00A46B03"/>
    <w:rsid w:val="00A50162"/>
    <w:rsid w:val="00A52347"/>
    <w:rsid w:val="00A55AF1"/>
    <w:rsid w:val="00A61125"/>
    <w:rsid w:val="00A61F44"/>
    <w:rsid w:val="00A62408"/>
    <w:rsid w:val="00A7677E"/>
    <w:rsid w:val="00A845E7"/>
    <w:rsid w:val="00A90493"/>
    <w:rsid w:val="00A9061F"/>
    <w:rsid w:val="00A90E1B"/>
    <w:rsid w:val="00A93C05"/>
    <w:rsid w:val="00A96B14"/>
    <w:rsid w:val="00A97CAE"/>
    <w:rsid w:val="00AA0A29"/>
    <w:rsid w:val="00AA1CAF"/>
    <w:rsid w:val="00AA27E5"/>
    <w:rsid w:val="00AA456C"/>
    <w:rsid w:val="00AA6774"/>
    <w:rsid w:val="00AB09DF"/>
    <w:rsid w:val="00AB242B"/>
    <w:rsid w:val="00AB2C17"/>
    <w:rsid w:val="00AB61FB"/>
    <w:rsid w:val="00AC0EB4"/>
    <w:rsid w:val="00AC6DB4"/>
    <w:rsid w:val="00AC76A0"/>
    <w:rsid w:val="00AD46B9"/>
    <w:rsid w:val="00AD4CFD"/>
    <w:rsid w:val="00AD514C"/>
    <w:rsid w:val="00AD6891"/>
    <w:rsid w:val="00AD77CA"/>
    <w:rsid w:val="00AE15D1"/>
    <w:rsid w:val="00AE2A35"/>
    <w:rsid w:val="00AE3419"/>
    <w:rsid w:val="00AE5A55"/>
    <w:rsid w:val="00AE5EDD"/>
    <w:rsid w:val="00AE5FDF"/>
    <w:rsid w:val="00AF0773"/>
    <w:rsid w:val="00AF0A3A"/>
    <w:rsid w:val="00AF1228"/>
    <w:rsid w:val="00AF16E1"/>
    <w:rsid w:val="00AF200F"/>
    <w:rsid w:val="00AF448D"/>
    <w:rsid w:val="00AF6214"/>
    <w:rsid w:val="00B00957"/>
    <w:rsid w:val="00B02F76"/>
    <w:rsid w:val="00B0514E"/>
    <w:rsid w:val="00B05AAD"/>
    <w:rsid w:val="00B066D3"/>
    <w:rsid w:val="00B13244"/>
    <w:rsid w:val="00B139A2"/>
    <w:rsid w:val="00B17136"/>
    <w:rsid w:val="00B21348"/>
    <w:rsid w:val="00B23F65"/>
    <w:rsid w:val="00B24D16"/>
    <w:rsid w:val="00B24D7C"/>
    <w:rsid w:val="00B3250B"/>
    <w:rsid w:val="00B33D60"/>
    <w:rsid w:val="00B4111C"/>
    <w:rsid w:val="00B41F6E"/>
    <w:rsid w:val="00B46ADB"/>
    <w:rsid w:val="00B501AE"/>
    <w:rsid w:val="00B50AA6"/>
    <w:rsid w:val="00B5114E"/>
    <w:rsid w:val="00B54873"/>
    <w:rsid w:val="00B62E76"/>
    <w:rsid w:val="00B64680"/>
    <w:rsid w:val="00B647C1"/>
    <w:rsid w:val="00B726EC"/>
    <w:rsid w:val="00B7466B"/>
    <w:rsid w:val="00B75C6B"/>
    <w:rsid w:val="00B7621B"/>
    <w:rsid w:val="00B77F5F"/>
    <w:rsid w:val="00B80079"/>
    <w:rsid w:val="00B808F2"/>
    <w:rsid w:val="00B81224"/>
    <w:rsid w:val="00B917FF"/>
    <w:rsid w:val="00B91EC5"/>
    <w:rsid w:val="00B922AD"/>
    <w:rsid w:val="00B9328E"/>
    <w:rsid w:val="00B95200"/>
    <w:rsid w:val="00B97DCF"/>
    <w:rsid w:val="00BA3803"/>
    <w:rsid w:val="00BA5E14"/>
    <w:rsid w:val="00BA6BED"/>
    <w:rsid w:val="00BB2417"/>
    <w:rsid w:val="00BB41E4"/>
    <w:rsid w:val="00BB45AE"/>
    <w:rsid w:val="00BB4ED6"/>
    <w:rsid w:val="00BC5AF7"/>
    <w:rsid w:val="00BC631C"/>
    <w:rsid w:val="00BD25FC"/>
    <w:rsid w:val="00BD790D"/>
    <w:rsid w:val="00BE2054"/>
    <w:rsid w:val="00BE66F2"/>
    <w:rsid w:val="00BE6801"/>
    <w:rsid w:val="00BE77BF"/>
    <w:rsid w:val="00BF0A58"/>
    <w:rsid w:val="00BF1E74"/>
    <w:rsid w:val="00BF321D"/>
    <w:rsid w:val="00C041A2"/>
    <w:rsid w:val="00C048E5"/>
    <w:rsid w:val="00C04AA2"/>
    <w:rsid w:val="00C06945"/>
    <w:rsid w:val="00C07ACF"/>
    <w:rsid w:val="00C11141"/>
    <w:rsid w:val="00C16322"/>
    <w:rsid w:val="00C21621"/>
    <w:rsid w:val="00C21F86"/>
    <w:rsid w:val="00C23C2D"/>
    <w:rsid w:val="00C3197C"/>
    <w:rsid w:val="00C331F1"/>
    <w:rsid w:val="00C3795F"/>
    <w:rsid w:val="00C400F7"/>
    <w:rsid w:val="00C41202"/>
    <w:rsid w:val="00C4523A"/>
    <w:rsid w:val="00C521DA"/>
    <w:rsid w:val="00C522F3"/>
    <w:rsid w:val="00C56F90"/>
    <w:rsid w:val="00C57CE5"/>
    <w:rsid w:val="00C61292"/>
    <w:rsid w:val="00C617D9"/>
    <w:rsid w:val="00C6260A"/>
    <w:rsid w:val="00C6394E"/>
    <w:rsid w:val="00C64CA3"/>
    <w:rsid w:val="00C651ED"/>
    <w:rsid w:val="00C65B39"/>
    <w:rsid w:val="00C671B2"/>
    <w:rsid w:val="00C6730D"/>
    <w:rsid w:val="00C6779C"/>
    <w:rsid w:val="00C67A99"/>
    <w:rsid w:val="00C74CFF"/>
    <w:rsid w:val="00C76F02"/>
    <w:rsid w:val="00C778AD"/>
    <w:rsid w:val="00C810F5"/>
    <w:rsid w:val="00C811AE"/>
    <w:rsid w:val="00C83125"/>
    <w:rsid w:val="00C9080D"/>
    <w:rsid w:val="00C90C33"/>
    <w:rsid w:val="00C9238A"/>
    <w:rsid w:val="00C925A4"/>
    <w:rsid w:val="00C926A6"/>
    <w:rsid w:val="00C95A7A"/>
    <w:rsid w:val="00CA12ED"/>
    <w:rsid w:val="00CA1367"/>
    <w:rsid w:val="00CA296D"/>
    <w:rsid w:val="00CA5B85"/>
    <w:rsid w:val="00CA65F7"/>
    <w:rsid w:val="00CB076F"/>
    <w:rsid w:val="00CB138A"/>
    <w:rsid w:val="00CB14E7"/>
    <w:rsid w:val="00CB16D3"/>
    <w:rsid w:val="00CB22BC"/>
    <w:rsid w:val="00CB2719"/>
    <w:rsid w:val="00CB68E1"/>
    <w:rsid w:val="00CC146E"/>
    <w:rsid w:val="00CC1952"/>
    <w:rsid w:val="00CC21E8"/>
    <w:rsid w:val="00CC7832"/>
    <w:rsid w:val="00CD1AB5"/>
    <w:rsid w:val="00CD1AF7"/>
    <w:rsid w:val="00CD26FA"/>
    <w:rsid w:val="00CD2BFA"/>
    <w:rsid w:val="00CD5E19"/>
    <w:rsid w:val="00CD7F5A"/>
    <w:rsid w:val="00CE04CF"/>
    <w:rsid w:val="00CE1184"/>
    <w:rsid w:val="00CE11BB"/>
    <w:rsid w:val="00CE17F9"/>
    <w:rsid w:val="00CE2297"/>
    <w:rsid w:val="00CE577C"/>
    <w:rsid w:val="00CE7CC2"/>
    <w:rsid w:val="00CE7DE2"/>
    <w:rsid w:val="00CF3E6B"/>
    <w:rsid w:val="00CF5B0A"/>
    <w:rsid w:val="00CF7E9C"/>
    <w:rsid w:val="00D03B6D"/>
    <w:rsid w:val="00D044A3"/>
    <w:rsid w:val="00D05A73"/>
    <w:rsid w:val="00D06DB1"/>
    <w:rsid w:val="00D1155E"/>
    <w:rsid w:val="00D1388B"/>
    <w:rsid w:val="00D15FD2"/>
    <w:rsid w:val="00D16133"/>
    <w:rsid w:val="00D1718E"/>
    <w:rsid w:val="00D203FB"/>
    <w:rsid w:val="00D2173A"/>
    <w:rsid w:val="00D2437F"/>
    <w:rsid w:val="00D25F68"/>
    <w:rsid w:val="00D26F9A"/>
    <w:rsid w:val="00D2714B"/>
    <w:rsid w:val="00D30B76"/>
    <w:rsid w:val="00D30CD8"/>
    <w:rsid w:val="00D3124C"/>
    <w:rsid w:val="00D33183"/>
    <w:rsid w:val="00D359C0"/>
    <w:rsid w:val="00D365E0"/>
    <w:rsid w:val="00D36C57"/>
    <w:rsid w:val="00D37E8E"/>
    <w:rsid w:val="00D44ED7"/>
    <w:rsid w:val="00D46159"/>
    <w:rsid w:val="00D46C91"/>
    <w:rsid w:val="00D501A3"/>
    <w:rsid w:val="00D5196D"/>
    <w:rsid w:val="00D53043"/>
    <w:rsid w:val="00D55203"/>
    <w:rsid w:val="00D56CE7"/>
    <w:rsid w:val="00D56FE2"/>
    <w:rsid w:val="00D604BD"/>
    <w:rsid w:val="00D60B3D"/>
    <w:rsid w:val="00D622DA"/>
    <w:rsid w:val="00D6397B"/>
    <w:rsid w:val="00D65168"/>
    <w:rsid w:val="00D65DA6"/>
    <w:rsid w:val="00D667E2"/>
    <w:rsid w:val="00D707DC"/>
    <w:rsid w:val="00D74861"/>
    <w:rsid w:val="00D74AE5"/>
    <w:rsid w:val="00D74CC4"/>
    <w:rsid w:val="00D750E8"/>
    <w:rsid w:val="00D76565"/>
    <w:rsid w:val="00D8055E"/>
    <w:rsid w:val="00D90499"/>
    <w:rsid w:val="00D919D5"/>
    <w:rsid w:val="00D95B30"/>
    <w:rsid w:val="00D95E79"/>
    <w:rsid w:val="00DA26F9"/>
    <w:rsid w:val="00DA3402"/>
    <w:rsid w:val="00DA4BEB"/>
    <w:rsid w:val="00DA5A5F"/>
    <w:rsid w:val="00DA5CAB"/>
    <w:rsid w:val="00DB1363"/>
    <w:rsid w:val="00DB1FA8"/>
    <w:rsid w:val="00DB20FC"/>
    <w:rsid w:val="00DB451D"/>
    <w:rsid w:val="00DC23A7"/>
    <w:rsid w:val="00DC2D6C"/>
    <w:rsid w:val="00DC71C6"/>
    <w:rsid w:val="00DD01CC"/>
    <w:rsid w:val="00DD2728"/>
    <w:rsid w:val="00DD36AF"/>
    <w:rsid w:val="00DD5C00"/>
    <w:rsid w:val="00DD5C11"/>
    <w:rsid w:val="00DD6F8E"/>
    <w:rsid w:val="00DE0730"/>
    <w:rsid w:val="00DE07A6"/>
    <w:rsid w:val="00DE3BD0"/>
    <w:rsid w:val="00DE3C5B"/>
    <w:rsid w:val="00DE5F16"/>
    <w:rsid w:val="00DE5F8B"/>
    <w:rsid w:val="00DF10AA"/>
    <w:rsid w:val="00DF3B32"/>
    <w:rsid w:val="00DF44E9"/>
    <w:rsid w:val="00DF48A4"/>
    <w:rsid w:val="00DF54E3"/>
    <w:rsid w:val="00DF7836"/>
    <w:rsid w:val="00E020DD"/>
    <w:rsid w:val="00E03ADF"/>
    <w:rsid w:val="00E106DE"/>
    <w:rsid w:val="00E122B5"/>
    <w:rsid w:val="00E122E4"/>
    <w:rsid w:val="00E20076"/>
    <w:rsid w:val="00E222E8"/>
    <w:rsid w:val="00E22BF8"/>
    <w:rsid w:val="00E23C86"/>
    <w:rsid w:val="00E25302"/>
    <w:rsid w:val="00E263EA"/>
    <w:rsid w:val="00E303C0"/>
    <w:rsid w:val="00E31224"/>
    <w:rsid w:val="00E31BA0"/>
    <w:rsid w:val="00E40C84"/>
    <w:rsid w:val="00E4343F"/>
    <w:rsid w:val="00E4470F"/>
    <w:rsid w:val="00E47DF5"/>
    <w:rsid w:val="00E53701"/>
    <w:rsid w:val="00E61055"/>
    <w:rsid w:val="00E665DE"/>
    <w:rsid w:val="00E7289B"/>
    <w:rsid w:val="00E730A2"/>
    <w:rsid w:val="00E74C74"/>
    <w:rsid w:val="00E77905"/>
    <w:rsid w:val="00E80C01"/>
    <w:rsid w:val="00E82A81"/>
    <w:rsid w:val="00E83CF6"/>
    <w:rsid w:val="00E85438"/>
    <w:rsid w:val="00E8790B"/>
    <w:rsid w:val="00E87B81"/>
    <w:rsid w:val="00E9472A"/>
    <w:rsid w:val="00E94FB6"/>
    <w:rsid w:val="00E95C97"/>
    <w:rsid w:val="00E9613F"/>
    <w:rsid w:val="00E96BE7"/>
    <w:rsid w:val="00EA088E"/>
    <w:rsid w:val="00EA1819"/>
    <w:rsid w:val="00EA1A08"/>
    <w:rsid w:val="00EA5225"/>
    <w:rsid w:val="00EB552F"/>
    <w:rsid w:val="00EB57DD"/>
    <w:rsid w:val="00EB6CF5"/>
    <w:rsid w:val="00EC001B"/>
    <w:rsid w:val="00ED0408"/>
    <w:rsid w:val="00ED06C3"/>
    <w:rsid w:val="00ED45F4"/>
    <w:rsid w:val="00ED5FED"/>
    <w:rsid w:val="00ED734D"/>
    <w:rsid w:val="00EE2919"/>
    <w:rsid w:val="00EE2BC6"/>
    <w:rsid w:val="00EE4079"/>
    <w:rsid w:val="00EE4B2E"/>
    <w:rsid w:val="00EE6EB7"/>
    <w:rsid w:val="00EF1B92"/>
    <w:rsid w:val="00EF1FF3"/>
    <w:rsid w:val="00EF305F"/>
    <w:rsid w:val="00EF386F"/>
    <w:rsid w:val="00EF42D5"/>
    <w:rsid w:val="00EF4657"/>
    <w:rsid w:val="00EF59AD"/>
    <w:rsid w:val="00EF5F34"/>
    <w:rsid w:val="00EF7884"/>
    <w:rsid w:val="00F03CE3"/>
    <w:rsid w:val="00F10830"/>
    <w:rsid w:val="00F14358"/>
    <w:rsid w:val="00F143F0"/>
    <w:rsid w:val="00F148E7"/>
    <w:rsid w:val="00F216EE"/>
    <w:rsid w:val="00F21BC1"/>
    <w:rsid w:val="00F22B79"/>
    <w:rsid w:val="00F24395"/>
    <w:rsid w:val="00F3109C"/>
    <w:rsid w:val="00F31485"/>
    <w:rsid w:val="00F320E3"/>
    <w:rsid w:val="00F32569"/>
    <w:rsid w:val="00F326AC"/>
    <w:rsid w:val="00F33E7E"/>
    <w:rsid w:val="00F35E35"/>
    <w:rsid w:val="00F40DB4"/>
    <w:rsid w:val="00F5504C"/>
    <w:rsid w:val="00F56D3F"/>
    <w:rsid w:val="00F56D84"/>
    <w:rsid w:val="00F57BD5"/>
    <w:rsid w:val="00F57ED9"/>
    <w:rsid w:val="00F61ABA"/>
    <w:rsid w:val="00F62D67"/>
    <w:rsid w:val="00F66249"/>
    <w:rsid w:val="00F7108C"/>
    <w:rsid w:val="00F72437"/>
    <w:rsid w:val="00F72EF8"/>
    <w:rsid w:val="00F80CCB"/>
    <w:rsid w:val="00F82F01"/>
    <w:rsid w:val="00F83688"/>
    <w:rsid w:val="00F90D74"/>
    <w:rsid w:val="00F96F43"/>
    <w:rsid w:val="00F9725C"/>
    <w:rsid w:val="00F97948"/>
    <w:rsid w:val="00FA047E"/>
    <w:rsid w:val="00FA669D"/>
    <w:rsid w:val="00FB07B0"/>
    <w:rsid w:val="00FB0B9D"/>
    <w:rsid w:val="00FB18C0"/>
    <w:rsid w:val="00FB568D"/>
    <w:rsid w:val="00FB7074"/>
    <w:rsid w:val="00FC4229"/>
    <w:rsid w:val="00FC563B"/>
    <w:rsid w:val="00FC6C2C"/>
    <w:rsid w:val="00FC6F4B"/>
    <w:rsid w:val="00FC71E7"/>
    <w:rsid w:val="00FD1D1C"/>
    <w:rsid w:val="00FD1DC0"/>
    <w:rsid w:val="00FD4EFA"/>
    <w:rsid w:val="00FD5DD1"/>
    <w:rsid w:val="00FD6372"/>
    <w:rsid w:val="00FE0FFA"/>
    <w:rsid w:val="00FF3674"/>
    <w:rsid w:val="00FF3971"/>
    <w:rsid w:val="00FF503A"/>
    <w:rsid w:val="00FF6A56"/>
    <w:rsid w:val="00FF6C3B"/>
    <w:rsid w:val="01D35B38"/>
    <w:rsid w:val="0284056C"/>
    <w:rsid w:val="028D12D9"/>
    <w:rsid w:val="02D45892"/>
    <w:rsid w:val="03631E97"/>
    <w:rsid w:val="040000C7"/>
    <w:rsid w:val="048E29E4"/>
    <w:rsid w:val="04AB0032"/>
    <w:rsid w:val="057722D5"/>
    <w:rsid w:val="058F1702"/>
    <w:rsid w:val="05B36B8B"/>
    <w:rsid w:val="05C97C13"/>
    <w:rsid w:val="05EA4961"/>
    <w:rsid w:val="05FE23E4"/>
    <w:rsid w:val="060E4242"/>
    <w:rsid w:val="069F33E9"/>
    <w:rsid w:val="06BF1B73"/>
    <w:rsid w:val="072D3043"/>
    <w:rsid w:val="077141BC"/>
    <w:rsid w:val="07A03795"/>
    <w:rsid w:val="0846765B"/>
    <w:rsid w:val="08701385"/>
    <w:rsid w:val="090C4E18"/>
    <w:rsid w:val="0A0424E3"/>
    <w:rsid w:val="0A2F5262"/>
    <w:rsid w:val="0A7F677B"/>
    <w:rsid w:val="0B1248FD"/>
    <w:rsid w:val="0B12683D"/>
    <w:rsid w:val="0BB4266B"/>
    <w:rsid w:val="0BCB5162"/>
    <w:rsid w:val="0BE51A12"/>
    <w:rsid w:val="0CA05FA3"/>
    <w:rsid w:val="0CC7644A"/>
    <w:rsid w:val="0D3935BF"/>
    <w:rsid w:val="0D3A4542"/>
    <w:rsid w:val="0DA1776A"/>
    <w:rsid w:val="0DDA6377"/>
    <w:rsid w:val="0DDC125D"/>
    <w:rsid w:val="0DEF2C07"/>
    <w:rsid w:val="0E405FEE"/>
    <w:rsid w:val="0E484B44"/>
    <w:rsid w:val="0E603C3C"/>
    <w:rsid w:val="0EC01547"/>
    <w:rsid w:val="0FFC3E38"/>
    <w:rsid w:val="100223E4"/>
    <w:rsid w:val="104770C4"/>
    <w:rsid w:val="108654B0"/>
    <w:rsid w:val="10AA3894"/>
    <w:rsid w:val="10BD4BDA"/>
    <w:rsid w:val="10DB7F4A"/>
    <w:rsid w:val="10EB3251"/>
    <w:rsid w:val="10FC18BA"/>
    <w:rsid w:val="11A15DB9"/>
    <w:rsid w:val="11BA18B5"/>
    <w:rsid w:val="11CE710E"/>
    <w:rsid w:val="11E25A4F"/>
    <w:rsid w:val="12641C51"/>
    <w:rsid w:val="12647A72"/>
    <w:rsid w:val="128B732C"/>
    <w:rsid w:val="128C79CD"/>
    <w:rsid w:val="12972056"/>
    <w:rsid w:val="129A7D44"/>
    <w:rsid w:val="12AF7E37"/>
    <w:rsid w:val="12F2346E"/>
    <w:rsid w:val="134A7D3F"/>
    <w:rsid w:val="13755ED0"/>
    <w:rsid w:val="13EC5CD8"/>
    <w:rsid w:val="14F615A9"/>
    <w:rsid w:val="150A2B53"/>
    <w:rsid w:val="150A6744"/>
    <w:rsid w:val="15147D27"/>
    <w:rsid w:val="151E0B36"/>
    <w:rsid w:val="15E909BB"/>
    <w:rsid w:val="15F7693B"/>
    <w:rsid w:val="162D02AE"/>
    <w:rsid w:val="164B0622"/>
    <w:rsid w:val="1667601C"/>
    <w:rsid w:val="1686394B"/>
    <w:rsid w:val="16B2693A"/>
    <w:rsid w:val="16E12CF7"/>
    <w:rsid w:val="17301B9A"/>
    <w:rsid w:val="177B1AE6"/>
    <w:rsid w:val="178A0146"/>
    <w:rsid w:val="18E45469"/>
    <w:rsid w:val="18F13D79"/>
    <w:rsid w:val="195F0AAC"/>
    <w:rsid w:val="19662322"/>
    <w:rsid w:val="197766A6"/>
    <w:rsid w:val="19C16DF5"/>
    <w:rsid w:val="1A1B135F"/>
    <w:rsid w:val="1AA6537F"/>
    <w:rsid w:val="1ABD22C9"/>
    <w:rsid w:val="1B0C2311"/>
    <w:rsid w:val="1B910A48"/>
    <w:rsid w:val="1B9211AC"/>
    <w:rsid w:val="1BD13A63"/>
    <w:rsid w:val="1BD1755F"/>
    <w:rsid w:val="1C6C7BDE"/>
    <w:rsid w:val="1CDA2E0B"/>
    <w:rsid w:val="1DAC5AB6"/>
    <w:rsid w:val="1DFECB2D"/>
    <w:rsid w:val="1E06634F"/>
    <w:rsid w:val="1E205195"/>
    <w:rsid w:val="1E3119FD"/>
    <w:rsid w:val="1E7554E1"/>
    <w:rsid w:val="1EA66BF4"/>
    <w:rsid w:val="1EB61344"/>
    <w:rsid w:val="1F42039C"/>
    <w:rsid w:val="1F55429E"/>
    <w:rsid w:val="1F62533A"/>
    <w:rsid w:val="1FA36F96"/>
    <w:rsid w:val="1FAA11BB"/>
    <w:rsid w:val="1FFE2012"/>
    <w:rsid w:val="20EE5D47"/>
    <w:rsid w:val="211156FF"/>
    <w:rsid w:val="213D2871"/>
    <w:rsid w:val="21636FC8"/>
    <w:rsid w:val="22DF6543"/>
    <w:rsid w:val="232E4341"/>
    <w:rsid w:val="236A2363"/>
    <w:rsid w:val="238D4A1C"/>
    <w:rsid w:val="24996471"/>
    <w:rsid w:val="24A31B84"/>
    <w:rsid w:val="24D64800"/>
    <w:rsid w:val="24FF2AA0"/>
    <w:rsid w:val="25060A5D"/>
    <w:rsid w:val="253146FA"/>
    <w:rsid w:val="253B28B5"/>
    <w:rsid w:val="25476A40"/>
    <w:rsid w:val="25E6541A"/>
    <w:rsid w:val="263740FC"/>
    <w:rsid w:val="267974C2"/>
    <w:rsid w:val="268216B8"/>
    <w:rsid w:val="27834B8E"/>
    <w:rsid w:val="27AC2923"/>
    <w:rsid w:val="27D203F4"/>
    <w:rsid w:val="27D226CF"/>
    <w:rsid w:val="27E3759F"/>
    <w:rsid w:val="27E700DE"/>
    <w:rsid w:val="28096C9A"/>
    <w:rsid w:val="28550131"/>
    <w:rsid w:val="285B1B22"/>
    <w:rsid w:val="286955CC"/>
    <w:rsid w:val="28A30E9D"/>
    <w:rsid w:val="28C1211B"/>
    <w:rsid w:val="294176B3"/>
    <w:rsid w:val="295B586D"/>
    <w:rsid w:val="2A104310"/>
    <w:rsid w:val="2A5832D1"/>
    <w:rsid w:val="2AAD3CB8"/>
    <w:rsid w:val="2AB6770F"/>
    <w:rsid w:val="2AD908DC"/>
    <w:rsid w:val="2BCD78C0"/>
    <w:rsid w:val="2BE2738B"/>
    <w:rsid w:val="2C840FE5"/>
    <w:rsid w:val="2D684463"/>
    <w:rsid w:val="2D723567"/>
    <w:rsid w:val="2D8D5C78"/>
    <w:rsid w:val="2E295745"/>
    <w:rsid w:val="2E314855"/>
    <w:rsid w:val="2E580034"/>
    <w:rsid w:val="2F880D2A"/>
    <w:rsid w:val="2FDD7ABE"/>
    <w:rsid w:val="30182785"/>
    <w:rsid w:val="301A5EE8"/>
    <w:rsid w:val="305B02AF"/>
    <w:rsid w:val="306B04F2"/>
    <w:rsid w:val="307D1EE9"/>
    <w:rsid w:val="30B33C47"/>
    <w:rsid w:val="317A57A7"/>
    <w:rsid w:val="31885BA4"/>
    <w:rsid w:val="31C439B2"/>
    <w:rsid w:val="326438BC"/>
    <w:rsid w:val="326F6523"/>
    <w:rsid w:val="328D3E75"/>
    <w:rsid w:val="328D6C7F"/>
    <w:rsid w:val="33417A27"/>
    <w:rsid w:val="337F3CFD"/>
    <w:rsid w:val="344828F8"/>
    <w:rsid w:val="34533777"/>
    <w:rsid w:val="346C444F"/>
    <w:rsid w:val="352208DF"/>
    <w:rsid w:val="358C39DC"/>
    <w:rsid w:val="359151BE"/>
    <w:rsid w:val="359448AC"/>
    <w:rsid w:val="360F2FC6"/>
    <w:rsid w:val="362A4EEC"/>
    <w:rsid w:val="36590DED"/>
    <w:rsid w:val="3687595A"/>
    <w:rsid w:val="371A6AC1"/>
    <w:rsid w:val="3722588D"/>
    <w:rsid w:val="374A2EC7"/>
    <w:rsid w:val="379F3857"/>
    <w:rsid w:val="37B24117"/>
    <w:rsid w:val="3800680C"/>
    <w:rsid w:val="38561184"/>
    <w:rsid w:val="38A071A7"/>
    <w:rsid w:val="38B60206"/>
    <w:rsid w:val="39176838"/>
    <w:rsid w:val="39370A3D"/>
    <w:rsid w:val="39480CAB"/>
    <w:rsid w:val="396F0148"/>
    <w:rsid w:val="3BA93AB6"/>
    <w:rsid w:val="3BFD0387"/>
    <w:rsid w:val="3BFE1F56"/>
    <w:rsid w:val="3C915004"/>
    <w:rsid w:val="3CA7694E"/>
    <w:rsid w:val="3CBD2183"/>
    <w:rsid w:val="3D622C7D"/>
    <w:rsid w:val="3D902001"/>
    <w:rsid w:val="3DAC3EF8"/>
    <w:rsid w:val="3DBB238D"/>
    <w:rsid w:val="3E247689"/>
    <w:rsid w:val="3F2548AA"/>
    <w:rsid w:val="3F585956"/>
    <w:rsid w:val="3F68231E"/>
    <w:rsid w:val="3F7E3672"/>
    <w:rsid w:val="3F9D2AC9"/>
    <w:rsid w:val="3FCB2BBD"/>
    <w:rsid w:val="3FFB252B"/>
    <w:rsid w:val="406960D0"/>
    <w:rsid w:val="40756534"/>
    <w:rsid w:val="41210759"/>
    <w:rsid w:val="41313092"/>
    <w:rsid w:val="41BE7EDF"/>
    <w:rsid w:val="41CE0F85"/>
    <w:rsid w:val="42333557"/>
    <w:rsid w:val="424E6F24"/>
    <w:rsid w:val="42BB6E6E"/>
    <w:rsid w:val="42EA3958"/>
    <w:rsid w:val="42F12588"/>
    <w:rsid w:val="43000F6E"/>
    <w:rsid w:val="433167C6"/>
    <w:rsid w:val="437453AE"/>
    <w:rsid w:val="43F51620"/>
    <w:rsid w:val="441F3562"/>
    <w:rsid w:val="44884848"/>
    <w:rsid w:val="44FD7DB4"/>
    <w:rsid w:val="45232EC1"/>
    <w:rsid w:val="45482758"/>
    <w:rsid w:val="45C21DFF"/>
    <w:rsid w:val="46081EE8"/>
    <w:rsid w:val="4616768B"/>
    <w:rsid w:val="464B69A4"/>
    <w:rsid w:val="464B7DBD"/>
    <w:rsid w:val="46743C3C"/>
    <w:rsid w:val="467E187A"/>
    <w:rsid w:val="46957C1F"/>
    <w:rsid w:val="47343F9D"/>
    <w:rsid w:val="475D7F74"/>
    <w:rsid w:val="47BE0573"/>
    <w:rsid w:val="47C02A7A"/>
    <w:rsid w:val="487C587B"/>
    <w:rsid w:val="491133EF"/>
    <w:rsid w:val="49295674"/>
    <w:rsid w:val="495B0FC1"/>
    <w:rsid w:val="49D104B4"/>
    <w:rsid w:val="4AC12232"/>
    <w:rsid w:val="4AF22BAC"/>
    <w:rsid w:val="4B11098D"/>
    <w:rsid w:val="4B294DDA"/>
    <w:rsid w:val="4B2A2DEB"/>
    <w:rsid w:val="4B496CDC"/>
    <w:rsid w:val="4BC728F8"/>
    <w:rsid w:val="4C04492D"/>
    <w:rsid w:val="4C265483"/>
    <w:rsid w:val="4C667968"/>
    <w:rsid w:val="4C8B1DBA"/>
    <w:rsid w:val="4CBD57DA"/>
    <w:rsid w:val="4CCF74E6"/>
    <w:rsid w:val="4D1A5A6C"/>
    <w:rsid w:val="4DB50986"/>
    <w:rsid w:val="4DE84AD8"/>
    <w:rsid w:val="4E130D1F"/>
    <w:rsid w:val="4E457B53"/>
    <w:rsid w:val="4E861570"/>
    <w:rsid w:val="4EC372F3"/>
    <w:rsid w:val="4ECA68D4"/>
    <w:rsid w:val="4EF467B2"/>
    <w:rsid w:val="4EF94B19"/>
    <w:rsid w:val="4F0E3B31"/>
    <w:rsid w:val="4FA15035"/>
    <w:rsid w:val="4FAF6CA3"/>
    <w:rsid w:val="4FE34E9A"/>
    <w:rsid w:val="5006393C"/>
    <w:rsid w:val="502142D2"/>
    <w:rsid w:val="506A3ECB"/>
    <w:rsid w:val="50B871DF"/>
    <w:rsid w:val="50E1178F"/>
    <w:rsid w:val="517D19DC"/>
    <w:rsid w:val="51C4585C"/>
    <w:rsid w:val="52102E2E"/>
    <w:rsid w:val="52FE4D9E"/>
    <w:rsid w:val="53114AD1"/>
    <w:rsid w:val="538967B2"/>
    <w:rsid w:val="53F24649"/>
    <w:rsid w:val="54482AC3"/>
    <w:rsid w:val="5463612E"/>
    <w:rsid w:val="55C4407D"/>
    <w:rsid w:val="55CB033D"/>
    <w:rsid w:val="55D56327"/>
    <w:rsid w:val="560337F9"/>
    <w:rsid w:val="56177F93"/>
    <w:rsid w:val="564B3E56"/>
    <w:rsid w:val="5722425E"/>
    <w:rsid w:val="576757A8"/>
    <w:rsid w:val="57867A28"/>
    <w:rsid w:val="578B70CC"/>
    <w:rsid w:val="57996E43"/>
    <w:rsid w:val="57FE21FF"/>
    <w:rsid w:val="58194A18"/>
    <w:rsid w:val="583105E9"/>
    <w:rsid w:val="58633191"/>
    <w:rsid w:val="58A22362"/>
    <w:rsid w:val="58B71B0E"/>
    <w:rsid w:val="598A113A"/>
    <w:rsid w:val="59DA30FF"/>
    <w:rsid w:val="59E87171"/>
    <w:rsid w:val="5A2B6B33"/>
    <w:rsid w:val="5A616652"/>
    <w:rsid w:val="5A903B03"/>
    <w:rsid w:val="5A997C79"/>
    <w:rsid w:val="5AB46DAD"/>
    <w:rsid w:val="5C726CB3"/>
    <w:rsid w:val="5C733038"/>
    <w:rsid w:val="5DAF38A5"/>
    <w:rsid w:val="5E281D50"/>
    <w:rsid w:val="5E2F0501"/>
    <w:rsid w:val="5E4E4E2C"/>
    <w:rsid w:val="5E565A8E"/>
    <w:rsid w:val="5E8D2F3A"/>
    <w:rsid w:val="5F8108E9"/>
    <w:rsid w:val="5FA65AE0"/>
    <w:rsid w:val="606F1AD8"/>
    <w:rsid w:val="60912DAE"/>
    <w:rsid w:val="60982448"/>
    <w:rsid w:val="60C56EFB"/>
    <w:rsid w:val="613E7799"/>
    <w:rsid w:val="61642270"/>
    <w:rsid w:val="61FB36AA"/>
    <w:rsid w:val="624E3350"/>
    <w:rsid w:val="62922E0D"/>
    <w:rsid w:val="62AC0373"/>
    <w:rsid w:val="62D33B51"/>
    <w:rsid w:val="632878B5"/>
    <w:rsid w:val="63BD41E0"/>
    <w:rsid w:val="6404365E"/>
    <w:rsid w:val="645C1924"/>
    <w:rsid w:val="645D5138"/>
    <w:rsid w:val="646F6547"/>
    <w:rsid w:val="64C554BE"/>
    <w:rsid w:val="64F74985"/>
    <w:rsid w:val="65257E87"/>
    <w:rsid w:val="65E75AA3"/>
    <w:rsid w:val="660758C0"/>
    <w:rsid w:val="662144F3"/>
    <w:rsid w:val="66557DB2"/>
    <w:rsid w:val="66707909"/>
    <w:rsid w:val="66846F11"/>
    <w:rsid w:val="66C115C5"/>
    <w:rsid w:val="66E71979"/>
    <w:rsid w:val="67024A05"/>
    <w:rsid w:val="67535201"/>
    <w:rsid w:val="6789035F"/>
    <w:rsid w:val="67956122"/>
    <w:rsid w:val="67957627"/>
    <w:rsid w:val="67D57A24"/>
    <w:rsid w:val="67FB3025"/>
    <w:rsid w:val="681435E9"/>
    <w:rsid w:val="688013ED"/>
    <w:rsid w:val="68DD2EAD"/>
    <w:rsid w:val="68E419F4"/>
    <w:rsid w:val="68EA68C2"/>
    <w:rsid w:val="68EF6DEC"/>
    <w:rsid w:val="69E66D34"/>
    <w:rsid w:val="69F8128F"/>
    <w:rsid w:val="6A256060"/>
    <w:rsid w:val="6A3E7422"/>
    <w:rsid w:val="6A4E2E50"/>
    <w:rsid w:val="6A641533"/>
    <w:rsid w:val="6B660D36"/>
    <w:rsid w:val="6BDC5CA0"/>
    <w:rsid w:val="6BDC6503"/>
    <w:rsid w:val="6BDF404A"/>
    <w:rsid w:val="6BF37FAE"/>
    <w:rsid w:val="6BFC2657"/>
    <w:rsid w:val="6C496EB7"/>
    <w:rsid w:val="6C6C4AF3"/>
    <w:rsid w:val="6CB21830"/>
    <w:rsid w:val="6D5613A5"/>
    <w:rsid w:val="6D6A6E60"/>
    <w:rsid w:val="6D9263B7"/>
    <w:rsid w:val="6DA822F6"/>
    <w:rsid w:val="6DC321C1"/>
    <w:rsid w:val="6E2E14B2"/>
    <w:rsid w:val="6E4E6782"/>
    <w:rsid w:val="6E4F6D17"/>
    <w:rsid w:val="6E970A7C"/>
    <w:rsid w:val="6F7C4306"/>
    <w:rsid w:val="6F7E589F"/>
    <w:rsid w:val="6F83245B"/>
    <w:rsid w:val="6F8F7052"/>
    <w:rsid w:val="7040659E"/>
    <w:rsid w:val="70F213F3"/>
    <w:rsid w:val="71686ACA"/>
    <w:rsid w:val="718C1A9B"/>
    <w:rsid w:val="71C71A78"/>
    <w:rsid w:val="71F92EA9"/>
    <w:rsid w:val="72047744"/>
    <w:rsid w:val="721F0505"/>
    <w:rsid w:val="72920BBA"/>
    <w:rsid w:val="736A17A4"/>
    <w:rsid w:val="7373492B"/>
    <w:rsid w:val="73D53EF2"/>
    <w:rsid w:val="74E14ACE"/>
    <w:rsid w:val="75276F9E"/>
    <w:rsid w:val="75856EB5"/>
    <w:rsid w:val="75D752AF"/>
    <w:rsid w:val="75ED062E"/>
    <w:rsid w:val="76E877EB"/>
    <w:rsid w:val="76EB4627"/>
    <w:rsid w:val="771334D2"/>
    <w:rsid w:val="77483888"/>
    <w:rsid w:val="776F8B6C"/>
    <w:rsid w:val="78424BD9"/>
    <w:rsid w:val="78922B44"/>
    <w:rsid w:val="789F15CA"/>
    <w:rsid w:val="795A3188"/>
    <w:rsid w:val="797E4488"/>
    <w:rsid w:val="7984228E"/>
    <w:rsid w:val="79BA21CE"/>
    <w:rsid w:val="79C82CDA"/>
    <w:rsid w:val="79FB55DD"/>
    <w:rsid w:val="7A2523DC"/>
    <w:rsid w:val="7A395C75"/>
    <w:rsid w:val="7AAC0CB4"/>
    <w:rsid w:val="7ABE5D7A"/>
    <w:rsid w:val="7ACF09E3"/>
    <w:rsid w:val="7B220D7A"/>
    <w:rsid w:val="7C5D450D"/>
    <w:rsid w:val="7C6158E3"/>
    <w:rsid w:val="7C9C57DD"/>
    <w:rsid w:val="7CBE2D25"/>
    <w:rsid w:val="7CE059A4"/>
    <w:rsid w:val="7DC45C1B"/>
    <w:rsid w:val="7DE42E88"/>
    <w:rsid w:val="7E2F510B"/>
    <w:rsid w:val="7E4029B0"/>
    <w:rsid w:val="7EB85AF2"/>
    <w:rsid w:val="7F211154"/>
    <w:rsid w:val="7F237C9E"/>
    <w:rsid w:val="7F485EAA"/>
    <w:rsid w:val="7F98785D"/>
    <w:rsid w:val="7FA46638"/>
    <w:rsid w:val="7FDA3DBE"/>
    <w:rsid w:val="E7F9E509"/>
    <w:rsid w:val="F7EFC645"/>
    <w:rsid w:val="F7FA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qFormat="1" w:uiPriority="0" w:semiHidden="0" w:name="envelope return"/>
    <w:lsdException w:unhideWhenUsed="0" w:uiPriority="0" w:semiHidden="0" w:name="footnote reference"/>
    <w:lsdException w:qFormat="1" w:unhideWhenUsed="0" w:uiPriority="0" w:semiHidden="0" w:name="annotation reference"/>
    <w:lsdException w:qFormat="1"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iPriority="0" w:semiHidden="0" w:name="table of authorities"/>
    <w:lsdException w:qFormat="1" w:uiPriority="0" w:semiHidden="0" w:name="macro"/>
    <w:lsdException w:qFormat="1"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unhideWhenUsed="0" w:uiPriority="0" w:semiHidden="0" w:name="Plain Text"/>
    <w:lsdException w:qFormat="1"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qFormat="1" w:uiPriority="0" w:semiHidden="0" w:name="Table 3D effects 1"/>
    <w:lsdException w:qFormat="1" w:uiPriority="0" w:semiHidden="0" w:name="Table 3D effects 2"/>
    <w:lsdException w:qFormat="1" w:uiPriority="0" w:semiHidden="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qFormat="1" w:unhideWhenUsed="0" w:uiPriority="0" w:semiHidden="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200" w:firstLineChars="200"/>
    </w:pPr>
    <w:rPr>
      <w:rFonts w:ascii="Times New Roman" w:hAnsi="Times New Roman" w:eastAsia="宋体" w:cs="Times New Roman"/>
      <w:kern w:val="2"/>
      <w:sz w:val="24"/>
      <w:szCs w:val="24"/>
      <w:lang w:val="en-US" w:eastAsia="zh-CN" w:bidi="ar-SA"/>
    </w:rPr>
  </w:style>
  <w:style w:type="paragraph" w:styleId="3">
    <w:name w:val="heading 1"/>
    <w:basedOn w:val="1"/>
    <w:next w:val="1"/>
    <w:link w:val="76"/>
    <w:autoRedefine/>
    <w:qFormat/>
    <w:uiPriority w:val="9"/>
    <w:pPr>
      <w:keepNext/>
      <w:keepLines/>
      <w:pageBreakBefore/>
      <w:numPr>
        <w:ilvl w:val="0"/>
        <w:numId w:val="1"/>
      </w:numPr>
      <w:spacing w:before="120" w:after="240" w:line="300" w:lineRule="auto"/>
      <w:ind w:firstLineChars="0"/>
      <w:outlineLvl w:val="0"/>
    </w:pPr>
    <w:rPr>
      <w:b/>
      <w:kern w:val="44"/>
      <w:sz w:val="36"/>
    </w:rPr>
  </w:style>
  <w:style w:type="paragraph" w:styleId="4">
    <w:name w:val="heading 2"/>
    <w:basedOn w:val="1"/>
    <w:next w:val="1"/>
    <w:link w:val="77"/>
    <w:autoRedefine/>
    <w:unhideWhenUsed/>
    <w:qFormat/>
    <w:uiPriority w:val="9"/>
    <w:pPr>
      <w:keepNext/>
      <w:keepLines/>
      <w:numPr>
        <w:ilvl w:val="1"/>
        <w:numId w:val="1"/>
      </w:numPr>
      <w:topLinePunct/>
      <w:spacing w:before="120" w:after="120" w:line="300" w:lineRule="auto"/>
      <w:ind w:firstLineChars="0"/>
      <w:outlineLvl w:val="1"/>
    </w:pPr>
    <w:rPr>
      <w:rFonts w:ascii="Arial" w:hAnsi="Arial"/>
      <w:b/>
      <w:sz w:val="32"/>
    </w:rPr>
  </w:style>
  <w:style w:type="paragraph" w:styleId="5">
    <w:name w:val="heading 3"/>
    <w:basedOn w:val="1"/>
    <w:next w:val="1"/>
    <w:link w:val="78"/>
    <w:autoRedefine/>
    <w:unhideWhenUsed/>
    <w:qFormat/>
    <w:uiPriority w:val="9"/>
    <w:pPr>
      <w:keepNext/>
      <w:keepLines/>
      <w:numPr>
        <w:ilvl w:val="2"/>
        <w:numId w:val="1"/>
      </w:numPr>
      <w:spacing w:before="120" w:after="80" w:line="300" w:lineRule="auto"/>
      <w:ind w:firstLineChars="0"/>
      <w:outlineLvl w:val="2"/>
    </w:pPr>
    <w:rPr>
      <w:b/>
      <w:sz w:val="30"/>
    </w:rPr>
  </w:style>
  <w:style w:type="paragraph" w:styleId="6">
    <w:name w:val="heading 4"/>
    <w:basedOn w:val="1"/>
    <w:next w:val="1"/>
    <w:link w:val="79"/>
    <w:autoRedefine/>
    <w:unhideWhenUsed/>
    <w:qFormat/>
    <w:uiPriority w:val="9"/>
    <w:pPr>
      <w:keepNext/>
      <w:keepLines/>
      <w:numPr>
        <w:ilvl w:val="3"/>
        <w:numId w:val="1"/>
      </w:numPr>
      <w:spacing w:before="80" w:after="80" w:line="300" w:lineRule="auto"/>
      <w:ind w:firstLineChars="0"/>
      <w:outlineLvl w:val="3"/>
    </w:pPr>
    <w:rPr>
      <w:rFonts w:ascii="Arial" w:hAnsi="Arial"/>
      <w:b/>
      <w:sz w:val="28"/>
    </w:rPr>
  </w:style>
  <w:style w:type="paragraph" w:styleId="7">
    <w:name w:val="heading 5"/>
    <w:basedOn w:val="1"/>
    <w:next w:val="1"/>
    <w:link w:val="80"/>
    <w:autoRedefine/>
    <w:unhideWhenUsed/>
    <w:qFormat/>
    <w:uiPriority w:val="9"/>
    <w:pPr>
      <w:keepNext/>
      <w:keepLines/>
      <w:numPr>
        <w:ilvl w:val="4"/>
        <w:numId w:val="1"/>
      </w:numPr>
      <w:spacing w:before="80" w:after="40" w:line="300" w:lineRule="auto"/>
      <w:ind w:firstLineChars="0"/>
      <w:outlineLvl w:val="4"/>
    </w:pPr>
    <w:rPr>
      <w:b/>
      <w:sz w:val="28"/>
    </w:rPr>
  </w:style>
  <w:style w:type="paragraph" w:styleId="8">
    <w:name w:val="heading 6"/>
    <w:basedOn w:val="1"/>
    <w:next w:val="1"/>
    <w:link w:val="81"/>
    <w:autoRedefine/>
    <w:unhideWhenUsed/>
    <w:qFormat/>
    <w:uiPriority w:val="9"/>
    <w:pPr>
      <w:keepNext/>
      <w:keepLines/>
      <w:numPr>
        <w:ilvl w:val="5"/>
        <w:numId w:val="1"/>
      </w:numPr>
      <w:spacing w:before="40" w:after="40" w:line="300" w:lineRule="auto"/>
      <w:ind w:firstLineChars="0"/>
      <w:outlineLvl w:val="5"/>
    </w:pPr>
    <w:rPr>
      <w:rFonts w:ascii="Arial" w:hAnsi="Arial"/>
      <w:b/>
      <w:sz w:val="28"/>
    </w:rPr>
  </w:style>
  <w:style w:type="paragraph" w:styleId="9">
    <w:name w:val="heading 7"/>
    <w:basedOn w:val="1"/>
    <w:next w:val="1"/>
    <w:link w:val="82"/>
    <w:autoRedefine/>
    <w:unhideWhenUsed/>
    <w:qFormat/>
    <w:uiPriority w:val="9"/>
    <w:pPr>
      <w:keepNext/>
      <w:keepLines/>
      <w:numPr>
        <w:ilvl w:val="6"/>
        <w:numId w:val="1"/>
      </w:numPr>
      <w:spacing w:before="40" w:after="40" w:line="300" w:lineRule="auto"/>
      <w:ind w:firstLineChars="0"/>
      <w:outlineLvl w:val="6"/>
    </w:pPr>
    <w:rPr>
      <w:b/>
      <w:sz w:val="28"/>
    </w:rPr>
  </w:style>
  <w:style w:type="paragraph" w:styleId="10">
    <w:name w:val="heading 8"/>
    <w:basedOn w:val="1"/>
    <w:next w:val="1"/>
    <w:link w:val="85"/>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link w:val="86"/>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45">
    <w:name w:val="Default Paragraph Font"/>
    <w:semiHidden/>
    <w:unhideWhenUsed/>
    <w:qFormat/>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styleId="2">
    <w:name w:val="macro"/>
    <w:link w:val="120"/>
    <w:unhideWhenUsed/>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toc 7"/>
    <w:basedOn w:val="1"/>
    <w:next w:val="1"/>
    <w:autoRedefine/>
    <w:unhideWhenUsed/>
    <w:qFormat/>
    <w:uiPriority w:val="39"/>
    <w:pPr>
      <w:spacing w:after="160" w:line="278" w:lineRule="auto"/>
      <w:ind w:left="2520" w:leftChars="1200"/>
    </w:pPr>
    <w:rPr>
      <w:sz w:val="22"/>
      <w14:ligatures w14:val="standardContextual"/>
    </w:rPr>
  </w:style>
  <w:style w:type="paragraph" w:styleId="13">
    <w:name w:val="table of authorities"/>
    <w:basedOn w:val="1"/>
    <w:next w:val="1"/>
    <w:unhideWhenUsed/>
    <w:qFormat/>
    <w:uiPriority w:val="0"/>
    <w:pPr>
      <w:widowControl w:val="0"/>
      <w:adjustRightInd/>
      <w:snapToGrid/>
      <w:spacing w:line="240" w:lineRule="auto"/>
      <w:ind w:left="420" w:leftChars="200" w:firstLine="0" w:firstLineChars="0"/>
      <w:jc w:val="both"/>
    </w:pPr>
    <w:rPr>
      <w:sz w:val="21"/>
    </w:rPr>
  </w:style>
  <w:style w:type="paragraph" w:styleId="14">
    <w:name w:val="E-mail Signature"/>
    <w:basedOn w:val="1"/>
    <w:link w:val="121"/>
    <w:unhideWhenUsed/>
    <w:qFormat/>
    <w:uiPriority w:val="0"/>
    <w:pPr>
      <w:adjustRightInd/>
      <w:snapToGrid/>
    </w:pPr>
    <w:rPr>
      <w:rFonts w:cstheme="minorBidi"/>
      <w:kern w:val="0"/>
      <w:szCs w:val="22"/>
    </w:rPr>
  </w:style>
  <w:style w:type="paragraph" w:styleId="15">
    <w:name w:val="Normal Indent"/>
    <w:basedOn w:val="1"/>
    <w:link w:val="127"/>
    <w:uiPriority w:val="99"/>
    <w:rPr>
      <w:rFonts w:ascii="宋体" w:hAnsi="宋体"/>
      <w:szCs w:val="21"/>
    </w:rPr>
  </w:style>
  <w:style w:type="paragraph" w:styleId="16">
    <w:name w:val="caption"/>
    <w:basedOn w:val="1"/>
    <w:next w:val="1"/>
    <w:link w:val="64"/>
    <w:unhideWhenUsed/>
    <w:qFormat/>
    <w:uiPriority w:val="0"/>
    <w:rPr>
      <w:rFonts w:ascii="Arial" w:hAnsi="Arial" w:eastAsia="黑体"/>
      <w:sz w:val="20"/>
    </w:rPr>
  </w:style>
  <w:style w:type="paragraph" w:styleId="17">
    <w:name w:val="Document Map"/>
    <w:basedOn w:val="1"/>
    <w:link w:val="122"/>
    <w:unhideWhenUsed/>
    <w:qFormat/>
    <w:uiPriority w:val="0"/>
    <w:rPr>
      <w:rFonts w:ascii="Microsoft YaHei UI" w:eastAsia="Microsoft YaHei UI"/>
      <w:sz w:val="18"/>
      <w:szCs w:val="18"/>
    </w:rPr>
  </w:style>
  <w:style w:type="paragraph" w:styleId="18">
    <w:name w:val="toa heading"/>
    <w:basedOn w:val="1"/>
    <w:next w:val="1"/>
    <w:unhideWhenUsed/>
    <w:qFormat/>
    <w:uiPriority w:val="0"/>
    <w:pPr>
      <w:widowControl w:val="0"/>
      <w:adjustRightInd/>
      <w:snapToGrid/>
      <w:spacing w:before="120" w:line="240" w:lineRule="auto"/>
      <w:ind w:firstLine="0" w:firstLineChars="0"/>
      <w:jc w:val="both"/>
    </w:pPr>
    <w:rPr>
      <w:rFonts w:ascii="Calibri Light" w:hAnsi="Calibri Light"/>
    </w:rPr>
  </w:style>
  <w:style w:type="paragraph" w:styleId="19">
    <w:name w:val="annotation text"/>
    <w:basedOn w:val="1"/>
    <w:link w:val="65"/>
    <w:qFormat/>
    <w:uiPriority w:val="0"/>
  </w:style>
  <w:style w:type="paragraph" w:styleId="20">
    <w:name w:val="Body Text"/>
    <w:basedOn w:val="1"/>
    <w:link w:val="123"/>
    <w:unhideWhenUsed/>
    <w:qFormat/>
    <w:uiPriority w:val="0"/>
    <w:pPr>
      <w:adjustRightInd/>
      <w:snapToGrid/>
      <w:spacing w:after="120"/>
    </w:pPr>
    <w:rPr>
      <w:rFonts w:cstheme="minorBidi"/>
      <w:kern w:val="0"/>
      <w:szCs w:val="22"/>
    </w:rPr>
  </w:style>
  <w:style w:type="paragraph" w:styleId="21">
    <w:name w:val="List 2"/>
    <w:basedOn w:val="1"/>
    <w:unhideWhenUsed/>
    <w:qFormat/>
    <w:uiPriority w:val="0"/>
    <w:pPr>
      <w:adjustRightInd/>
      <w:snapToGrid/>
      <w:ind w:left="100" w:leftChars="200" w:hanging="200" w:hangingChars="200"/>
      <w:contextualSpacing/>
    </w:pPr>
    <w:rPr>
      <w:rFonts w:cstheme="minorBidi"/>
      <w:kern w:val="0"/>
      <w:szCs w:val="22"/>
    </w:rPr>
  </w:style>
  <w:style w:type="paragraph" w:styleId="22">
    <w:name w:val="toc 5"/>
    <w:basedOn w:val="1"/>
    <w:next w:val="1"/>
    <w:autoRedefine/>
    <w:unhideWhenUsed/>
    <w:qFormat/>
    <w:uiPriority w:val="39"/>
    <w:pPr>
      <w:spacing w:after="160" w:line="278" w:lineRule="auto"/>
      <w:ind w:left="1680" w:leftChars="800"/>
    </w:pPr>
    <w:rPr>
      <w:sz w:val="22"/>
      <w14:ligatures w14:val="standardContextual"/>
    </w:rPr>
  </w:style>
  <w:style w:type="paragraph" w:styleId="23">
    <w:name w:val="toc 3"/>
    <w:basedOn w:val="1"/>
    <w:next w:val="1"/>
    <w:uiPriority w:val="39"/>
    <w:pPr>
      <w:ind w:left="840" w:leftChars="400"/>
    </w:pPr>
  </w:style>
  <w:style w:type="paragraph" w:styleId="24">
    <w:name w:val="toc 8"/>
    <w:basedOn w:val="1"/>
    <w:next w:val="1"/>
    <w:autoRedefine/>
    <w:unhideWhenUsed/>
    <w:qFormat/>
    <w:uiPriority w:val="39"/>
    <w:pPr>
      <w:spacing w:after="160" w:line="278" w:lineRule="auto"/>
      <w:ind w:left="2940" w:leftChars="1400"/>
    </w:pPr>
    <w:rPr>
      <w:sz w:val="22"/>
      <w14:ligatures w14:val="standardContextual"/>
    </w:rPr>
  </w:style>
  <w:style w:type="paragraph" w:styleId="25">
    <w:name w:val="footer"/>
    <w:basedOn w:val="1"/>
    <w:link w:val="104"/>
    <w:qFormat/>
    <w:uiPriority w:val="99"/>
    <w:pPr>
      <w:tabs>
        <w:tab w:val="center" w:pos="4153"/>
        <w:tab w:val="right" w:pos="8306"/>
      </w:tabs>
    </w:pPr>
    <w:rPr>
      <w:sz w:val="18"/>
    </w:rPr>
  </w:style>
  <w:style w:type="paragraph" w:styleId="26">
    <w:name w:val="envelope return"/>
    <w:basedOn w:val="1"/>
    <w:unhideWhenUsed/>
    <w:qFormat/>
    <w:uiPriority w:val="0"/>
    <w:pPr>
      <w:widowControl w:val="0"/>
      <w:adjustRightInd/>
      <w:spacing w:line="240" w:lineRule="auto"/>
      <w:ind w:firstLine="0" w:firstLineChars="0"/>
      <w:jc w:val="both"/>
    </w:pPr>
    <w:rPr>
      <w:rFonts w:ascii="Calibri Light" w:hAnsi="Calibri Light"/>
      <w:sz w:val="21"/>
    </w:rPr>
  </w:style>
  <w:style w:type="paragraph" w:styleId="27">
    <w:name w:val="header"/>
    <w:basedOn w:val="1"/>
    <w:link w:val="124"/>
    <w:qFormat/>
    <w:uiPriority w:val="0"/>
    <w:pPr>
      <w:pBdr>
        <w:top w:val="none" w:color="auto" w:sz="0" w:space="1"/>
        <w:left w:val="none" w:color="auto" w:sz="0" w:space="4"/>
        <w:bottom w:val="none" w:color="auto" w:sz="0" w:space="1"/>
        <w:right w:val="none" w:color="auto" w:sz="0" w:space="4"/>
      </w:pBdr>
      <w:tabs>
        <w:tab w:val="center" w:pos="4153"/>
        <w:tab w:val="right" w:pos="8306"/>
      </w:tabs>
    </w:pPr>
    <w:rPr>
      <w:sz w:val="18"/>
    </w:rPr>
  </w:style>
  <w:style w:type="paragraph" w:styleId="28">
    <w:name w:val="toc 1"/>
    <w:basedOn w:val="1"/>
    <w:next w:val="1"/>
    <w:qFormat/>
    <w:uiPriority w:val="39"/>
  </w:style>
  <w:style w:type="paragraph" w:styleId="29">
    <w:name w:val="toc 4"/>
    <w:basedOn w:val="1"/>
    <w:next w:val="1"/>
    <w:autoRedefine/>
    <w:unhideWhenUsed/>
    <w:uiPriority w:val="39"/>
    <w:pPr>
      <w:spacing w:after="160" w:line="278" w:lineRule="auto"/>
      <w:ind w:left="1260" w:leftChars="600"/>
    </w:pPr>
    <w:rPr>
      <w:sz w:val="22"/>
      <w14:ligatures w14:val="standardContextual"/>
    </w:rPr>
  </w:style>
  <w:style w:type="paragraph" w:styleId="30">
    <w:name w:val="toc 6"/>
    <w:basedOn w:val="1"/>
    <w:next w:val="1"/>
    <w:autoRedefine/>
    <w:unhideWhenUsed/>
    <w:qFormat/>
    <w:uiPriority w:val="39"/>
    <w:pPr>
      <w:spacing w:after="160" w:line="278" w:lineRule="auto"/>
      <w:ind w:left="2100" w:leftChars="1000"/>
    </w:pPr>
    <w:rPr>
      <w:sz w:val="22"/>
      <w14:ligatures w14:val="standardContextual"/>
    </w:rPr>
  </w:style>
  <w:style w:type="paragraph" w:styleId="31">
    <w:name w:val="table of figures"/>
    <w:basedOn w:val="1"/>
    <w:next w:val="1"/>
    <w:qFormat/>
    <w:uiPriority w:val="99"/>
    <w:pPr>
      <w:ind w:left="200" w:leftChars="200" w:hanging="200" w:hangingChars="200"/>
    </w:pPr>
  </w:style>
  <w:style w:type="paragraph" w:styleId="32">
    <w:name w:val="toc 2"/>
    <w:basedOn w:val="1"/>
    <w:next w:val="1"/>
    <w:uiPriority w:val="39"/>
    <w:pPr>
      <w:ind w:left="420" w:leftChars="200"/>
    </w:pPr>
  </w:style>
  <w:style w:type="paragraph" w:styleId="33">
    <w:name w:val="toc 9"/>
    <w:basedOn w:val="1"/>
    <w:next w:val="1"/>
    <w:autoRedefine/>
    <w:unhideWhenUsed/>
    <w:uiPriority w:val="39"/>
    <w:pPr>
      <w:spacing w:after="160" w:line="278" w:lineRule="auto"/>
      <w:ind w:left="3360" w:leftChars="1600"/>
    </w:pPr>
    <w:rPr>
      <w:sz w:val="22"/>
      <w14:ligatures w14:val="standardContextual"/>
    </w:rPr>
  </w:style>
  <w:style w:type="paragraph" w:styleId="34">
    <w:name w:val="HTML Preformatted"/>
    <w:basedOn w:val="35"/>
    <w:link w:val="73"/>
    <w:unhideWhenUsed/>
    <w:uiPriority w:val="0"/>
    <w:pPr>
      <w:wordWrap w:val="0"/>
      <w:spacing w:line="240" w:lineRule="auto"/>
    </w:pPr>
    <w:rPr>
      <w:rFonts w:cstheme="minorBidi"/>
      <w:sz w:val="21"/>
      <w:szCs w:val="22"/>
    </w:rPr>
  </w:style>
  <w:style w:type="paragraph" w:customStyle="1" w:styleId="35">
    <w:name w:val="F表内容"/>
    <w:basedOn w:val="1"/>
    <w:link w:val="84"/>
    <w:qFormat/>
    <w:uiPriority w:val="0"/>
    <w:pPr>
      <w:jc w:val="center"/>
    </w:pPr>
    <w:rPr>
      <w:rFonts w:cs="宋体"/>
      <w:szCs w:val="20"/>
    </w:rPr>
  </w:style>
  <w:style w:type="paragraph" w:styleId="36">
    <w:name w:val="Normal (Web)"/>
    <w:basedOn w:val="1"/>
    <w:qFormat/>
    <w:uiPriority w:val="99"/>
  </w:style>
  <w:style w:type="paragraph" w:styleId="37">
    <w:name w:val="Title"/>
    <w:link w:val="125"/>
    <w:qFormat/>
    <w:uiPriority w:val="0"/>
    <w:pPr>
      <w:spacing w:beforeLines="50" w:afterLines="50"/>
      <w:jc w:val="center"/>
      <w:outlineLvl w:val="0"/>
    </w:pPr>
    <w:rPr>
      <w:rFonts w:ascii="Times New Roman" w:hAnsi="Times New Roman" w:eastAsia="宋体" w:cs="Arial"/>
      <w:b/>
      <w:bCs/>
      <w:kern w:val="2"/>
      <w:sz w:val="28"/>
      <w:szCs w:val="32"/>
      <w:lang w:val="en-US" w:eastAsia="zh-CN" w:bidi="ar-SA"/>
    </w:rPr>
  </w:style>
  <w:style w:type="paragraph" w:styleId="38">
    <w:name w:val="annotation subject"/>
    <w:basedOn w:val="19"/>
    <w:next w:val="19"/>
    <w:link w:val="66"/>
    <w:qFormat/>
    <w:uiPriority w:val="0"/>
    <w:rPr>
      <w:b/>
      <w:bCs/>
    </w:rPr>
  </w:style>
  <w:style w:type="table" w:styleId="40">
    <w:name w:val="Table Grid"/>
    <w:basedOn w:val="3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Table Theme"/>
    <w:basedOn w:val="39"/>
    <w:qFormat/>
    <w:uiPriority w:val="0"/>
    <w:pPr>
      <w:widowControl w:val="0"/>
      <w:spacing w:beforeLines="50" w:afterLines="50"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Table 3D effects 1"/>
    <w:basedOn w:val="39"/>
    <w:unhideWhenUsed/>
    <w:qFormat/>
    <w:uiPriority w:val="0"/>
    <w:pPr>
      <w:widowControl w:val="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43">
    <w:name w:val="Table 3D effects 2"/>
    <w:basedOn w:val="39"/>
    <w:unhideWhenUsed/>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4">
    <w:name w:val="Table 3D effects 3"/>
    <w:basedOn w:val="39"/>
    <w:unhideWhenUsed/>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46">
    <w:name w:val="Strong"/>
    <w:basedOn w:val="45"/>
    <w:qFormat/>
    <w:uiPriority w:val="0"/>
    <w:rPr>
      <w:rFonts w:ascii="宋体" w:hAnsi="宋体" w:eastAsia="宋体" w:cs="Times New Roman"/>
      <w:b/>
      <w:bCs/>
      <w:color w:val="262626" w:themeColor="text1" w:themeTint="D9"/>
      <w:sz w:val="24"/>
      <w:szCs w:val="24"/>
      <w:u w:val="none"/>
      <w14:textFill>
        <w14:solidFill>
          <w14:schemeClr w14:val="tx1">
            <w14:lumMod w14:val="85000"/>
            <w14:lumOff w14:val="15000"/>
          </w14:schemeClr>
        </w14:solidFill>
      </w14:textFill>
    </w:rPr>
  </w:style>
  <w:style w:type="character" w:styleId="47">
    <w:name w:val="page number"/>
    <w:basedOn w:val="45"/>
    <w:qFormat/>
    <w:uiPriority w:val="0"/>
  </w:style>
  <w:style w:type="character" w:styleId="48">
    <w:name w:val="Emphasis"/>
    <w:basedOn w:val="45"/>
    <w:qFormat/>
    <w:uiPriority w:val="0"/>
    <w:rPr>
      <w:i/>
    </w:rPr>
  </w:style>
  <w:style w:type="character" w:styleId="49">
    <w:name w:val="line number"/>
    <w:unhideWhenUsed/>
    <w:qFormat/>
    <w:uiPriority w:val="0"/>
  </w:style>
  <w:style w:type="character" w:styleId="50">
    <w:name w:val="Hyperlink"/>
    <w:basedOn w:val="45"/>
    <w:unhideWhenUsed/>
    <w:qFormat/>
    <w:uiPriority w:val="99"/>
    <w:rPr>
      <w:color w:val="0026E5" w:themeColor="hyperlink"/>
      <w:u w:val="single"/>
      <w14:textFill>
        <w14:solidFill>
          <w14:schemeClr w14:val="hlink"/>
        </w14:solidFill>
      </w14:textFill>
    </w:rPr>
  </w:style>
  <w:style w:type="character" w:styleId="51">
    <w:name w:val="HTML Code"/>
    <w:basedOn w:val="45"/>
    <w:unhideWhenUsed/>
    <w:qFormat/>
    <w:uiPriority w:val="99"/>
    <w:rPr>
      <w:rFonts w:ascii="Courier New" w:hAnsi="Courier New"/>
      <w:sz w:val="20"/>
    </w:rPr>
  </w:style>
  <w:style w:type="character" w:styleId="52">
    <w:name w:val="annotation reference"/>
    <w:basedOn w:val="45"/>
    <w:qFormat/>
    <w:uiPriority w:val="0"/>
    <w:rPr>
      <w:sz w:val="21"/>
      <w:szCs w:val="21"/>
    </w:rPr>
  </w:style>
  <w:style w:type="paragraph" w:customStyle="1" w:styleId="53">
    <w:name w:val="WPSOffice手动目录 1"/>
    <w:uiPriority w:val="0"/>
    <w:rPr>
      <w:rFonts w:asciiTheme="minorHAnsi" w:hAnsiTheme="minorHAnsi" w:eastAsiaTheme="minorEastAsia" w:cstheme="minorBidi"/>
      <w:kern w:val="2"/>
      <w:sz w:val="24"/>
      <w:szCs w:val="24"/>
      <w:lang w:val="en-US" w:eastAsia="zh-CN" w:bidi="ar-SA"/>
    </w:rPr>
  </w:style>
  <w:style w:type="paragraph" w:customStyle="1" w:styleId="54">
    <w:name w:val="WPSOffice手动目录 2"/>
    <w:uiPriority w:val="0"/>
    <w:pPr>
      <w:ind w:left="200" w:leftChars="200"/>
    </w:pPr>
    <w:rPr>
      <w:rFonts w:asciiTheme="minorHAnsi" w:hAnsiTheme="minorHAnsi" w:eastAsiaTheme="minorEastAsia" w:cstheme="minorBidi"/>
      <w:kern w:val="2"/>
      <w:sz w:val="24"/>
      <w:szCs w:val="24"/>
      <w:lang w:val="en-US" w:eastAsia="zh-CN" w:bidi="ar-SA"/>
    </w:rPr>
  </w:style>
  <w:style w:type="paragraph" w:customStyle="1" w:styleId="55">
    <w:name w:val="WPSOffice手动目录 3"/>
    <w:qFormat/>
    <w:uiPriority w:val="0"/>
    <w:pPr>
      <w:ind w:left="400" w:leftChars="400"/>
    </w:pPr>
    <w:rPr>
      <w:rFonts w:asciiTheme="minorHAnsi" w:hAnsiTheme="minorHAnsi" w:eastAsiaTheme="minorEastAsia" w:cstheme="minorBidi"/>
      <w:kern w:val="2"/>
      <w:sz w:val="24"/>
      <w:szCs w:val="24"/>
      <w:lang w:val="en-US" w:eastAsia="zh-CN" w:bidi="ar-SA"/>
    </w:rPr>
  </w:style>
  <w:style w:type="paragraph" w:customStyle="1" w:styleId="56">
    <w:name w:val="目录（标题）"/>
    <w:basedOn w:val="1"/>
    <w:qFormat/>
    <w:uiPriority w:val="0"/>
    <w:pPr>
      <w:spacing w:after="100" w:afterLines="100"/>
      <w:jc w:val="center"/>
    </w:pPr>
    <w:rPr>
      <w:b/>
      <w:bCs/>
      <w:kern w:val="0"/>
      <w:sz w:val="32"/>
      <w:szCs w:val="32"/>
    </w:rPr>
  </w:style>
  <w:style w:type="paragraph" w:customStyle="1" w:styleId="57">
    <w:name w:val="表头"/>
    <w:basedOn w:val="1"/>
    <w:link w:val="153"/>
    <w:autoRedefine/>
    <w:qFormat/>
    <w:uiPriority w:val="0"/>
    <w:pPr>
      <w:pBdr>
        <w:top w:val="none" w:color="auto" w:sz="0" w:space="1"/>
        <w:left w:val="none" w:color="auto" w:sz="0" w:space="4"/>
        <w:bottom w:val="none" w:color="auto" w:sz="0" w:space="1"/>
        <w:right w:val="none" w:color="auto" w:sz="0" w:space="4"/>
      </w:pBdr>
      <w:spacing w:line="240" w:lineRule="auto"/>
      <w:ind w:firstLine="0" w:firstLineChars="0"/>
      <w:jc w:val="center"/>
    </w:pPr>
    <w:rPr>
      <w:b/>
      <w:color w:val="000000" w:themeColor="text1"/>
      <w:sz w:val="21"/>
      <w:szCs w:val="21"/>
      <w14:textFill>
        <w14:solidFill>
          <w14:schemeClr w14:val="tx1"/>
        </w14:solidFill>
      </w14:textFill>
    </w:rPr>
  </w:style>
  <w:style w:type="paragraph" w:customStyle="1" w:styleId="58">
    <w:name w:val="表内容"/>
    <w:basedOn w:val="1"/>
    <w:autoRedefine/>
    <w:qFormat/>
    <w:uiPriority w:val="0"/>
    <w:pPr>
      <w:widowControl w:val="0"/>
      <w:wordWrap w:val="0"/>
      <w:spacing w:line="240" w:lineRule="auto"/>
      <w:ind w:firstLine="0" w:firstLineChars="0"/>
    </w:pPr>
    <w:rPr>
      <w:snapToGrid w:val="0"/>
      <w:sz w:val="21"/>
      <w:szCs w:val="21"/>
    </w:rPr>
  </w:style>
  <w:style w:type="paragraph" w:customStyle="1" w:styleId="59">
    <w:name w:val="图片"/>
    <w:basedOn w:val="1"/>
    <w:autoRedefine/>
    <w:qFormat/>
    <w:uiPriority w:val="0"/>
    <w:pPr>
      <w:spacing w:line="240" w:lineRule="auto"/>
      <w:ind w:firstLine="0" w:firstLineChars="0"/>
      <w:jc w:val="center"/>
    </w:pPr>
  </w:style>
  <w:style w:type="paragraph" w:customStyle="1" w:styleId="60">
    <w:name w:val="F项目符号"/>
    <w:basedOn w:val="1"/>
    <w:next w:val="1"/>
    <w:qFormat/>
    <w:uiPriority w:val="0"/>
    <w:pPr>
      <w:numPr>
        <w:ilvl w:val="0"/>
        <w:numId w:val="2"/>
      </w:numPr>
    </w:pPr>
  </w:style>
  <w:style w:type="paragraph" w:customStyle="1" w:styleId="61">
    <w:name w:val="F图片"/>
    <w:basedOn w:val="17"/>
    <w:link w:val="74"/>
    <w:qFormat/>
    <w:uiPriority w:val="0"/>
    <w:pPr>
      <w:wordWrap w:val="0"/>
      <w:topLinePunct/>
      <w:jc w:val="center"/>
    </w:pPr>
  </w:style>
  <w:style w:type="paragraph" w:customStyle="1" w:styleId="62">
    <w:name w:val="F表头格式"/>
    <w:next w:val="35"/>
    <w:link w:val="134"/>
    <w:qFormat/>
    <w:uiPriority w:val="0"/>
    <w:pPr>
      <w:jc w:val="center"/>
    </w:pPr>
    <w:rPr>
      <w:rFonts w:ascii="Times New Roman" w:hAnsi="Times New Roman" w:eastAsia="宋体" w:cs="宋体"/>
      <w:b/>
      <w:kern w:val="2"/>
      <w:sz w:val="21"/>
      <w:szCs w:val="22"/>
      <w:lang w:val="en-US" w:eastAsia="zh-CN" w:bidi="ar-SA"/>
    </w:rPr>
  </w:style>
  <w:style w:type="paragraph" w:customStyle="1" w:styleId="63">
    <w:name w:val="正文样式"/>
    <w:link w:val="128"/>
    <w:unhideWhenUsed/>
    <w:qFormat/>
    <w:uiPriority w:val="99"/>
    <w:pPr>
      <w:widowControl w:val="0"/>
      <w:adjustRightInd w:val="0"/>
      <w:snapToGrid w:val="0"/>
      <w:spacing w:line="360" w:lineRule="auto"/>
      <w:ind w:firstLine="200" w:firstLineChars="200"/>
      <w:jc w:val="both"/>
    </w:pPr>
    <w:rPr>
      <w:rFonts w:ascii="Times New Roman" w:hAnsi="Times New Roman" w:eastAsia="宋体" w:cs="Times New Roman"/>
      <w:bCs/>
      <w:snapToGrid w:val="0"/>
      <w:kern w:val="2"/>
      <w:sz w:val="24"/>
      <w:szCs w:val="44"/>
      <w:lang w:val="en-US" w:eastAsia="zh-CN" w:bidi="ar-SA"/>
    </w:rPr>
  </w:style>
  <w:style w:type="character" w:customStyle="1" w:styleId="64">
    <w:name w:val="题注 字符"/>
    <w:link w:val="16"/>
    <w:qFormat/>
    <w:uiPriority w:val="0"/>
    <w:rPr>
      <w:rFonts w:ascii="Arial" w:hAnsi="Arial" w:eastAsia="黑体"/>
      <w:sz w:val="20"/>
    </w:rPr>
  </w:style>
  <w:style w:type="character" w:customStyle="1" w:styleId="65">
    <w:name w:val="批注文字 字符"/>
    <w:basedOn w:val="45"/>
    <w:link w:val="19"/>
    <w:qFormat/>
    <w:uiPriority w:val="0"/>
    <w:rPr>
      <w:kern w:val="2"/>
      <w:sz w:val="21"/>
      <w:szCs w:val="24"/>
    </w:rPr>
  </w:style>
  <w:style w:type="character" w:customStyle="1" w:styleId="66">
    <w:name w:val="批注主题 字符"/>
    <w:basedOn w:val="65"/>
    <w:link w:val="38"/>
    <w:qFormat/>
    <w:uiPriority w:val="0"/>
    <w:rPr>
      <w:b/>
      <w:bCs/>
      <w:kern w:val="2"/>
      <w:sz w:val="21"/>
      <w:szCs w:val="24"/>
    </w:rPr>
  </w:style>
  <w:style w:type="paragraph" w:customStyle="1" w:styleId="67">
    <w:name w:val="F表头"/>
    <w:basedOn w:val="1"/>
    <w:link w:val="83"/>
    <w:qFormat/>
    <w:uiPriority w:val="0"/>
    <w:pPr>
      <w:wordWrap w:val="0"/>
      <w:topLinePunct/>
      <w:jc w:val="center"/>
    </w:pPr>
    <w:rPr>
      <w:b/>
    </w:rPr>
  </w:style>
  <w:style w:type="paragraph" w:customStyle="1" w:styleId="68">
    <w:name w:val="表格内文字字样"/>
    <w:basedOn w:val="1"/>
    <w:qFormat/>
    <w:uiPriority w:val="0"/>
    <w:rPr>
      <w:rFonts w:ascii="宋体" w:hAnsi="宋体" w:cs="宋体"/>
      <w:color w:val="000000"/>
      <w:kern w:val="0"/>
      <w:sz w:val="20"/>
      <w:szCs w:val="22"/>
    </w:rPr>
  </w:style>
  <w:style w:type="paragraph" w:customStyle="1" w:styleId="69">
    <w:name w:val="封面大标题"/>
    <w:basedOn w:val="1"/>
    <w:qFormat/>
    <w:uiPriority w:val="0"/>
    <w:pPr>
      <w:jc w:val="center"/>
    </w:pPr>
    <w:rPr>
      <w:rFonts w:hint="eastAsia" w:ascii="方正小标宋简体" w:hAnsi="方正小标宋简体" w:eastAsia="方正小标宋简体" w:cs="方正小标宋简体"/>
      <w:sz w:val="44"/>
      <w:szCs w:val="44"/>
    </w:rPr>
  </w:style>
  <w:style w:type="paragraph" w:customStyle="1" w:styleId="70">
    <w:name w:val="行文单位与日期"/>
    <w:basedOn w:val="1"/>
    <w:qFormat/>
    <w:uiPriority w:val="0"/>
    <w:pPr>
      <w:jc w:val="center"/>
    </w:pPr>
    <w:rPr>
      <w:rFonts w:eastAsia="仿宋_GB2312"/>
      <w:b/>
      <w:bCs/>
      <w:sz w:val="32"/>
      <w:szCs w:val="32"/>
    </w:rPr>
  </w:style>
  <w:style w:type="paragraph" w:customStyle="1" w:styleId="71">
    <w:name w:val="_正文"/>
    <w:basedOn w:val="1"/>
    <w:uiPriority w:val="0"/>
    <w:rPr>
      <w:kern w:val="0"/>
      <w:lang w:val="zh-CN"/>
    </w:rPr>
  </w:style>
  <w:style w:type="paragraph" w:customStyle="1" w:styleId="72">
    <w:name w:val="标书正文"/>
    <w:basedOn w:val="1"/>
    <w:qFormat/>
    <w:uiPriority w:val="0"/>
    <w:pPr>
      <w:tabs>
        <w:tab w:val="left" w:pos="0"/>
        <w:tab w:val="left" w:pos="735"/>
      </w:tabs>
      <w:ind w:firstLine="480"/>
    </w:pPr>
  </w:style>
  <w:style w:type="character" w:customStyle="1" w:styleId="73">
    <w:name w:val="HTML 预设格式 字符"/>
    <w:basedOn w:val="45"/>
    <w:link w:val="34"/>
    <w:qFormat/>
    <w:uiPriority w:val="0"/>
    <w:rPr>
      <w:rFonts w:ascii="Times New Roman" w:hAnsi="Times New Roman" w:eastAsia="宋体"/>
      <w:kern w:val="2"/>
      <w:sz w:val="21"/>
      <w:szCs w:val="22"/>
    </w:rPr>
  </w:style>
  <w:style w:type="character" w:customStyle="1" w:styleId="74">
    <w:name w:val="F图片 字符"/>
    <w:basedOn w:val="45"/>
    <w:link w:val="61"/>
    <w:qFormat/>
    <w:uiPriority w:val="0"/>
    <w:rPr>
      <w:rFonts w:ascii="Microsoft YaHei UI" w:eastAsia="Microsoft YaHei UI"/>
      <w:kern w:val="2"/>
      <w:sz w:val="18"/>
      <w:szCs w:val="18"/>
    </w:rPr>
  </w:style>
  <w:style w:type="paragraph" w:styleId="75">
    <w:name w:val="List Paragraph"/>
    <w:basedOn w:val="1"/>
    <w:link w:val="114"/>
    <w:qFormat/>
    <w:uiPriority w:val="99"/>
    <w:pPr>
      <w:ind w:firstLine="420"/>
    </w:pPr>
    <w:rPr>
      <w:szCs w:val="22"/>
    </w:rPr>
  </w:style>
  <w:style w:type="character" w:customStyle="1" w:styleId="76">
    <w:name w:val="标题 1 字符"/>
    <w:basedOn w:val="45"/>
    <w:link w:val="3"/>
    <w:qFormat/>
    <w:uiPriority w:val="9"/>
    <w:rPr>
      <w:b/>
      <w:kern w:val="44"/>
      <w:sz w:val="36"/>
      <w:szCs w:val="24"/>
    </w:rPr>
  </w:style>
  <w:style w:type="character" w:customStyle="1" w:styleId="77">
    <w:name w:val="标题 2 字符"/>
    <w:basedOn w:val="45"/>
    <w:link w:val="4"/>
    <w:qFormat/>
    <w:uiPriority w:val="9"/>
    <w:rPr>
      <w:rFonts w:ascii="Arial" w:hAnsi="Arial"/>
      <w:b/>
      <w:kern w:val="2"/>
      <w:sz w:val="32"/>
      <w:szCs w:val="24"/>
    </w:rPr>
  </w:style>
  <w:style w:type="character" w:customStyle="1" w:styleId="78">
    <w:name w:val="标题 3 字符"/>
    <w:basedOn w:val="45"/>
    <w:link w:val="5"/>
    <w:qFormat/>
    <w:uiPriority w:val="9"/>
    <w:rPr>
      <w:b/>
      <w:kern w:val="2"/>
      <w:sz w:val="30"/>
      <w:szCs w:val="24"/>
    </w:rPr>
  </w:style>
  <w:style w:type="character" w:customStyle="1" w:styleId="79">
    <w:name w:val="标题 4 字符"/>
    <w:basedOn w:val="45"/>
    <w:link w:val="6"/>
    <w:qFormat/>
    <w:uiPriority w:val="9"/>
    <w:rPr>
      <w:rFonts w:ascii="Arial" w:hAnsi="Arial"/>
      <w:b/>
      <w:kern w:val="2"/>
      <w:sz w:val="28"/>
      <w:szCs w:val="24"/>
    </w:rPr>
  </w:style>
  <w:style w:type="character" w:customStyle="1" w:styleId="80">
    <w:name w:val="标题 5 字符"/>
    <w:basedOn w:val="45"/>
    <w:link w:val="7"/>
    <w:qFormat/>
    <w:uiPriority w:val="9"/>
    <w:rPr>
      <w:b/>
      <w:kern w:val="2"/>
      <w:sz w:val="28"/>
      <w:szCs w:val="24"/>
    </w:rPr>
  </w:style>
  <w:style w:type="character" w:customStyle="1" w:styleId="81">
    <w:name w:val="标题 6 字符"/>
    <w:basedOn w:val="45"/>
    <w:link w:val="8"/>
    <w:qFormat/>
    <w:uiPriority w:val="9"/>
    <w:rPr>
      <w:rFonts w:ascii="Arial" w:hAnsi="Arial"/>
      <w:b/>
      <w:kern w:val="2"/>
      <w:sz w:val="28"/>
      <w:szCs w:val="24"/>
    </w:rPr>
  </w:style>
  <w:style w:type="character" w:customStyle="1" w:styleId="82">
    <w:name w:val="标题 7 字符"/>
    <w:basedOn w:val="45"/>
    <w:link w:val="9"/>
    <w:qFormat/>
    <w:uiPriority w:val="9"/>
    <w:rPr>
      <w:b/>
      <w:kern w:val="2"/>
      <w:sz w:val="28"/>
      <w:szCs w:val="24"/>
    </w:rPr>
  </w:style>
  <w:style w:type="character" w:customStyle="1" w:styleId="83">
    <w:name w:val="F表头 字符"/>
    <w:basedOn w:val="45"/>
    <w:link w:val="67"/>
    <w:qFormat/>
    <w:uiPriority w:val="0"/>
    <w:rPr>
      <w:rFonts w:cs="Times New Roman"/>
      <w:b/>
      <w:kern w:val="2"/>
      <w:sz w:val="24"/>
      <w:szCs w:val="24"/>
    </w:rPr>
  </w:style>
  <w:style w:type="character" w:customStyle="1" w:styleId="84">
    <w:name w:val="F表内容 字符"/>
    <w:basedOn w:val="83"/>
    <w:link w:val="35"/>
    <w:qFormat/>
    <w:uiPriority w:val="0"/>
    <w:rPr>
      <w:rFonts w:cs="宋体"/>
      <w:b w:val="0"/>
      <w:kern w:val="2"/>
      <w:sz w:val="24"/>
      <w:szCs w:val="24"/>
    </w:rPr>
  </w:style>
  <w:style w:type="character" w:customStyle="1" w:styleId="85">
    <w:name w:val="标题 8 字符"/>
    <w:link w:val="10"/>
    <w:qFormat/>
    <w:uiPriority w:val="0"/>
    <w:rPr>
      <w:rFonts w:ascii="Arial" w:hAnsi="Arial" w:eastAsia="黑体"/>
      <w:kern w:val="2"/>
      <w:sz w:val="24"/>
      <w:szCs w:val="24"/>
    </w:rPr>
  </w:style>
  <w:style w:type="character" w:customStyle="1" w:styleId="86">
    <w:name w:val="标题 9 字符"/>
    <w:link w:val="11"/>
    <w:qFormat/>
    <w:uiPriority w:val="0"/>
    <w:rPr>
      <w:rFonts w:ascii="Arial" w:hAnsi="Arial" w:eastAsia="黑体"/>
      <w:kern w:val="2"/>
      <w:sz w:val="24"/>
      <w:szCs w:val="24"/>
    </w:rPr>
  </w:style>
  <w:style w:type="character" w:customStyle="1" w:styleId="87">
    <w:name w:val="未处理的提及1"/>
    <w:basedOn w:val="45"/>
    <w:semiHidden/>
    <w:unhideWhenUsed/>
    <w:qFormat/>
    <w:uiPriority w:val="99"/>
    <w:rPr>
      <w:color w:val="605E5C"/>
      <w:shd w:val="clear" w:color="auto" w:fill="E1DFDD"/>
    </w:rPr>
  </w:style>
  <w:style w:type="paragraph" w:customStyle="1" w:styleId="88">
    <w:name w:val="修订1"/>
    <w:hidden/>
    <w:unhideWhenUsed/>
    <w:qFormat/>
    <w:uiPriority w:val="99"/>
    <w:rPr>
      <w:rFonts w:ascii="Times New Roman" w:hAnsi="Times New Roman" w:eastAsia="宋体" w:cstheme="minorBidi"/>
      <w:kern w:val="2"/>
      <w:sz w:val="24"/>
      <w:szCs w:val="22"/>
      <w:lang w:val="en-US" w:eastAsia="zh-CN" w:bidi="ar-SA"/>
    </w:rPr>
  </w:style>
  <w:style w:type="table" w:customStyle="1" w:styleId="89">
    <w:name w:val="网格型1"/>
    <w:basedOn w:val="39"/>
    <w:qFormat/>
    <w:uiPriority w:val="39"/>
    <w:rPr>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F表内容（序号）"/>
    <w:basedOn w:val="35"/>
    <w:qFormat/>
    <w:uiPriority w:val="0"/>
    <w:pPr>
      <w:numPr>
        <w:ilvl w:val="0"/>
        <w:numId w:val="3"/>
      </w:numPr>
      <w:wordWrap w:val="0"/>
      <w:spacing w:line="240" w:lineRule="auto"/>
    </w:pPr>
    <w:rPr>
      <w:rFonts w:cstheme="minorBidi"/>
      <w:sz w:val="21"/>
      <w:szCs w:val="22"/>
    </w:rPr>
  </w:style>
  <w:style w:type="paragraph" w:customStyle="1" w:styleId="91">
    <w:name w:val="修订2"/>
    <w:hidden/>
    <w:unhideWhenUsed/>
    <w:qFormat/>
    <w:uiPriority w:val="99"/>
    <w:rPr>
      <w:rFonts w:ascii="Times New Roman" w:hAnsi="Times New Roman" w:eastAsia="宋体" w:cstheme="minorBidi"/>
      <w:kern w:val="2"/>
      <w:sz w:val="24"/>
      <w:szCs w:val="22"/>
      <w:lang w:val="en-US" w:eastAsia="zh-CN" w:bidi="ar-SA"/>
    </w:rPr>
  </w:style>
  <w:style w:type="paragraph" w:customStyle="1" w:styleId="92">
    <w:name w:val="修订3"/>
    <w:hidden/>
    <w:unhideWhenUsed/>
    <w:qFormat/>
    <w:uiPriority w:val="99"/>
    <w:rPr>
      <w:rFonts w:ascii="Times New Roman" w:hAnsi="Times New Roman" w:eastAsia="宋体" w:cstheme="minorBidi"/>
      <w:kern w:val="2"/>
      <w:sz w:val="24"/>
      <w:szCs w:val="22"/>
      <w:lang w:val="en-US" w:eastAsia="zh-CN" w:bidi="ar-SA"/>
    </w:rPr>
  </w:style>
  <w:style w:type="character" w:customStyle="1" w:styleId="93">
    <w:name w:val="未处理的提及2"/>
    <w:basedOn w:val="45"/>
    <w:semiHidden/>
    <w:unhideWhenUsed/>
    <w:qFormat/>
    <w:uiPriority w:val="99"/>
    <w:rPr>
      <w:color w:val="605E5C"/>
      <w:shd w:val="clear" w:color="auto" w:fill="E1DFDD"/>
    </w:rPr>
  </w:style>
  <w:style w:type="paragraph" w:customStyle="1" w:styleId="94">
    <w:name w:val="图形样式"/>
    <w:next w:val="63"/>
    <w:unhideWhenUsed/>
    <w:uiPriority w:val="0"/>
    <w:pPr>
      <w:widowControl w:val="0"/>
      <w:spacing w:after="160" w:line="20" w:lineRule="atLeast"/>
      <w:jc w:val="center"/>
    </w:pPr>
    <w:rPr>
      <w:rFonts w:ascii="Times New Roman" w:hAnsi="Times New Roman" w:eastAsia="宋体" w:cs="Times New Roman"/>
      <w:b/>
      <w:bCs/>
      <w:snapToGrid w:val="0"/>
      <w:kern w:val="2"/>
      <w:sz w:val="21"/>
      <w:szCs w:val="28"/>
      <w:lang w:val="en-US" w:eastAsia="zh-CN" w:bidi="ar-SA"/>
    </w:rPr>
  </w:style>
  <w:style w:type="paragraph" w:customStyle="1" w:styleId="95">
    <w:name w:val="修订4"/>
    <w:hidden/>
    <w:unhideWhenUsed/>
    <w:qFormat/>
    <w:uiPriority w:val="99"/>
    <w:rPr>
      <w:rFonts w:asciiTheme="minorHAnsi" w:hAnsiTheme="minorHAnsi" w:eastAsiaTheme="minorEastAsia" w:cstheme="minorBidi"/>
      <w:kern w:val="2"/>
      <w:sz w:val="24"/>
      <w:szCs w:val="24"/>
      <w:lang w:val="en-US" w:eastAsia="zh-CN" w:bidi="ar-SA"/>
    </w:rPr>
  </w:style>
  <w:style w:type="character" w:customStyle="1" w:styleId="96">
    <w:name w:val="未处理的提及3"/>
    <w:basedOn w:val="45"/>
    <w:semiHidden/>
    <w:unhideWhenUsed/>
    <w:qFormat/>
    <w:uiPriority w:val="99"/>
    <w:rPr>
      <w:color w:val="605E5C"/>
      <w:shd w:val="clear" w:color="auto" w:fill="E1DFDD"/>
    </w:rPr>
  </w:style>
  <w:style w:type="character" w:customStyle="1" w:styleId="97">
    <w:name w:val="未处理的提及4"/>
    <w:basedOn w:val="45"/>
    <w:semiHidden/>
    <w:unhideWhenUsed/>
    <w:qFormat/>
    <w:uiPriority w:val="99"/>
    <w:rPr>
      <w:color w:val="605E5C"/>
      <w:shd w:val="clear" w:color="auto" w:fill="E1DFDD"/>
    </w:rPr>
  </w:style>
  <w:style w:type="paragraph" w:customStyle="1" w:styleId="98">
    <w:name w:val="修订5"/>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99">
    <w:name w:val="修订6"/>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100">
    <w:name w:val="修订7"/>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101">
    <w:name w:val="修订8"/>
    <w:hidden/>
    <w:unhideWhenUsed/>
    <w:qFormat/>
    <w:uiPriority w:val="99"/>
    <w:rPr>
      <w:rFonts w:asciiTheme="minorHAnsi" w:hAnsiTheme="minorHAnsi" w:eastAsiaTheme="minorEastAsia" w:cstheme="minorBidi"/>
      <w:kern w:val="2"/>
      <w:sz w:val="24"/>
      <w:szCs w:val="24"/>
      <w:lang w:val="en-US" w:eastAsia="zh-CN" w:bidi="ar-SA"/>
    </w:rPr>
  </w:style>
  <w:style w:type="paragraph" w:customStyle="1" w:styleId="102">
    <w:name w:val="修订9"/>
    <w:hidden/>
    <w:unhideWhenUsed/>
    <w:qFormat/>
    <w:uiPriority w:val="99"/>
    <w:rPr>
      <w:rFonts w:asciiTheme="minorHAnsi" w:hAnsiTheme="minorHAnsi" w:eastAsiaTheme="minorEastAsia" w:cstheme="minorBidi"/>
      <w:kern w:val="2"/>
      <w:sz w:val="24"/>
      <w:szCs w:val="24"/>
      <w:lang w:val="en-US" w:eastAsia="zh-CN" w:bidi="ar-SA"/>
    </w:rPr>
  </w:style>
  <w:style w:type="character" w:customStyle="1" w:styleId="103">
    <w:name w:val="未处理的提及5"/>
    <w:basedOn w:val="45"/>
    <w:semiHidden/>
    <w:unhideWhenUsed/>
    <w:qFormat/>
    <w:uiPriority w:val="99"/>
    <w:rPr>
      <w:color w:val="605E5C"/>
      <w:shd w:val="clear" w:color="auto" w:fill="E1DFDD"/>
    </w:rPr>
  </w:style>
  <w:style w:type="character" w:customStyle="1" w:styleId="104">
    <w:name w:val="页脚 字符"/>
    <w:basedOn w:val="45"/>
    <w:link w:val="25"/>
    <w:qFormat/>
    <w:uiPriority w:val="99"/>
    <w:rPr>
      <w:rFonts w:asciiTheme="minorHAnsi" w:hAnsiTheme="minorHAnsi" w:eastAsiaTheme="minorEastAsia" w:cstheme="minorBidi"/>
      <w:kern w:val="2"/>
      <w:sz w:val="18"/>
      <w:szCs w:val="24"/>
    </w:rPr>
  </w:style>
  <w:style w:type="paragraph" w:customStyle="1" w:styleId="105">
    <w:name w:val="列出段落1"/>
    <w:basedOn w:val="1"/>
    <w:qFormat/>
    <w:uiPriority w:val="0"/>
    <w:pPr>
      <w:spacing w:line="240" w:lineRule="auto"/>
      <w:ind w:firstLine="420"/>
    </w:pPr>
    <w:rPr>
      <w:sz w:val="21"/>
    </w:rPr>
  </w:style>
  <w:style w:type="paragraph" w:customStyle="1" w:styleId="106">
    <w:name w:val="表-题注"/>
    <w:basedOn w:val="16"/>
    <w:link w:val="107"/>
    <w:qFormat/>
    <w:uiPriority w:val="0"/>
    <w:pPr>
      <w:spacing w:before="160" w:after="160" w:line="240" w:lineRule="auto"/>
      <w:ind w:firstLine="0" w:firstLineChars="0"/>
      <w:jc w:val="center"/>
    </w:pPr>
    <w:rPr>
      <w:rFonts w:ascii="宋体" w:hAnsi="宋体" w:eastAsia="宋体" w:cs="宋体"/>
      <w:b/>
      <w:bCs/>
      <w:sz w:val="21"/>
      <w:szCs w:val="21"/>
    </w:rPr>
  </w:style>
  <w:style w:type="character" w:customStyle="1" w:styleId="107">
    <w:name w:val="表-题注 字符"/>
    <w:basedOn w:val="64"/>
    <w:link w:val="106"/>
    <w:qFormat/>
    <w:uiPriority w:val="0"/>
    <w:rPr>
      <w:rFonts w:ascii="宋体" w:hAnsi="宋体" w:eastAsia="黑体" w:cs="宋体"/>
      <w:b/>
      <w:bCs/>
      <w:kern w:val="2"/>
      <w:sz w:val="21"/>
      <w:szCs w:val="21"/>
    </w:rPr>
  </w:style>
  <w:style w:type="paragraph" w:customStyle="1" w:styleId="108">
    <w:name w:val="图片格式"/>
    <w:basedOn w:val="1"/>
    <w:link w:val="109"/>
    <w:qFormat/>
    <w:uiPriority w:val="0"/>
    <w:pPr>
      <w:ind w:firstLine="0" w:firstLineChars="0"/>
      <w:jc w:val="center"/>
    </w:pPr>
  </w:style>
  <w:style w:type="character" w:customStyle="1" w:styleId="109">
    <w:name w:val="图片格式 字符"/>
    <w:basedOn w:val="45"/>
    <w:link w:val="108"/>
    <w:qFormat/>
    <w:uiPriority w:val="0"/>
    <w:rPr>
      <w:rFonts w:cstheme="minorBidi"/>
      <w:kern w:val="2"/>
      <w:sz w:val="24"/>
      <w:szCs w:val="24"/>
    </w:rPr>
  </w:style>
  <w:style w:type="paragraph" w:customStyle="1" w:styleId="110">
    <w:name w:val="图-题注"/>
    <w:basedOn w:val="16"/>
    <w:link w:val="111"/>
    <w:autoRedefine/>
    <w:qFormat/>
    <w:uiPriority w:val="0"/>
    <w:pPr>
      <w:spacing w:before="160" w:after="160" w:line="240" w:lineRule="auto"/>
      <w:ind w:firstLine="0" w:firstLineChars="0"/>
      <w:jc w:val="center"/>
    </w:pPr>
    <w:rPr>
      <w:rFonts w:ascii="黑体" w:hAnsi="黑体" w:eastAsia="宋体" w:cs="宋体"/>
      <w:b/>
      <w:bCs/>
      <w:sz w:val="21"/>
      <w:szCs w:val="21"/>
    </w:rPr>
  </w:style>
  <w:style w:type="character" w:customStyle="1" w:styleId="111">
    <w:name w:val="图-题注 字符"/>
    <w:basedOn w:val="64"/>
    <w:link w:val="110"/>
    <w:qFormat/>
    <w:uiPriority w:val="0"/>
    <w:rPr>
      <w:rFonts w:ascii="黑体" w:hAnsi="黑体" w:eastAsia="黑体" w:cs="宋体"/>
      <w:b/>
      <w:bCs/>
      <w:kern w:val="2"/>
      <w:sz w:val="21"/>
      <w:szCs w:val="21"/>
    </w:rPr>
  </w:style>
  <w:style w:type="character" w:customStyle="1" w:styleId="112">
    <w:name w:val="未处理的提及6"/>
    <w:basedOn w:val="45"/>
    <w:semiHidden/>
    <w:unhideWhenUsed/>
    <w:qFormat/>
    <w:uiPriority w:val="99"/>
    <w:rPr>
      <w:color w:val="605E5C"/>
      <w:shd w:val="clear" w:color="auto" w:fill="E1DFDD"/>
    </w:rPr>
  </w:style>
  <w:style w:type="paragraph" w:customStyle="1" w:styleId="113">
    <w:name w:val="正文（1）"/>
    <w:basedOn w:val="75"/>
    <w:link w:val="115"/>
    <w:qFormat/>
    <w:uiPriority w:val="0"/>
    <w:pPr>
      <w:numPr>
        <w:ilvl w:val="0"/>
        <w:numId w:val="4"/>
      </w:numPr>
      <w:ind w:firstLineChars="0"/>
    </w:pPr>
  </w:style>
  <w:style w:type="character" w:customStyle="1" w:styleId="114">
    <w:name w:val="列表段落 字符"/>
    <w:basedOn w:val="45"/>
    <w:link w:val="75"/>
    <w:qFormat/>
    <w:uiPriority w:val="34"/>
    <w:rPr>
      <w:rFonts w:cstheme="minorBidi"/>
      <w:kern w:val="2"/>
      <w:sz w:val="24"/>
      <w:szCs w:val="22"/>
    </w:rPr>
  </w:style>
  <w:style w:type="character" w:customStyle="1" w:styleId="115">
    <w:name w:val="正文（1） 字符"/>
    <w:basedOn w:val="114"/>
    <w:link w:val="113"/>
    <w:qFormat/>
    <w:uiPriority w:val="0"/>
    <w:rPr>
      <w:rFonts w:cstheme="minorBidi"/>
      <w:kern w:val="2"/>
      <w:sz w:val="24"/>
      <w:szCs w:val="22"/>
    </w:rPr>
  </w:style>
  <w:style w:type="character" w:customStyle="1" w:styleId="116">
    <w:name w:val="未处理的提及7"/>
    <w:basedOn w:val="45"/>
    <w:semiHidden/>
    <w:unhideWhenUsed/>
    <w:qFormat/>
    <w:uiPriority w:val="99"/>
    <w:rPr>
      <w:color w:val="605E5C"/>
      <w:shd w:val="clear" w:color="auto" w:fill="E1DFDD"/>
    </w:rPr>
  </w:style>
  <w:style w:type="paragraph" w:customStyle="1" w:styleId="117">
    <w:name w:val="！正文"/>
    <w:basedOn w:val="1"/>
    <w:uiPriority w:val="0"/>
    <w:pPr>
      <w:widowControl w:val="0"/>
      <w:adjustRightInd/>
      <w:snapToGrid/>
      <w:jc w:val="both"/>
    </w:pPr>
    <w:rPr>
      <w:rFonts w:cs="宋体"/>
      <w:szCs w:val="28"/>
    </w:rPr>
  </w:style>
  <w:style w:type="paragraph" w:customStyle="1" w:styleId="118">
    <w:name w:val="修订10"/>
    <w:hidden/>
    <w:unhideWhenUsed/>
    <w:qFormat/>
    <w:uiPriority w:val="99"/>
    <w:rPr>
      <w:rFonts w:ascii="Times New Roman" w:hAnsi="Times New Roman" w:eastAsia="宋体" w:cs="Times New Roman"/>
      <w:kern w:val="2"/>
      <w:sz w:val="24"/>
      <w:szCs w:val="24"/>
      <w:lang w:val="en-US" w:eastAsia="zh-CN" w:bidi="ar-SA"/>
    </w:rPr>
  </w:style>
  <w:style w:type="character" w:customStyle="1" w:styleId="119">
    <w:name w:val="未处理的提及8"/>
    <w:basedOn w:val="45"/>
    <w:semiHidden/>
    <w:unhideWhenUsed/>
    <w:uiPriority w:val="99"/>
    <w:rPr>
      <w:color w:val="605E5C"/>
      <w:shd w:val="clear" w:color="auto" w:fill="E1DFDD"/>
    </w:rPr>
  </w:style>
  <w:style w:type="character" w:customStyle="1" w:styleId="120">
    <w:name w:val="宏文本 字符"/>
    <w:basedOn w:val="45"/>
    <w:link w:val="2"/>
    <w:qFormat/>
    <w:uiPriority w:val="0"/>
    <w:rPr>
      <w:rFonts w:ascii="Courier New" w:hAnsi="Courier New" w:cs="Courier New"/>
      <w:kern w:val="2"/>
      <w:sz w:val="24"/>
      <w:szCs w:val="24"/>
    </w:rPr>
  </w:style>
  <w:style w:type="character" w:customStyle="1" w:styleId="121">
    <w:name w:val="电子邮件签名 字符"/>
    <w:basedOn w:val="45"/>
    <w:link w:val="14"/>
    <w:qFormat/>
    <w:uiPriority w:val="0"/>
    <w:rPr>
      <w:rFonts w:cstheme="minorBidi"/>
      <w:sz w:val="24"/>
      <w:szCs w:val="22"/>
    </w:rPr>
  </w:style>
  <w:style w:type="character" w:customStyle="1" w:styleId="122">
    <w:name w:val="文档结构图 字符"/>
    <w:basedOn w:val="45"/>
    <w:link w:val="17"/>
    <w:qFormat/>
    <w:uiPriority w:val="0"/>
    <w:rPr>
      <w:rFonts w:ascii="Microsoft YaHei UI" w:eastAsia="Microsoft YaHei UI"/>
      <w:kern w:val="2"/>
      <w:sz w:val="18"/>
      <w:szCs w:val="18"/>
    </w:rPr>
  </w:style>
  <w:style w:type="character" w:customStyle="1" w:styleId="123">
    <w:name w:val="正文文本 字符"/>
    <w:basedOn w:val="45"/>
    <w:link w:val="20"/>
    <w:qFormat/>
    <w:uiPriority w:val="0"/>
    <w:rPr>
      <w:rFonts w:cstheme="minorBidi"/>
      <w:sz w:val="24"/>
      <w:szCs w:val="22"/>
    </w:rPr>
  </w:style>
  <w:style w:type="character" w:customStyle="1" w:styleId="124">
    <w:name w:val="页眉 字符"/>
    <w:basedOn w:val="45"/>
    <w:link w:val="27"/>
    <w:qFormat/>
    <w:uiPriority w:val="0"/>
    <w:rPr>
      <w:kern w:val="2"/>
      <w:sz w:val="18"/>
      <w:szCs w:val="24"/>
    </w:rPr>
  </w:style>
  <w:style w:type="character" w:customStyle="1" w:styleId="125">
    <w:name w:val="标题 字符"/>
    <w:basedOn w:val="45"/>
    <w:link w:val="37"/>
    <w:qFormat/>
    <w:uiPriority w:val="0"/>
    <w:rPr>
      <w:rFonts w:cs="Arial"/>
      <w:b/>
      <w:bCs/>
      <w:kern w:val="2"/>
      <w:sz w:val="28"/>
      <w:szCs w:val="32"/>
    </w:rPr>
  </w:style>
  <w:style w:type="paragraph" w:customStyle="1" w:styleId="126">
    <w:name w:val="表题注-投标"/>
    <w:basedOn w:val="1"/>
    <w:next w:val="1"/>
    <w:uiPriority w:val="0"/>
    <w:pPr>
      <w:widowControl w:val="0"/>
      <w:adjustRightInd/>
      <w:snapToGrid/>
      <w:spacing w:line="240" w:lineRule="auto"/>
      <w:ind w:firstLine="0" w:firstLineChars="0"/>
      <w:jc w:val="center"/>
    </w:pPr>
    <w:rPr>
      <w:rFonts w:ascii="等线" w:hAnsi="等线" w:cs="Arial"/>
      <w:b/>
      <w:sz w:val="21"/>
      <w:szCs w:val="21"/>
    </w:rPr>
  </w:style>
  <w:style w:type="character" w:customStyle="1" w:styleId="127">
    <w:name w:val="正文缩进 字符"/>
    <w:link w:val="15"/>
    <w:qFormat/>
    <w:locked/>
    <w:uiPriority w:val="99"/>
    <w:rPr>
      <w:rFonts w:ascii="宋体" w:hAnsi="宋体"/>
      <w:kern w:val="2"/>
      <w:sz w:val="24"/>
      <w:szCs w:val="21"/>
    </w:rPr>
  </w:style>
  <w:style w:type="character" w:customStyle="1" w:styleId="128">
    <w:name w:val="正文样式 Char"/>
    <w:link w:val="63"/>
    <w:qFormat/>
    <w:uiPriority w:val="99"/>
    <w:rPr>
      <w:bCs/>
      <w:snapToGrid w:val="0"/>
      <w:kern w:val="2"/>
      <w:sz w:val="24"/>
      <w:szCs w:val="44"/>
    </w:rPr>
  </w:style>
  <w:style w:type="paragraph" w:styleId="129">
    <w:name w:val="No Spacing"/>
    <w:link w:val="130"/>
    <w:qFormat/>
    <w:uiPriority w:val="1"/>
    <w:pPr>
      <w:widowControl w:val="0"/>
      <w:spacing w:beforeLines="50" w:afterLines="50"/>
      <w:ind w:firstLine="200" w:firstLineChars="200"/>
      <w:jc w:val="both"/>
    </w:pPr>
    <w:rPr>
      <w:rFonts w:ascii="Times New Roman" w:hAnsi="Times New Roman" w:eastAsia="宋体" w:cs="Times New Roman"/>
      <w:kern w:val="2"/>
      <w:sz w:val="24"/>
      <w:szCs w:val="24"/>
      <w:lang w:val="en-US" w:eastAsia="zh-CN" w:bidi="ar-SA"/>
    </w:rPr>
  </w:style>
  <w:style w:type="character" w:customStyle="1" w:styleId="130">
    <w:name w:val="无间隔 字符"/>
    <w:link w:val="129"/>
    <w:qFormat/>
    <w:uiPriority w:val="1"/>
    <w:rPr>
      <w:kern w:val="2"/>
      <w:sz w:val="24"/>
      <w:szCs w:val="24"/>
    </w:rPr>
  </w:style>
  <w:style w:type="paragraph" w:styleId="131">
    <w:name w:val="Quote"/>
    <w:basedOn w:val="1"/>
    <w:next w:val="1"/>
    <w:link w:val="132"/>
    <w:uiPriority w:val="29"/>
    <w:pPr>
      <w:widowControl w:val="0"/>
      <w:adjustRightInd/>
      <w:snapToGrid/>
      <w:spacing w:beforeLines="50" w:afterLines="50" w:line="440" w:lineRule="exact"/>
      <w:jc w:val="both"/>
    </w:pPr>
    <w:rPr>
      <w:i/>
      <w:iCs/>
      <w:color w:val="000000" w:themeColor="text1"/>
      <w14:textFill>
        <w14:solidFill>
          <w14:schemeClr w14:val="tx1"/>
        </w14:solidFill>
      </w14:textFill>
    </w:rPr>
  </w:style>
  <w:style w:type="character" w:customStyle="1" w:styleId="132">
    <w:name w:val="引用 字符"/>
    <w:basedOn w:val="45"/>
    <w:link w:val="131"/>
    <w:qFormat/>
    <w:uiPriority w:val="29"/>
    <w:rPr>
      <w:i/>
      <w:iCs/>
      <w:color w:val="000000" w:themeColor="text1"/>
      <w:kern w:val="2"/>
      <w:sz w:val="24"/>
      <w:szCs w:val="24"/>
      <w14:textFill>
        <w14:solidFill>
          <w14:schemeClr w14:val="tx1"/>
        </w14:solidFill>
      </w14:textFill>
    </w:rPr>
  </w:style>
  <w:style w:type="paragraph" w:customStyle="1" w:styleId="133">
    <w:name w:val="会签表"/>
    <w:basedOn w:val="1"/>
    <w:semiHidden/>
    <w:qFormat/>
    <w:uiPriority w:val="0"/>
    <w:pPr>
      <w:widowControl w:val="0"/>
      <w:adjustRightInd/>
      <w:snapToGrid/>
      <w:spacing w:line="240" w:lineRule="auto"/>
      <w:ind w:firstLine="0" w:firstLineChars="0"/>
      <w:jc w:val="center"/>
    </w:pPr>
    <w:rPr>
      <w:rFonts w:ascii="黑体" w:hAnsi="宋体" w:eastAsia="黑体"/>
      <w:bCs/>
      <w:kern w:val="0"/>
      <w:sz w:val="28"/>
      <w:szCs w:val="28"/>
    </w:rPr>
  </w:style>
  <w:style w:type="character" w:customStyle="1" w:styleId="134">
    <w:name w:val="F表头格式 Char"/>
    <w:link w:val="62"/>
    <w:qFormat/>
    <w:uiPriority w:val="0"/>
    <w:rPr>
      <w:rFonts w:cs="宋体"/>
      <w:b/>
      <w:kern w:val="2"/>
      <w:sz w:val="21"/>
      <w:szCs w:val="22"/>
    </w:rPr>
  </w:style>
  <w:style w:type="character" w:styleId="135">
    <w:name w:val="Placeholder Text"/>
    <w:unhideWhenUsed/>
    <w:qFormat/>
    <w:uiPriority w:val="99"/>
    <w:rPr>
      <w:color w:val="808080"/>
    </w:rPr>
  </w:style>
  <w:style w:type="character" w:customStyle="1" w:styleId="136">
    <w:name w:val="正文段落 Char Char"/>
    <w:link w:val="137"/>
    <w:qFormat/>
    <w:uiPriority w:val="0"/>
    <w:rPr>
      <w:kern w:val="28"/>
      <w:sz w:val="28"/>
      <w:szCs w:val="28"/>
    </w:rPr>
  </w:style>
  <w:style w:type="paragraph" w:customStyle="1" w:styleId="137">
    <w:name w:val="正文段落"/>
    <w:basedOn w:val="1"/>
    <w:link w:val="136"/>
    <w:qFormat/>
    <w:uiPriority w:val="0"/>
    <w:pPr>
      <w:widowControl w:val="0"/>
      <w:adjustRightInd/>
      <w:spacing w:line="300" w:lineRule="auto"/>
      <w:ind w:firstLine="560"/>
      <w:jc w:val="both"/>
    </w:pPr>
    <w:rPr>
      <w:kern w:val="28"/>
      <w:sz w:val="28"/>
      <w:szCs w:val="28"/>
    </w:rPr>
  </w:style>
  <w:style w:type="character" w:customStyle="1" w:styleId="138">
    <w:name w:val="F表内容 Char"/>
    <w:qFormat/>
    <w:uiPriority w:val="0"/>
    <w:rPr>
      <w:kern w:val="2"/>
      <w:sz w:val="21"/>
      <w:szCs w:val="21"/>
    </w:rPr>
  </w:style>
  <w:style w:type="paragraph" w:customStyle="1" w:styleId="139">
    <w:name w:val="技术正文"/>
    <w:basedOn w:val="1"/>
    <w:link w:val="140"/>
    <w:uiPriority w:val="0"/>
    <w:pPr>
      <w:widowControl w:val="0"/>
      <w:adjustRightInd/>
      <w:snapToGrid/>
      <w:spacing w:line="460" w:lineRule="exact"/>
      <w:jc w:val="both"/>
    </w:pPr>
    <w:rPr>
      <w:rFonts w:ascii="宋体" w:hAnsi="宋体"/>
    </w:rPr>
  </w:style>
  <w:style w:type="character" w:customStyle="1" w:styleId="140">
    <w:name w:val="技术正文 字符"/>
    <w:link w:val="139"/>
    <w:qFormat/>
    <w:uiPriority w:val="0"/>
    <w:rPr>
      <w:rFonts w:ascii="宋体" w:hAnsi="宋体"/>
      <w:kern w:val="2"/>
      <w:sz w:val="24"/>
      <w:szCs w:val="24"/>
    </w:rPr>
  </w:style>
  <w:style w:type="paragraph" w:customStyle="1" w:styleId="141">
    <w:name w:val="F图表题注"/>
    <w:basedOn w:val="5"/>
    <w:link w:val="142"/>
    <w:qFormat/>
    <w:uiPriority w:val="0"/>
    <w:pPr>
      <w:keepNext w:val="0"/>
      <w:widowControl w:val="0"/>
      <w:numPr>
        <w:ilvl w:val="0"/>
        <w:numId w:val="0"/>
      </w:numPr>
      <w:tabs>
        <w:tab w:val="left" w:pos="360"/>
        <w:tab w:val="left" w:pos="900"/>
      </w:tabs>
      <w:adjustRightInd/>
      <w:snapToGrid/>
      <w:spacing w:before="50" w:after="50" w:line="360" w:lineRule="auto"/>
      <w:jc w:val="center"/>
      <w:outlineLvl w:val="9"/>
    </w:pPr>
    <w:rPr>
      <w:rFonts w:ascii="宋体" w:hAnsi="宋体"/>
      <w:sz w:val="21"/>
    </w:rPr>
  </w:style>
  <w:style w:type="character" w:customStyle="1" w:styleId="142">
    <w:name w:val="F图表题注 字符"/>
    <w:link w:val="141"/>
    <w:qFormat/>
    <w:uiPriority w:val="0"/>
    <w:rPr>
      <w:rFonts w:ascii="宋体" w:hAnsi="宋体"/>
      <w:b/>
      <w:kern w:val="2"/>
      <w:sz w:val="21"/>
      <w:szCs w:val="24"/>
    </w:rPr>
  </w:style>
  <w:style w:type="paragraph" w:customStyle="1" w:styleId="143">
    <w:name w:val="F图样式"/>
    <w:basedOn w:val="1"/>
    <w:link w:val="144"/>
    <w:qFormat/>
    <w:uiPriority w:val="0"/>
    <w:pPr>
      <w:widowControl w:val="0"/>
      <w:adjustRightInd/>
      <w:snapToGrid/>
      <w:spacing w:line="300" w:lineRule="auto"/>
      <w:ind w:firstLine="0" w:firstLineChars="0"/>
      <w:jc w:val="center"/>
    </w:pPr>
    <w:rPr>
      <w:rFonts w:ascii="宋体" w:hAnsi="宋体"/>
      <w:szCs w:val="22"/>
    </w:rPr>
  </w:style>
  <w:style w:type="character" w:customStyle="1" w:styleId="144">
    <w:name w:val="F图样式 字符"/>
    <w:link w:val="143"/>
    <w:qFormat/>
    <w:uiPriority w:val="0"/>
    <w:rPr>
      <w:rFonts w:ascii="宋体" w:hAnsi="宋体"/>
      <w:kern w:val="2"/>
      <w:sz w:val="24"/>
      <w:szCs w:val="22"/>
    </w:rPr>
  </w:style>
  <w:style w:type="paragraph" w:customStyle="1" w:styleId="145">
    <w:name w:val="图/表题注"/>
    <w:basedOn w:val="1"/>
    <w:next w:val="1"/>
    <w:qFormat/>
    <w:uiPriority w:val="0"/>
    <w:pPr>
      <w:widowControl w:val="0"/>
      <w:adjustRightInd/>
      <w:snapToGrid/>
      <w:spacing w:before="156" w:after="156" w:line="240" w:lineRule="auto"/>
      <w:ind w:firstLine="0" w:firstLineChars="0"/>
      <w:jc w:val="center"/>
    </w:pPr>
    <w:rPr>
      <w:b/>
      <w:sz w:val="21"/>
    </w:rPr>
  </w:style>
  <w:style w:type="character" w:customStyle="1" w:styleId="146">
    <w:name w:val="font21"/>
    <w:basedOn w:val="45"/>
    <w:qFormat/>
    <w:uiPriority w:val="0"/>
    <w:rPr>
      <w:rFonts w:hint="eastAsia" w:ascii="微软雅黑" w:hAnsi="微软雅黑" w:eastAsia="微软雅黑" w:cs="微软雅黑"/>
      <w:color w:val="000000"/>
      <w:sz w:val="22"/>
      <w:szCs w:val="22"/>
      <w:u w:val="none"/>
    </w:rPr>
  </w:style>
  <w:style w:type="character" w:customStyle="1" w:styleId="147">
    <w:name w:val="font41"/>
    <w:basedOn w:val="45"/>
    <w:qFormat/>
    <w:uiPriority w:val="0"/>
    <w:rPr>
      <w:rFonts w:hint="eastAsia" w:ascii="微软雅黑" w:hAnsi="微软雅黑" w:eastAsia="微软雅黑" w:cs="微软雅黑"/>
      <w:color w:val="FF0000"/>
      <w:sz w:val="22"/>
      <w:szCs w:val="22"/>
      <w:u w:val="none"/>
    </w:rPr>
  </w:style>
  <w:style w:type="paragraph" w:customStyle="1" w:styleId="148">
    <w:name w:val="表标题"/>
    <w:basedOn w:val="16"/>
    <w:link w:val="149"/>
    <w:autoRedefine/>
    <w:uiPriority w:val="0"/>
    <w:pPr>
      <w:widowControl w:val="0"/>
      <w:spacing w:before="160" w:after="160" w:line="240" w:lineRule="auto"/>
      <w:ind w:firstLine="480" w:firstLineChars="0"/>
      <w:jc w:val="center"/>
    </w:pPr>
    <w:rPr>
      <w:rFonts w:ascii="Times New Roman" w:hAnsi="Times New Roman" w:eastAsia="宋体" w:cstheme="minorBidi"/>
      <w:b/>
      <w:sz w:val="21"/>
    </w:rPr>
  </w:style>
  <w:style w:type="character" w:customStyle="1" w:styleId="149">
    <w:name w:val="表标题 字符"/>
    <w:basedOn w:val="45"/>
    <w:link w:val="148"/>
    <w:qFormat/>
    <w:uiPriority w:val="0"/>
    <w:rPr>
      <w:rFonts w:cstheme="minorBidi"/>
      <w:b/>
      <w:kern w:val="2"/>
      <w:sz w:val="21"/>
      <w:szCs w:val="24"/>
    </w:rPr>
  </w:style>
  <w:style w:type="paragraph" w:customStyle="1" w:styleId="150">
    <w:name w:val="表内容1"/>
    <w:basedOn w:val="1"/>
    <w:qFormat/>
    <w:uiPriority w:val="0"/>
    <w:pPr>
      <w:widowControl w:val="0"/>
      <w:snapToGrid/>
      <w:spacing w:line="240" w:lineRule="auto"/>
      <w:ind w:firstLine="0" w:firstLineChars="0"/>
      <w:jc w:val="both"/>
    </w:pPr>
    <w:rPr>
      <w:rFonts w:hint="eastAsia"/>
      <w:snapToGrid w:val="0"/>
      <w:sz w:val="21"/>
      <w:szCs w:val="21"/>
    </w:rPr>
  </w:style>
  <w:style w:type="paragraph" w:customStyle="1" w:styleId="151">
    <w:name w:val="表格内容编号"/>
    <w:uiPriority w:val="0"/>
    <w:pPr>
      <w:numPr>
        <w:ilvl w:val="0"/>
        <w:numId w:val="5"/>
      </w:numPr>
      <w:tabs>
        <w:tab w:val="left" w:pos="0"/>
      </w:tabs>
      <w:jc w:val="center"/>
    </w:pPr>
    <w:rPr>
      <w:rFonts w:ascii="Times New Roman" w:hAnsi="Times New Roman" w:eastAsia="宋体" w:cs="Times New Roman"/>
      <w:kern w:val="2"/>
      <w:sz w:val="21"/>
      <w:szCs w:val="24"/>
      <w:lang w:val="en-US" w:eastAsia="zh-CN" w:bidi="ar-SA"/>
    </w:rPr>
  </w:style>
  <w:style w:type="paragraph" w:customStyle="1" w:styleId="152">
    <w:name w:val="表格内容"/>
    <w:basedOn w:val="1"/>
    <w:link w:val="154"/>
    <w:unhideWhenUsed/>
    <w:qFormat/>
    <w:uiPriority w:val="0"/>
    <w:pPr>
      <w:widowControl w:val="0"/>
      <w:spacing w:after="160" w:line="300" w:lineRule="auto"/>
      <w:ind w:firstLine="0" w:firstLineChars="0"/>
    </w:pPr>
    <w:rPr>
      <w:rFonts w:asciiTheme="minorHAnsi" w:hAnsiTheme="minorHAnsi" w:eastAsiaTheme="minorEastAsia" w:cstheme="minorBidi"/>
      <w:bCs/>
      <w:snapToGrid w:val="0"/>
      <w:kern w:val="0"/>
      <w:szCs w:val="32"/>
    </w:rPr>
  </w:style>
  <w:style w:type="character" w:customStyle="1" w:styleId="153">
    <w:name w:val="表头 Char"/>
    <w:link w:val="57"/>
    <w:qFormat/>
    <w:uiPriority w:val="0"/>
    <w:rPr>
      <w:b/>
      <w:color w:val="000000" w:themeColor="text1"/>
      <w:kern w:val="2"/>
      <w:sz w:val="21"/>
      <w:szCs w:val="21"/>
      <w14:textFill>
        <w14:solidFill>
          <w14:schemeClr w14:val="tx1"/>
        </w14:solidFill>
      </w14:textFill>
    </w:rPr>
  </w:style>
  <w:style w:type="character" w:customStyle="1" w:styleId="154">
    <w:name w:val="表格内容 Char"/>
    <w:link w:val="152"/>
    <w:qFormat/>
    <w:uiPriority w:val="0"/>
    <w:rPr>
      <w:rFonts w:asciiTheme="minorHAnsi" w:hAnsiTheme="minorHAnsi" w:eastAsiaTheme="minorEastAsia" w:cstheme="minorBidi"/>
      <w:bCs/>
      <w:snapToGrid w:val="0"/>
      <w:sz w:val="24"/>
      <w:szCs w:val="32"/>
    </w:rPr>
  </w:style>
  <w:style w:type="paragraph" w:customStyle="1" w:styleId="155">
    <w:name w:val="表头：会签、文档变更记录"/>
    <w:basedOn w:val="1"/>
    <w:semiHidden/>
    <w:qFormat/>
    <w:uiPriority w:val="0"/>
    <w:pPr>
      <w:widowControl w:val="0"/>
      <w:snapToGrid/>
      <w:spacing w:line="240" w:lineRule="auto"/>
      <w:ind w:firstLine="0" w:firstLineChars="0"/>
      <w:jc w:val="center"/>
    </w:pPr>
    <w:rPr>
      <w:b/>
      <w:szCs w:val="20"/>
    </w:rPr>
  </w:style>
  <w:style w:type="paragraph" w:customStyle="1" w:styleId="156">
    <w:name w:val="标题：会签"/>
    <w:basedOn w:val="1"/>
    <w:semiHidden/>
    <w:qFormat/>
    <w:uiPriority w:val="0"/>
    <w:pPr>
      <w:widowControl w:val="0"/>
      <w:snapToGrid/>
      <w:spacing w:line="240" w:lineRule="auto"/>
      <w:ind w:firstLine="0" w:firstLineChars="0"/>
      <w:jc w:val="both"/>
    </w:pPr>
    <w:rPr>
      <w:b/>
      <w:szCs w:val="20"/>
    </w:rPr>
  </w:style>
  <w:style w:type="paragraph" w:customStyle="1" w:styleId="157">
    <w:name w:val="表格"/>
    <w:basedOn w:val="1"/>
    <w:next w:val="1"/>
    <w:link w:val="158"/>
    <w:uiPriority w:val="0"/>
    <w:pPr>
      <w:widowControl w:val="0"/>
      <w:spacing w:before="25" w:beforeLines="25" w:after="25" w:afterLines="25" w:line="300" w:lineRule="auto"/>
      <w:ind w:firstLine="0" w:firstLineChars="0"/>
      <w:jc w:val="center"/>
    </w:pPr>
    <w:rPr>
      <w:rFonts w:cstheme="minorBidi"/>
      <w:sz w:val="21"/>
      <w:szCs w:val="21"/>
    </w:rPr>
  </w:style>
  <w:style w:type="character" w:customStyle="1" w:styleId="158">
    <w:name w:val="表格 Char"/>
    <w:basedOn w:val="45"/>
    <w:link w:val="157"/>
    <w:qFormat/>
    <w:uiPriority w:val="0"/>
    <w:rPr>
      <w:rFonts w:cstheme="minorBidi"/>
      <w:kern w:val="2"/>
      <w:sz w:val="21"/>
      <w:szCs w:val="21"/>
    </w:rPr>
  </w:style>
  <w:style w:type="paragraph" w:customStyle="1" w:styleId="159">
    <w:name w:val="表格表头样式"/>
    <w:basedOn w:val="1"/>
    <w:link w:val="160"/>
    <w:qFormat/>
    <w:uiPriority w:val="0"/>
    <w:pPr>
      <w:widowControl w:val="0"/>
      <w:spacing w:line="240" w:lineRule="auto"/>
      <w:ind w:firstLine="0" w:firstLineChars="0"/>
      <w:jc w:val="center"/>
      <w:textAlignment w:val="center"/>
    </w:pPr>
    <w:rPr>
      <w:b/>
      <w:bCs/>
      <w:sz w:val="21"/>
    </w:rPr>
  </w:style>
  <w:style w:type="character" w:customStyle="1" w:styleId="160">
    <w:name w:val="表格表头样式 字符"/>
    <w:basedOn w:val="45"/>
    <w:link w:val="159"/>
    <w:qFormat/>
    <w:uiPriority w:val="0"/>
    <w:rPr>
      <w:b/>
      <w:bCs/>
      <w:kern w:val="2"/>
      <w:sz w:val="21"/>
      <w:szCs w:val="24"/>
    </w:rPr>
  </w:style>
  <w:style w:type="paragraph" w:customStyle="1" w:styleId="161">
    <w:name w:val="表格文字"/>
    <w:basedOn w:val="1"/>
    <w:link w:val="162"/>
    <w:uiPriority w:val="0"/>
    <w:pPr>
      <w:widowControl w:val="0"/>
      <w:spacing w:line="240" w:lineRule="auto"/>
      <w:ind w:firstLine="0" w:firstLineChars="0"/>
      <w:jc w:val="center"/>
      <w:textAlignment w:val="center"/>
    </w:pPr>
    <w:rPr>
      <w:sz w:val="21"/>
    </w:rPr>
  </w:style>
  <w:style w:type="character" w:customStyle="1" w:styleId="162">
    <w:name w:val="表格文字 字符"/>
    <w:basedOn w:val="45"/>
    <w:link w:val="161"/>
    <w:qFormat/>
    <w:uiPriority w:val="0"/>
    <w:rPr>
      <w:kern w:val="2"/>
      <w:sz w:val="21"/>
      <w:szCs w:val="24"/>
    </w:rPr>
  </w:style>
  <w:style w:type="paragraph" w:customStyle="1" w:styleId="163">
    <w:name w:val="表格样式"/>
    <w:link w:val="164"/>
    <w:unhideWhenUsed/>
    <w:locked/>
    <w:uiPriority w:val="0"/>
    <w:pPr>
      <w:widowControl w:val="0"/>
      <w:adjustRightInd w:val="0"/>
      <w:snapToGrid w:val="0"/>
      <w:spacing w:after="160" w:line="278" w:lineRule="auto"/>
    </w:pPr>
    <w:rPr>
      <w:rFonts w:ascii="Times New Roman" w:hAnsi="Times New Roman" w:eastAsia="宋体" w:cs="Times New Roman"/>
      <w:bCs/>
      <w:snapToGrid w:val="0"/>
      <w:sz w:val="21"/>
      <w:szCs w:val="28"/>
      <w:lang w:val="en-US" w:eastAsia="zh-CN" w:bidi="ar-SA"/>
    </w:rPr>
  </w:style>
  <w:style w:type="character" w:customStyle="1" w:styleId="164">
    <w:name w:val="表格样式 字符"/>
    <w:link w:val="163"/>
    <w:qFormat/>
    <w:uiPriority w:val="0"/>
    <w:rPr>
      <w:bCs/>
      <w:snapToGrid w:val="0"/>
      <w:sz w:val="21"/>
      <w:szCs w:val="28"/>
    </w:rPr>
  </w:style>
  <w:style w:type="character" w:customStyle="1" w:styleId="165">
    <w:name w:val="标题 1 字符1"/>
    <w:basedOn w:val="45"/>
    <w:qFormat/>
    <w:uiPriority w:val="9"/>
    <w:rPr>
      <w:rFonts w:ascii="Times New Roman" w:hAnsi="Times New Roman" w:eastAsia="宋体"/>
      <w:b/>
      <w:bCs/>
      <w:kern w:val="44"/>
      <w:sz w:val="44"/>
      <w:szCs w:val="44"/>
    </w:rPr>
  </w:style>
  <w:style w:type="character" w:customStyle="1" w:styleId="166">
    <w:name w:val="标题 2 字符1"/>
    <w:basedOn w:val="45"/>
    <w:uiPriority w:val="9"/>
    <w:rPr>
      <w:rFonts w:asciiTheme="majorHAnsi" w:hAnsiTheme="majorHAnsi" w:eastAsiaTheme="majorEastAsia" w:cstheme="majorBidi"/>
      <w:b/>
      <w:bCs/>
      <w:sz w:val="32"/>
      <w:szCs w:val="32"/>
    </w:rPr>
  </w:style>
  <w:style w:type="character" w:customStyle="1" w:styleId="167">
    <w:name w:val="标题 3 字符1"/>
    <w:basedOn w:val="45"/>
    <w:semiHidden/>
    <w:qFormat/>
    <w:uiPriority w:val="9"/>
    <w:rPr>
      <w:rFonts w:ascii="Times New Roman" w:hAnsi="Times New Roman" w:eastAsia="宋体"/>
      <w:b/>
      <w:bCs/>
      <w:sz w:val="32"/>
      <w:szCs w:val="32"/>
    </w:rPr>
  </w:style>
  <w:style w:type="character" w:customStyle="1" w:styleId="168">
    <w:name w:val="标题 4 字符1"/>
    <w:basedOn w:val="45"/>
    <w:semiHidden/>
    <w:qFormat/>
    <w:uiPriority w:val="9"/>
    <w:rPr>
      <w:rFonts w:asciiTheme="majorHAnsi" w:hAnsiTheme="majorHAnsi" w:eastAsiaTheme="majorEastAsia" w:cstheme="majorBidi"/>
      <w:b/>
      <w:bCs/>
      <w:sz w:val="28"/>
      <w:szCs w:val="28"/>
    </w:rPr>
  </w:style>
  <w:style w:type="character" w:customStyle="1" w:styleId="169">
    <w:name w:val="标题 5 字符1"/>
    <w:basedOn w:val="45"/>
    <w:semiHidden/>
    <w:qFormat/>
    <w:uiPriority w:val="9"/>
    <w:rPr>
      <w:rFonts w:ascii="Times New Roman" w:hAnsi="Times New Roman" w:eastAsia="宋体"/>
      <w:b/>
      <w:bCs/>
      <w:sz w:val="28"/>
      <w:szCs w:val="28"/>
    </w:rPr>
  </w:style>
  <w:style w:type="character" w:customStyle="1" w:styleId="170">
    <w:name w:val="标题 6 字符1"/>
    <w:basedOn w:val="45"/>
    <w:semiHidden/>
    <w:qFormat/>
    <w:uiPriority w:val="0"/>
    <w:rPr>
      <w:rFonts w:asciiTheme="majorHAnsi" w:hAnsiTheme="majorHAnsi" w:eastAsiaTheme="majorEastAsia" w:cstheme="majorBidi"/>
      <w:b/>
      <w:bCs/>
      <w:sz w:val="24"/>
      <w:szCs w:val="24"/>
    </w:rPr>
  </w:style>
  <w:style w:type="character" w:customStyle="1" w:styleId="171">
    <w:name w:val="标题 7 字符1"/>
    <w:basedOn w:val="45"/>
    <w:semiHidden/>
    <w:qFormat/>
    <w:uiPriority w:val="9"/>
    <w:rPr>
      <w:rFonts w:ascii="Times New Roman" w:hAnsi="Times New Roman" w:eastAsia="宋体"/>
      <w:b/>
      <w:bCs/>
      <w:sz w:val="24"/>
      <w:szCs w:val="24"/>
    </w:rPr>
  </w:style>
  <w:style w:type="character" w:customStyle="1" w:styleId="172">
    <w:name w:val="标题 8 字符1"/>
    <w:basedOn w:val="45"/>
    <w:semiHidden/>
    <w:qFormat/>
    <w:uiPriority w:val="99"/>
    <w:rPr>
      <w:rFonts w:asciiTheme="majorHAnsi" w:hAnsiTheme="majorHAnsi" w:eastAsiaTheme="majorEastAsia" w:cstheme="majorBidi"/>
      <w:sz w:val="24"/>
      <w:szCs w:val="24"/>
    </w:rPr>
  </w:style>
  <w:style w:type="character" w:customStyle="1" w:styleId="173">
    <w:name w:val="标题 9 字符1"/>
    <w:basedOn w:val="45"/>
    <w:semiHidden/>
    <w:qFormat/>
    <w:uiPriority w:val="99"/>
    <w:rPr>
      <w:rFonts w:asciiTheme="majorHAnsi" w:hAnsiTheme="majorHAnsi" w:eastAsiaTheme="majorEastAsia" w:cstheme="majorBidi"/>
      <w:sz w:val="21"/>
      <w:szCs w:val="21"/>
    </w:rPr>
  </w:style>
  <w:style w:type="character" w:customStyle="1" w:styleId="174">
    <w:name w:val="正文样式 字符"/>
    <w:qFormat/>
    <w:uiPriority w:val="99"/>
    <w:rPr>
      <w:rFonts w:ascii="Times New Roman" w:hAnsi="Times New Roman" w:eastAsia="宋体" w:cs="Times New Roman"/>
      <w:snapToGrid/>
      <w:kern w:val="0"/>
      <w:sz w:val="24"/>
      <w:szCs w:val="32"/>
    </w:rPr>
  </w:style>
  <w:style w:type="paragraph" w:customStyle="1" w:styleId="175">
    <w:name w:val="表头样式"/>
    <w:link w:val="176"/>
    <w:unhideWhenUsed/>
    <w:qFormat/>
    <w:uiPriority w:val="0"/>
    <w:pPr>
      <w:keepNext/>
      <w:widowControl w:val="0"/>
      <w:adjustRightInd w:val="0"/>
      <w:snapToGrid w:val="0"/>
      <w:spacing w:after="160" w:line="278" w:lineRule="auto"/>
      <w:jc w:val="center"/>
    </w:pPr>
    <w:rPr>
      <w:rFonts w:ascii="Times New Roman" w:hAnsi="Times New Roman" w:eastAsia="宋体" w:cs="Times New Roman"/>
      <w:b/>
      <w:bCs/>
      <w:snapToGrid w:val="0"/>
      <w:sz w:val="21"/>
      <w:szCs w:val="28"/>
      <w:lang w:val="en-US" w:eastAsia="zh-CN" w:bidi="ar-SA"/>
    </w:rPr>
  </w:style>
  <w:style w:type="character" w:customStyle="1" w:styleId="176">
    <w:name w:val="表头样式 Char"/>
    <w:link w:val="175"/>
    <w:qFormat/>
    <w:uiPriority w:val="0"/>
    <w:rPr>
      <w:b/>
      <w:bCs/>
      <w:snapToGrid w:val="0"/>
      <w:sz w:val="21"/>
      <w:szCs w:val="28"/>
    </w:rPr>
  </w:style>
  <w:style w:type="paragraph" w:customStyle="1" w:styleId="177">
    <w:name w:val="表格正文-实施方案"/>
    <w:basedOn w:val="1"/>
    <w:link w:val="178"/>
    <w:unhideWhenUsed/>
    <w:qFormat/>
    <w:uiPriority w:val="0"/>
    <w:pPr>
      <w:widowControl w:val="0"/>
      <w:snapToGrid/>
      <w:spacing w:line="240" w:lineRule="auto"/>
      <w:ind w:firstLine="0" w:firstLineChars="0"/>
      <w:jc w:val="center"/>
    </w:pPr>
    <w:rPr>
      <w:rFonts w:ascii="宋体" w:hAnsi="宋体"/>
      <w:sz w:val="20"/>
      <w:szCs w:val="20"/>
    </w:rPr>
  </w:style>
  <w:style w:type="character" w:customStyle="1" w:styleId="178">
    <w:name w:val="表格正文-实施方案 Char"/>
    <w:link w:val="177"/>
    <w:qFormat/>
    <w:uiPriority w:val="0"/>
    <w:rPr>
      <w:rFonts w:ascii="宋体" w:hAnsi="宋体"/>
      <w:kern w:val="2"/>
    </w:rPr>
  </w:style>
  <w:style w:type="character" w:customStyle="1" w:styleId="179">
    <w:name w:val="标题 1 Char1"/>
    <w:qFormat/>
    <w:uiPriority w:val="0"/>
    <w:rPr>
      <w:rFonts w:ascii="Times New Roman" w:hAnsi="Times New Roman" w:eastAsia="宋体" w:cs="Times New Roman"/>
      <w:b/>
      <w:bCs/>
      <w:kern w:val="44"/>
      <w:sz w:val="44"/>
      <w:szCs w:val="44"/>
    </w:rPr>
  </w:style>
  <w:style w:type="paragraph" w:customStyle="1" w:styleId="180">
    <w:name w:val="标准小四"/>
    <w:basedOn w:val="1"/>
    <w:unhideWhenUsed/>
    <w:uiPriority w:val="0"/>
    <w:pPr>
      <w:widowControl w:val="0"/>
      <w:snapToGrid/>
      <w:ind w:firstLine="480"/>
      <w:jc w:val="both"/>
    </w:pPr>
    <w:rPr>
      <w:rFonts w:ascii="Arial" w:hAnsi="Arial"/>
      <w:szCs w:val="21"/>
    </w:rPr>
  </w:style>
  <w:style w:type="paragraph" w:customStyle="1" w:styleId="181">
    <w:name w:val="表内标题"/>
    <w:basedOn w:val="1"/>
    <w:qFormat/>
    <w:uiPriority w:val="0"/>
    <w:pPr>
      <w:widowControl w:val="0"/>
      <w:snapToGrid/>
      <w:spacing w:line="240" w:lineRule="atLeast"/>
      <w:ind w:firstLine="0" w:firstLineChars="0"/>
      <w:jc w:val="center"/>
      <w:textAlignment w:val="center"/>
    </w:pPr>
    <w:rPr>
      <w:rFonts w:eastAsia="黑体"/>
      <w:sz w:val="21"/>
      <w:szCs w:val="28"/>
    </w:rPr>
  </w:style>
  <w:style w:type="character" w:customStyle="1" w:styleId="182">
    <w:name w:val="表格内容 字符"/>
    <w:basedOn w:val="45"/>
    <w:qFormat/>
    <w:uiPriority w:val="0"/>
    <w:rPr>
      <w:bCs/>
      <w:snapToGrid/>
      <w:sz w:val="21"/>
      <w:szCs w:val="32"/>
    </w:rPr>
  </w:style>
  <w:style w:type="character" w:customStyle="1" w:styleId="183">
    <w:name w:val="表格表头 字符"/>
    <w:link w:val="184"/>
    <w:qFormat/>
    <w:uiPriority w:val="0"/>
    <w:rPr>
      <w:rFonts w:ascii="宋体" w:hAnsi="宋体" w:cs="宋体" w:eastAsiaTheme="minorEastAsia"/>
      <w:b/>
      <w:color w:val="000000"/>
      <w:szCs w:val="21"/>
    </w:rPr>
  </w:style>
  <w:style w:type="paragraph" w:customStyle="1" w:styleId="184">
    <w:name w:val="表格表头"/>
    <w:basedOn w:val="1"/>
    <w:link w:val="183"/>
    <w:unhideWhenUsed/>
    <w:qFormat/>
    <w:uiPriority w:val="0"/>
    <w:pPr>
      <w:adjustRightInd/>
      <w:snapToGrid/>
      <w:spacing w:after="160"/>
      <w:ind w:firstLine="0" w:firstLineChars="0"/>
      <w:jc w:val="center"/>
    </w:pPr>
    <w:rPr>
      <w:rFonts w:ascii="宋体" w:hAnsi="宋体" w:cs="宋体" w:eastAsiaTheme="minorEastAsia"/>
      <w:b/>
      <w:color w:val="000000"/>
      <w:kern w:val="0"/>
      <w:sz w:val="20"/>
      <w:szCs w:val="21"/>
    </w:rPr>
  </w:style>
  <w:style w:type="paragraph" w:customStyle="1" w:styleId="185">
    <w:name w:val="表格文本-用例"/>
    <w:basedOn w:val="1"/>
    <w:uiPriority w:val="0"/>
    <w:pPr>
      <w:widowControl w:val="0"/>
      <w:snapToGrid/>
      <w:spacing w:line="240" w:lineRule="auto"/>
      <w:ind w:firstLine="960"/>
    </w:pPr>
    <w:rPr>
      <w:sz w:val="21"/>
      <w:szCs w:val="21"/>
    </w:rPr>
  </w:style>
  <w:style w:type="paragraph" w:customStyle="1" w:styleId="186">
    <w:name w:val="Revision"/>
    <w:hidden/>
    <w:unhideWhenUsed/>
    <w:uiPriority w:val="99"/>
    <w:rPr>
      <w:rFonts w:ascii="Times New Roman" w:hAnsi="Times New Roman" w:eastAsia="宋体" w:cs="Times New Roman"/>
      <w:kern w:val="2"/>
      <w:sz w:val="24"/>
      <w:szCs w:val="24"/>
      <w:lang w:val="en-US" w:eastAsia="zh-CN" w:bidi="ar-SA"/>
    </w:rPr>
  </w:style>
  <w:style w:type="character" w:customStyle="1" w:styleId="187">
    <w:name w:val="Unresolved Mention"/>
    <w:basedOn w:val="4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package" Target="embeddings/Microsoft_Visio___36.vsdx"/><Relationship Id="rId98" Type="http://schemas.openxmlformats.org/officeDocument/2006/relationships/image" Target="media/image39.emf"/><Relationship Id="rId97" Type="http://schemas.openxmlformats.org/officeDocument/2006/relationships/package" Target="embeddings/Microsoft_Visio___35.vsdx"/><Relationship Id="rId96" Type="http://schemas.openxmlformats.org/officeDocument/2006/relationships/image" Target="media/image38.emf"/><Relationship Id="rId95" Type="http://schemas.openxmlformats.org/officeDocument/2006/relationships/package" Target="embeddings/Microsoft_Visio___34.vsdx"/><Relationship Id="rId94" Type="http://schemas.openxmlformats.org/officeDocument/2006/relationships/image" Target="media/image37.emf"/><Relationship Id="rId93" Type="http://schemas.openxmlformats.org/officeDocument/2006/relationships/package" Target="embeddings/Microsoft_Visio___33.vsdx"/><Relationship Id="rId92" Type="http://schemas.openxmlformats.org/officeDocument/2006/relationships/image" Target="media/image36.emf"/><Relationship Id="rId91" Type="http://schemas.openxmlformats.org/officeDocument/2006/relationships/package" Target="embeddings/Microsoft_Visio___32.vsdx"/><Relationship Id="rId90" Type="http://schemas.openxmlformats.org/officeDocument/2006/relationships/image" Target="media/image35.emf"/><Relationship Id="rId9" Type="http://schemas.openxmlformats.org/officeDocument/2006/relationships/footer" Target="footer2.xml"/><Relationship Id="rId89" Type="http://schemas.openxmlformats.org/officeDocument/2006/relationships/package" Target="embeddings/Microsoft_Visio___31.vsdx"/><Relationship Id="rId88" Type="http://schemas.openxmlformats.org/officeDocument/2006/relationships/image" Target="media/image34.emf"/><Relationship Id="rId87" Type="http://schemas.openxmlformats.org/officeDocument/2006/relationships/package" Target="embeddings/Microsoft_Visio___30.vsdx"/><Relationship Id="rId86" Type="http://schemas.openxmlformats.org/officeDocument/2006/relationships/image" Target="media/image33.emf"/><Relationship Id="rId85" Type="http://schemas.openxmlformats.org/officeDocument/2006/relationships/package" Target="embeddings/Microsoft_Visio___29.vsdx"/><Relationship Id="rId84" Type="http://schemas.openxmlformats.org/officeDocument/2006/relationships/image" Target="media/image32.emf"/><Relationship Id="rId83" Type="http://schemas.openxmlformats.org/officeDocument/2006/relationships/package" Target="embeddings/Microsoft_Visio___28.vsdx"/><Relationship Id="rId82" Type="http://schemas.openxmlformats.org/officeDocument/2006/relationships/image" Target="media/image31.emf"/><Relationship Id="rId81" Type="http://schemas.openxmlformats.org/officeDocument/2006/relationships/package" Target="embeddings/Microsoft_Visio___27.vsdx"/><Relationship Id="rId80" Type="http://schemas.openxmlformats.org/officeDocument/2006/relationships/image" Target="media/image30.emf"/><Relationship Id="rId8" Type="http://schemas.openxmlformats.org/officeDocument/2006/relationships/footer" Target="footer1.xml"/><Relationship Id="rId79" Type="http://schemas.openxmlformats.org/officeDocument/2006/relationships/package" Target="embeddings/Microsoft_Visio___26.vsdx"/><Relationship Id="rId78" Type="http://schemas.openxmlformats.org/officeDocument/2006/relationships/image" Target="media/image29.emf"/><Relationship Id="rId77" Type="http://schemas.openxmlformats.org/officeDocument/2006/relationships/package" Target="embeddings/Microsoft_Visio___25.vsdx"/><Relationship Id="rId76" Type="http://schemas.openxmlformats.org/officeDocument/2006/relationships/image" Target="media/image28.emf"/><Relationship Id="rId75" Type="http://schemas.openxmlformats.org/officeDocument/2006/relationships/package" Target="embeddings/Microsoft_Visio___24.vsdx"/><Relationship Id="rId74" Type="http://schemas.openxmlformats.org/officeDocument/2006/relationships/image" Target="media/image27.emf"/><Relationship Id="rId73" Type="http://schemas.openxmlformats.org/officeDocument/2006/relationships/package" Target="embeddings/Microsoft_Visio___23.vsdx"/><Relationship Id="rId72" Type="http://schemas.openxmlformats.org/officeDocument/2006/relationships/image" Target="media/image26.emf"/><Relationship Id="rId71" Type="http://schemas.openxmlformats.org/officeDocument/2006/relationships/package" Target="embeddings/Microsoft_Visio___22.vsdx"/><Relationship Id="rId70" Type="http://schemas.openxmlformats.org/officeDocument/2006/relationships/image" Target="media/image25.emf"/><Relationship Id="rId7" Type="http://schemas.openxmlformats.org/officeDocument/2006/relationships/header" Target="header3.xml"/><Relationship Id="rId69" Type="http://schemas.openxmlformats.org/officeDocument/2006/relationships/package" Target="embeddings/Microsoft_Visio___21.vsdx"/><Relationship Id="rId68" Type="http://schemas.openxmlformats.org/officeDocument/2006/relationships/image" Target="media/image24.emf"/><Relationship Id="rId67" Type="http://schemas.openxmlformats.org/officeDocument/2006/relationships/package" Target="embeddings/Microsoft_Visio___20.vsdx"/><Relationship Id="rId66" Type="http://schemas.openxmlformats.org/officeDocument/2006/relationships/image" Target="media/image23.emf"/><Relationship Id="rId65" Type="http://schemas.openxmlformats.org/officeDocument/2006/relationships/package" Target="embeddings/Microsoft_Visio___19.vsdx"/><Relationship Id="rId64" Type="http://schemas.openxmlformats.org/officeDocument/2006/relationships/image" Target="media/image22.emf"/><Relationship Id="rId63" Type="http://schemas.openxmlformats.org/officeDocument/2006/relationships/package" Target="embeddings/Microsoft_Visio___18.vsdx"/><Relationship Id="rId62" Type="http://schemas.openxmlformats.org/officeDocument/2006/relationships/image" Target="media/image21.emf"/><Relationship Id="rId61" Type="http://schemas.openxmlformats.org/officeDocument/2006/relationships/package" Target="embeddings/Microsoft_Visio___17.vsdx"/><Relationship Id="rId60" Type="http://schemas.openxmlformats.org/officeDocument/2006/relationships/image" Target="media/image20.emf"/><Relationship Id="rId6" Type="http://schemas.openxmlformats.org/officeDocument/2006/relationships/header" Target="header2.xml"/><Relationship Id="rId59" Type="http://schemas.openxmlformats.org/officeDocument/2006/relationships/package" Target="embeddings/Microsoft_Visio___16.vsdx"/><Relationship Id="rId58" Type="http://schemas.openxmlformats.org/officeDocument/2006/relationships/image" Target="media/image19.emf"/><Relationship Id="rId57" Type="http://schemas.openxmlformats.org/officeDocument/2006/relationships/package" Target="embeddings/Microsoft_Visio___15.vsdx"/><Relationship Id="rId56" Type="http://schemas.openxmlformats.org/officeDocument/2006/relationships/image" Target="media/image18.emf"/><Relationship Id="rId55" Type="http://schemas.openxmlformats.org/officeDocument/2006/relationships/package" Target="embeddings/Microsoft_Visio___14.vsdx"/><Relationship Id="rId54" Type="http://schemas.openxmlformats.org/officeDocument/2006/relationships/image" Target="media/image17.emf"/><Relationship Id="rId53" Type="http://schemas.openxmlformats.org/officeDocument/2006/relationships/package" Target="embeddings/Microsoft_Visio___13.vsdx"/><Relationship Id="rId52" Type="http://schemas.openxmlformats.org/officeDocument/2006/relationships/image" Target="media/image16.emf"/><Relationship Id="rId51" Type="http://schemas.openxmlformats.org/officeDocument/2006/relationships/package" Target="embeddings/Microsoft_Visio___12.vsdx"/><Relationship Id="rId50" Type="http://schemas.openxmlformats.org/officeDocument/2006/relationships/image" Target="media/image15.emf"/><Relationship Id="rId5" Type="http://schemas.openxmlformats.org/officeDocument/2006/relationships/header" Target="header1.xml"/><Relationship Id="rId49" Type="http://schemas.openxmlformats.org/officeDocument/2006/relationships/package" Target="embeddings/Microsoft_Visio___11.vsdx"/><Relationship Id="rId48" Type="http://schemas.openxmlformats.org/officeDocument/2006/relationships/image" Target="media/image14.emf"/><Relationship Id="rId47" Type="http://schemas.openxmlformats.org/officeDocument/2006/relationships/package" Target="embeddings/Microsoft_Visio___10.vsdx"/><Relationship Id="rId46" Type="http://schemas.openxmlformats.org/officeDocument/2006/relationships/image" Target="media/image13.emf"/><Relationship Id="rId45" Type="http://schemas.openxmlformats.org/officeDocument/2006/relationships/package" Target="embeddings/Microsoft_Visio___9.vsdx"/><Relationship Id="rId44" Type="http://schemas.openxmlformats.org/officeDocument/2006/relationships/image" Target="media/image12.emf"/><Relationship Id="rId43" Type="http://schemas.openxmlformats.org/officeDocument/2006/relationships/package" Target="embeddings/Microsoft_Visio___8.vsdx"/><Relationship Id="rId42" Type="http://schemas.openxmlformats.org/officeDocument/2006/relationships/image" Target="media/image11.emf"/><Relationship Id="rId41" Type="http://schemas.openxmlformats.org/officeDocument/2006/relationships/package" Target="embeddings/Microsoft_Visio___7.vsdx"/><Relationship Id="rId40" Type="http://schemas.openxmlformats.org/officeDocument/2006/relationships/image" Target="media/image10.emf"/><Relationship Id="rId4" Type="http://schemas.openxmlformats.org/officeDocument/2006/relationships/endnotes" Target="endnotes.xml"/><Relationship Id="rId39" Type="http://schemas.openxmlformats.org/officeDocument/2006/relationships/package" Target="embeddings/Microsoft_Visio___6.vsdx"/><Relationship Id="rId38" Type="http://schemas.openxmlformats.org/officeDocument/2006/relationships/image" Target="media/image9.emf"/><Relationship Id="rId37" Type="http://schemas.openxmlformats.org/officeDocument/2006/relationships/package" Target="embeddings/Microsoft_Visio___5.vsdx"/><Relationship Id="rId36" Type="http://schemas.openxmlformats.org/officeDocument/2006/relationships/image" Target="media/image8.emf"/><Relationship Id="rId35" Type="http://schemas.openxmlformats.org/officeDocument/2006/relationships/package" Target="embeddings/Microsoft_Visio___4.vsdx"/><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emf"/><Relationship Id="rId31" Type="http://schemas.openxmlformats.org/officeDocument/2006/relationships/package" Target="embeddings/Microsoft_Visio___3.vsdx"/><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emf"/><Relationship Id="rId27" Type="http://schemas.openxmlformats.org/officeDocument/2006/relationships/package" Target="embeddings/Microsoft_Visio___2.vsdx"/><Relationship Id="rId26" Type="http://schemas.openxmlformats.org/officeDocument/2006/relationships/image" Target="media/image1.emf"/><Relationship Id="rId25" Type="http://schemas.openxmlformats.org/officeDocument/2006/relationships/package" Target="embeddings/Microsoft_Visio___1.vsdx"/><Relationship Id="rId24" Type="http://schemas.openxmlformats.org/officeDocument/2006/relationships/theme" Target="theme/theme1.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5" Type="http://schemas.microsoft.com/office/2011/relationships/people" Target="people.xml"/><Relationship Id="rId174" Type="http://schemas.openxmlformats.org/officeDocument/2006/relationships/fontTable" Target="fontTable.xml"/><Relationship Id="rId173" Type="http://schemas.openxmlformats.org/officeDocument/2006/relationships/customXml" Target="../customXml/item2.xml"/><Relationship Id="rId172" Type="http://schemas.openxmlformats.org/officeDocument/2006/relationships/numbering" Target="numbering.xml"/><Relationship Id="rId171" Type="http://schemas.openxmlformats.org/officeDocument/2006/relationships/customXml" Target="../customXml/item1.xml"/><Relationship Id="rId170" Type="http://schemas.openxmlformats.org/officeDocument/2006/relationships/image" Target="media/image75.emf"/><Relationship Id="rId17" Type="http://schemas.openxmlformats.org/officeDocument/2006/relationships/footer" Target="footer9.xml"/><Relationship Id="rId169" Type="http://schemas.openxmlformats.org/officeDocument/2006/relationships/package" Target="embeddings/Microsoft_Visio___71.vsdx"/><Relationship Id="rId168" Type="http://schemas.openxmlformats.org/officeDocument/2006/relationships/image" Target="media/image74.emf"/><Relationship Id="rId167" Type="http://schemas.openxmlformats.org/officeDocument/2006/relationships/package" Target="embeddings/Microsoft_Visio___70.vsdx"/><Relationship Id="rId166" Type="http://schemas.openxmlformats.org/officeDocument/2006/relationships/image" Target="media/image73.emf"/><Relationship Id="rId165" Type="http://schemas.openxmlformats.org/officeDocument/2006/relationships/package" Target="embeddings/Microsoft_Visio___69.vsdx"/><Relationship Id="rId164" Type="http://schemas.openxmlformats.org/officeDocument/2006/relationships/image" Target="media/image72.emf"/><Relationship Id="rId163" Type="http://schemas.openxmlformats.org/officeDocument/2006/relationships/package" Target="embeddings/Microsoft_Visio___68.vsdx"/><Relationship Id="rId162" Type="http://schemas.openxmlformats.org/officeDocument/2006/relationships/image" Target="media/image71.emf"/><Relationship Id="rId161" Type="http://schemas.openxmlformats.org/officeDocument/2006/relationships/package" Target="embeddings/Microsoft_Visio___67.vsdx"/><Relationship Id="rId160" Type="http://schemas.openxmlformats.org/officeDocument/2006/relationships/image" Target="media/image70.emf"/><Relationship Id="rId16" Type="http://schemas.openxmlformats.org/officeDocument/2006/relationships/footer" Target="footer8.xml"/><Relationship Id="rId159" Type="http://schemas.openxmlformats.org/officeDocument/2006/relationships/package" Target="embeddings/Microsoft_Visio___66.vsdx"/><Relationship Id="rId158" Type="http://schemas.openxmlformats.org/officeDocument/2006/relationships/image" Target="media/image69.emf"/><Relationship Id="rId157" Type="http://schemas.openxmlformats.org/officeDocument/2006/relationships/package" Target="embeddings/Microsoft_Visio___65.vsdx"/><Relationship Id="rId156" Type="http://schemas.openxmlformats.org/officeDocument/2006/relationships/image" Target="media/image68.emf"/><Relationship Id="rId155" Type="http://schemas.openxmlformats.org/officeDocument/2006/relationships/package" Target="embeddings/Microsoft_Visio___64.vsdx"/><Relationship Id="rId154" Type="http://schemas.openxmlformats.org/officeDocument/2006/relationships/image" Target="media/image67.emf"/><Relationship Id="rId153" Type="http://schemas.openxmlformats.org/officeDocument/2006/relationships/package" Target="embeddings/Microsoft_Visio___63.vsdx"/><Relationship Id="rId152" Type="http://schemas.openxmlformats.org/officeDocument/2006/relationships/image" Target="media/image66.emf"/><Relationship Id="rId151" Type="http://schemas.openxmlformats.org/officeDocument/2006/relationships/package" Target="embeddings/Microsoft_Visio___62.vsdx"/><Relationship Id="rId150" Type="http://schemas.openxmlformats.org/officeDocument/2006/relationships/image" Target="media/image65.emf"/><Relationship Id="rId15" Type="http://schemas.openxmlformats.org/officeDocument/2006/relationships/footer" Target="footer7.xml"/><Relationship Id="rId149" Type="http://schemas.openxmlformats.org/officeDocument/2006/relationships/package" Target="embeddings/Microsoft_Visio___61.vsdx"/><Relationship Id="rId148" Type="http://schemas.openxmlformats.org/officeDocument/2006/relationships/image" Target="media/image64.emf"/><Relationship Id="rId147" Type="http://schemas.openxmlformats.org/officeDocument/2006/relationships/package" Target="embeddings/Microsoft_Visio___60.vsdx"/><Relationship Id="rId146" Type="http://schemas.openxmlformats.org/officeDocument/2006/relationships/image" Target="media/image63.emf"/><Relationship Id="rId145" Type="http://schemas.openxmlformats.org/officeDocument/2006/relationships/package" Target="embeddings/Microsoft_Visio___59.vsdx"/><Relationship Id="rId144" Type="http://schemas.openxmlformats.org/officeDocument/2006/relationships/image" Target="media/image62.emf"/><Relationship Id="rId143" Type="http://schemas.openxmlformats.org/officeDocument/2006/relationships/package" Target="embeddings/Microsoft_Visio___58.vsdx"/><Relationship Id="rId142" Type="http://schemas.openxmlformats.org/officeDocument/2006/relationships/image" Target="media/image61.emf"/><Relationship Id="rId141" Type="http://schemas.openxmlformats.org/officeDocument/2006/relationships/package" Target="embeddings/Microsoft_Visio___57.vsdx"/><Relationship Id="rId140" Type="http://schemas.openxmlformats.org/officeDocument/2006/relationships/image" Target="media/image60.emf"/><Relationship Id="rId14" Type="http://schemas.openxmlformats.org/officeDocument/2006/relationships/header" Target="header4.xml"/><Relationship Id="rId139" Type="http://schemas.openxmlformats.org/officeDocument/2006/relationships/package" Target="embeddings/Microsoft_Visio___56.vsdx"/><Relationship Id="rId138" Type="http://schemas.openxmlformats.org/officeDocument/2006/relationships/image" Target="media/image59.emf"/><Relationship Id="rId137" Type="http://schemas.openxmlformats.org/officeDocument/2006/relationships/package" Target="embeddings/Microsoft_Visio___55.vsdx"/><Relationship Id="rId136" Type="http://schemas.openxmlformats.org/officeDocument/2006/relationships/image" Target="media/image58.emf"/><Relationship Id="rId135" Type="http://schemas.openxmlformats.org/officeDocument/2006/relationships/package" Target="embeddings/Microsoft_Visio___54.vsdx"/><Relationship Id="rId134" Type="http://schemas.openxmlformats.org/officeDocument/2006/relationships/image" Target="media/image57.emf"/><Relationship Id="rId133" Type="http://schemas.openxmlformats.org/officeDocument/2006/relationships/package" Target="embeddings/Microsoft_Visio___53.vsdx"/><Relationship Id="rId132" Type="http://schemas.openxmlformats.org/officeDocument/2006/relationships/image" Target="media/image56.emf"/><Relationship Id="rId131" Type="http://schemas.openxmlformats.org/officeDocument/2006/relationships/package" Target="embeddings/Microsoft_Visio___52.vsdx"/><Relationship Id="rId130" Type="http://schemas.openxmlformats.org/officeDocument/2006/relationships/image" Target="media/image55.emf"/><Relationship Id="rId13" Type="http://schemas.openxmlformats.org/officeDocument/2006/relationships/footer" Target="footer6.xml"/><Relationship Id="rId129" Type="http://schemas.openxmlformats.org/officeDocument/2006/relationships/package" Target="embeddings/Microsoft_Visio___51.vsdx"/><Relationship Id="rId128" Type="http://schemas.openxmlformats.org/officeDocument/2006/relationships/image" Target="media/image54.emf"/><Relationship Id="rId127" Type="http://schemas.openxmlformats.org/officeDocument/2006/relationships/package" Target="embeddings/Microsoft_Visio___50.vsdx"/><Relationship Id="rId126" Type="http://schemas.openxmlformats.org/officeDocument/2006/relationships/image" Target="media/image53.emf"/><Relationship Id="rId125" Type="http://schemas.openxmlformats.org/officeDocument/2006/relationships/package" Target="embeddings/Microsoft_Visio___49.vsdx"/><Relationship Id="rId124" Type="http://schemas.openxmlformats.org/officeDocument/2006/relationships/image" Target="media/image52.emf"/><Relationship Id="rId123" Type="http://schemas.openxmlformats.org/officeDocument/2006/relationships/package" Target="embeddings/Microsoft_Visio___48.vsdx"/><Relationship Id="rId122" Type="http://schemas.openxmlformats.org/officeDocument/2006/relationships/image" Target="media/image51.emf"/><Relationship Id="rId121" Type="http://schemas.openxmlformats.org/officeDocument/2006/relationships/package" Target="embeddings/Microsoft_Visio___47.vsdx"/><Relationship Id="rId120" Type="http://schemas.openxmlformats.org/officeDocument/2006/relationships/image" Target="media/image50.emf"/><Relationship Id="rId12" Type="http://schemas.openxmlformats.org/officeDocument/2006/relationships/footer" Target="footer5.xml"/><Relationship Id="rId119" Type="http://schemas.openxmlformats.org/officeDocument/2006/relationships/package" Target="embeddings/Microsoft_Visio___46.vsdx"/><Relationship Id="rId118" Type="http://schemas.openxmlformats.org/officeDocument/2006/relationships/image" Target="media/image49.emf"/><Relationship Id="rId117" Type="http://schemas.openxmlformats.org/officeDocument/2006/relationships/package" Target="embeddings/Microsoft_Visio___45.vsdx"/><Relationship Id="rId116" Type="http://schemas.openxmlformats.org/officeDocument/2006/relationships/image" Target="media/image48.emf"/><Relationship Id="rId115" Type="http://schemas.openxmlformats.org/officeDocument/2006/relationships/package" Target="embeddings/Microsoft_Visio___44.vsdx"/><Relationship Id="rId114" Type="http://schemas.openxmlformats.org/officeDocument/2006/relationships/image" Target="media/image47.emf"/><Relationship Id="rId113" Type="http://schemas.openxmlformats.org/officeDocument/2006/relationships/package" Target="embeddings/Microsoft_Visio___43.vsdx"/><Relationship Id="rId112" Type="http://schemas.openxmlformats.org/officeDocument/2006/relationships/image" Target="media/image46.emf"/><Relationship Id="rId111" Type="http://schemas.openxmlformats.org/officeDocument/2006/relationships/package" Target="embeddings/Microsoft_Visio___42.vsdx"/><Relationship Id="rId110" Type="http://schemas.openxmlformats.org/officeDocument/2006/relationships/image" Target="media/image45.emf"/><Relationship Id="rId11" Type="http://schemas.openxmlformats.org/officeDocument/2006/relationships/footer" Target="footer4.xml"/><Relationship Id="rId109" Type="http://schemas.openxmlformats.org/officeDocument/2006/relationships/package" Target="embeddings/Microsoft_Visio___41.vsdx"/><Relationship Id="rId108" Type="http://schemas.openxmlformats.org/officeDocument/2006/relationships/image" Target="media/image44.emf"/><Relationship Id="rId107" Type="http://schemas.openxmlformats.org/officeDocument/2006/relationships/package" Target="embeddings/Microsoft_Visio___40.vsdx"/><Relationship Id="rId106" Type="http://schemas.openxmlformats.org/officeDocument/2006/relationships/image" Target="media/image43.emf"/><Relationship Id="rId105" Type="http://schemas.openxmlformats.org/officeDocument/2006/relationships/package" Target="embeddings/Microsoft_Visio___39.vsdx"/><Relationship Id="rId104" Type="http://schemas.openxmlformats.org/officeDocument/2006/relationships/image" Target="media/image42.emf"/><Relationship Id="rId103" Type="http://schemas.openxmlformats.org/officeDocument/2006/relationships/package" Target="embeddings/Microsoft_Visio___38.vsdx"/><Relationship Id="rId102" Type="http://schemas.openxmlformats.org/officeDocument/2006/relationships/image" Target="media/image41.emf"/><Relationship Id="rId101" Type="http://schemas.openxmlformats.org/officeDocument/2006/relationships/package" Target="embeddings/Microsoft_Visio___37.vsdx"/><Relationship Id="rId100" Type="http://schemas.openxmlformats.org/officeDocument/2006/relationships/image" Target="media/image40.e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CB16F9-843D-4289-9566-9AFC34A815A8}">
  <ds:schemaRefs/>
</ds:datastoreItem>
</file>

<file path=docProps/app.xml><?xml version="1.0" encoding="utf-8"?>
<Properties xmlns="http://schemas.openxmlformats.org/officeDocument/2006/extended-properties" xmlns:vt="http://schemas.openxmlformats.org/officeDocument/2006/docPropsVTypes">
  <Template>Normal.dotm</Template>
  <Pages>35</Pages>
  <Words>73</Words>
  <Characters>94</Characters>
  <Lines>6506</Lines>
  <Paragraphs>6161</Paragraphs>
  <TotalTime>561</TotalTime>
  <ScaleCrop>false</ScaleCrop>
  <LinksUpToDate>false</LinksUpToDate>
  <CharactersWithSpaces>94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2026-07-24T01:57:00Z</dcterms:created>
  <dc:creator>雷烁</dc:creator>
  <cp:lastModifiedBy>梅雨</cp:lastModifiedBy>
  <cp:lastPrinted>2026-09-18T06:46:00Z</cp:lastPrinted>
  <dcterms:modified xsi:type="dcterms:W3CDTF">2026-10-13T04:23:30Z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B3DE472A59F14F8C89552439ED8F2664_13</vt:lpwstr>
  </property>
  <property fmtid="{D5CDD505-2E9C-101B-9397-08002B2CF9AE}" pid="4" name="KSOTemplateDocerSaveRecord">
    <vt:lpwstr>eyJoZGlkIjoiN2E2Y2Q3OWE2OGI0MGYzYWE3ZDgzMTgyNmQ5MjUyMDAiLCJ1c2VySWQiOiIxNjE2MjA1OTkwIn0=</vt:lpwstr>
  </property>
</Properties>
</file>